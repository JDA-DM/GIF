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106373B8"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894D02">
        <w:rPr>
          <w:rFonts w:ascii="ＭＳ ゴシック" w:eastAsia="ＭＳ ゴシック" w:hAnsi="ＭＳ ゴシック" w:hint="eastAsia"/>
          <w:sz w:val="28"/>
        </w:rPr>
        <w:t>5</w:t>
      </w:r>
      <w:r w:rsidRPr="00F039D2">
        <w:rPr>
          <w:rFonts w:ascii="ＭＳ ゴシック" w:eastAsia="ＭＳ ゴシック" w:hAnsi="ＭＳ ゴシック" w:hint="eastAsia"/>
          <w:sz w:val="28"/>
        </w:rPr>
        <w:t>月</w:t>
      </w:r>
      <w:r w:rsidR="00894D02">
        <w:rPr>
          <w:rFonts w:ascii="ＭＳ ゴシック" w:eastAsia="ＭＳ ゴシック" w:hAnsi="ＭＳ ゴシック" w:hint="eastAsia"/>
          <w:sz w:val="28"/>
        </w:rPr>
        <w:t>31日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381005">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381005">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381005">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381005">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381005">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381005">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381005">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381005">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381005">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381005">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381005">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381005">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381005">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381005">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381005">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381005">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381005">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381005">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381005">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381005">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381005">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381005">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381005">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381005">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381005">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381005">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381005">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381005">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381005">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381005">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381005">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381005">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381005">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381005">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381005">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381005">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381005">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381005">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381005">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381005">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381005">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381005">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381005">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381005">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381005">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381005">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381005">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381005">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381005">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381005">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381005">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381005">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381005">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381005">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381005">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381005">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381005">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381005">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381005">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381005">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381005">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381005">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381005">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381005">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381005">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381005">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381005">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381005">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381005">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381005">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381005">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381005">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381005">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381005">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381005">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381005">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381005">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381005">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381005">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381005">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381005">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381005">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381005">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381005">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381005">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381005">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381005">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381005">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381005">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381005">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381005">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381005">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381005">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381005">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381005">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381005">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381005">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381005">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381005">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381005">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381005">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381005">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381005">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381005">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381005">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381005">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381005">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381005">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381005">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381005">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381005">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381005">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381005">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381005">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381005">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381005">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381005">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381005">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381005">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381005">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381005">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381005">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381005">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381005">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381005">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381005">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381005">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381005">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381005">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381005">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381005">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381005">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381005">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381005">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381005">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381005">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381005">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381005">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381005">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381005">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381005">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381005">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381005">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381005">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381005">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381005">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381005">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381005">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381005">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381005">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381005">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381005">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381005">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381005">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381005">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381005">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381005">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381005">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381005">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381005">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381005">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381005">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381005">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381005">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381005">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381005">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381005">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381005">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381005">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381005">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381005">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lastRenderedPageBreak/>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lastRenderedPageBreak/>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lastRenderedPageBreak/>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lastRenderedPageBreak/>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w:t>
      </w:r>
      <w:r w:rsidRPr="00CE43CE">
        <w:rPr>
          <w:rFonts w:hint="eastAsia"/>
        </w:rPr>
        <w:lastRenderedPageBreak/>
        <w:t>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Model、都市のデータの標準であるCityGML</w:t>
      </w:r>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lastRenderedPageBreak/>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lastRenderedPageBreak/>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lastRenderedPageBreak/>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lastRenderedPageBreak/>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lastRenderedPageBreak/>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lastRenderedPageBreak/>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r>
        <w:rPr>
          <w:rFonts w:hint="eastAsia"/>
        </w:rPr>
        <w:t>CityGML</w:t>
      </w:r>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最近、建物等を３Dモデルに詳細に表すことができるCityGMLの活用が増えてきています。</w:t>
      </w:r>
      <w:r w:rsidR="009139C9">
        <w:rPr>
          <w:rFonts w:hint="eastAsia"/>
        </w:rPr>
        <w:t>また、</w:t>
      </w:r>
      <w:r w:rsidR="001E3E27">
        <w:rPr>
          <w:rFonts w:hint="eastAsia"/>
        </w:rPr>
        <w:t>CityGML</w:t>
      </w:r>
      <w:r w:rsidR="001E3E27" w:rsidRPr="001E3E27">
        <w:rPr>
          <w:rFonts w:hint="eastAsia"/>
        </w:rPr>
        <w:t xml:space="preserve"> </w:t>
      </w:r>
      <w:r w:rsidR="001E3E27">
        <w:rPr>
          <w:rFonts w:hint="eastAsia"/>
        </w:rPr>
        <w:t>や</w:t>
      </w:r>
      <w:r w:rsidR="001E3E27" w:rsidRPr="001E3E27">
        <w:rPr>
          <w:rFonts w:hint="eastAsia"/>
        </w:rPr>
        <w:t>i－都市再生技術仕様（案</w:t>
      </w:r>
      <w:r w:rsidR="001E3E27">
        <w:rPr>
          <w:rFonts w:hint="eastAsia"/>
        </w:rPr>
        <w:t>）(i-UR)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r w:rsidR="00E97491">
        <w:rPr>
          <w:rFonts w:hint="eastAsia"/>
        </w:rPr>
        <w:t>CityGMLのデータ項目と都市サービスデータ項目を比較することで、データ同定のための情報、補完関係にある情報を明確に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lastRenderedPageBreak/>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lastRenderedPageBreak/>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197D23">
        <w:tc>
          <w:tcPr>
            <w:tcW w:w="2285" w:type="dxa"/>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lastRenderedPageBreak/>
        <w:t xml:space="preserve">　</w:t>
      </w:r>
      <w:bookmarkStart w:id="44" w:name="_Toc103599952"/>
      <w:r w:rsidR="006E6C09" w:rsidRPr="006E6C09">
        <w:rPr>
          <w:rFonts w:hint="eastAsia"/>
        </w:rPr>
        <w:t>すべてのデータモデルへの共通事項</w:t>
      </w:r>
      <w:bookmarkEnd w:id="44"/>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45" w:name="_Toc103599953"/>
      <w:r>
        <w:rPr>
          <w:rFonts w:hint="eastAsia"/>
        </w:rPr>
        <w:t>文字</w:t>
      </w:r>
      <w:bookmarkEnd w:id="45"/>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46" w:name="_Toc103599954"/>
      <w:r>
        <w:rPr>
          <w:rFonts w:hint="eastAsia"/>
        </w:rPr>
        <w:t>外国語表記</w:t>
      </w:r>
      <w:r w:rsidR="00321A5F">
        <w:rPr>
          <w:rFonts w:hint="eastAsia"/>
        </w:rPr>
        <w:t>・ピクトグラム</w:t>
      </w:r>
      <w:bookmarkEnd w:id="46"/>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w:t>
      </w:r>
      <w:r w:rsidR="003209F7">
        <w:lastRenderedPageBreak/>
        <w:t>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47" w:name="_Toc103599955"/>
      <w:r>
        <w:rPr>
          <w:rFonts w:hint="eastAsia"/>
        </w:rPr>
        <w:t>日時</w:t>
      </w:r>
      <w:bookmarkEnd w:id="47"/>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48" w:name="_Toc103599956"/>
      <w:r>
        <w:rPr>
          <w:rFonts w:hint="eastAsia"/>
        </w:rPr>
        <w:t>定期スケジュール</w:t>
      </w:r>
      <w:bookmarkEnd w:id="48"/>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lastRenderedPageBreak/>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・曜日はMo,Tu</w:t>
      </w:r>
      <w:r>
        <w:t>,We,Th,Fr,Sa,Su</w:t>
      </w:r>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49" w:name="_Toc103599957"/>
      <w:r>
        <w:rPr>
          <w:rFonts w:hint="eastAsia"/>
        </w:rPr>
        <w:t>非定期のスケジュール</w:t>
      </w:r>
      <w:bookmarkEnd w:id="49"/>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0" w:name="_Toc103599958"/>
      <w:r>
        <w:rPr>
          <w:rFonts w:hint="eastAsia"/>
        </w:rPr>
        <w:t>緯度、経度</w:t>
      </w:r>
      <w:bookmarkEnd w:id="50"/>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lastRenderedPageBreak/>
        <w:t xml:space="preserve">　</w:t>
      </w:r>
      <w:bookmarkStart w:id="51" w:name="_Toc103599959"/>
      <w:r>
        <w:rPr>
          <w:rFonts w:hint="eastAsia"/>
        </w:rPr>
        <w:t>住所等</w:t>
      </w:r>
      <w:r w:rsidR="0051535A">
        <w:rPr>
          <w:rFonts w:hint="eastAsia"/>
        </w:rPr>
        <w:t>（アドレス）</w:t>
      </w:r>
      <w:bookmarkEnd w:id="51"/>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アドレスベースレジストリの町字IDを記載。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2" w:name="_Toc100661839"/>
      <w:bookmarkStart w:id="53" w:name="_Toc103599960"/>
      <w:r>
        <w:rPr>
          <w:rFonts w:hint="eastAsia"/>
        </w:rPr>
        <w:lastRenderedPageBreak/>
        <w:t>都道府県分離表記方式（町字</w:t>
      </w:r>
      <w:r>
        <w:rPr>
          <w:rFonts w:hint="eastAsia"/>
        </w:rPr>
        <w:t>ID</w:t>
      </w:r>
      <w:r>
        <w:rPr>
          <w:rFonts w:hint="eastAsia"/>
        </w:rPr>
        <w:t>想定）</w:t>
      </w:r>
      <w:bookmarkEnd w:id="52"/>
      <w:bookmarkEnd w:id="53"/>
    </w:p>
    <w:p w14:paraId="565F02C5" w14:textId="086650D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。（町字IDはアドレスベースレジストリで準備中）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4"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55" w:name="_Toc103599961"/>
      <w:r>
        <w:rPr>
          <w:rFonts w:hint="eastAsia"/>
        </w:rPr>
        <w:t>都道府県分離表記方式（町字</w:t>
      </w:r>
      <w:r>
        <w:rPr>
          <w:rFonts w:hint="eastAsia"/>
        </w:rPr>
        <w:t>ID</w:t>
      </w:r>
      <w:r>
        <w:rPr>
          <w:rFonts w:hint="eastAsia"/>
        </w:rPr>
        <w:t>非想定）</w:t>
      </w:r>
      <w:bookmarkEnd w:id="54"/>
      <w:bookmarkEnd w:id="55"/>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56" w:name="_Toc103599962"/>
      <w:r>
        <w:rPr>
          <w:rFonts w:hint="eastAsia"/>
        </w:rPr>
        <w:t>全住所一体方式</w:t>
      </w:r>
      <w:bookmarkEnd w:id="56"/>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57" w:name="_Toc63030182"/>
      <w:bookmarkStart w:id="58" w:name="_Toc63160851"/>
      <w:bookmarkStart w:id="59" w:name="_Toc63030192"/>
      <w:bookmarkStart w:id="60" w:name="_Toc63160861"/>
      <w:bookmarkEnd w:id="57"/>
      <w:bookmarkEnd w:id="58"/>
      <w:bookmarkEnd w:id="59"/>
      <w:bookmarkEnd w:id="60"/>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1" w:name="_Toc103599963"/>
      <w:r w:rsidR="001471DB">
        <w:rPr>
          <w:rFonts w:hint="eastAsia"/>
        </w:rPr>
        <w:t>連絡先</w:t>
      </w:r>
      <w:bookmarkEnd w:id="61"/>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r w:rsidRPr="006D774D">
              <w:rPr>
                <w:rFonts w:hint="eastAsia"/>
              </w:rPr>
              <w:t>FormURL</w:t>
            </w:r>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r w:rsidRPr="006D774D">
              <w:rPr>
                <w:rFonts w:hint="eastAsia"/>
              </w:rPr>
              <w:t>WebForm</w:t>
            </w:r>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lastRenderedPageBreak/>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2" w:name="_Toc103599964"/>
      <w:r>
        <w:rPr>
          <w:rFonts w:hint="eastAsia"/>
        </w:rPr>
        <w:t>画像</w:t>
      </w:r>
      <w:bookmarkEnd w:id="62"/>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ライセンスを記入する。外部で定義されたライセンスへのリンク（url）でもよい。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3" w:name="_Toc103599965"/>
      <w:r>
        <w:rPr>
          <w:rFonts w:hint="eastAsia"/>
        </w:rPr>
        <w:t>空間スキーマ</w:t>
      </w:r>
      <w:bookmarkEnd w:id="63"/>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CityGMLとの連携が重要なことから</w:t>
      </w:r>
      <w:r w:rsidRPr="00CE1013">
        <w:t>gml:_GeometricPrimitive</w:t>
      </w:r>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r w:rsidRPr="0048211B">
              <w:rPr>
                <w:sz w:val="20"/>
                <w:szCs w:val="20"/>
              </w:rPr>
              <w:t>gml:Point</w:t>
            </w:r>
          </w:p>
        </w:tc>
        <w:tc>
          <w:tcPr>
            <w:tcW w:w="2694" w:type="dxa"/>
          </w:tcPr>
          <w:p w14:paraId="555831C3" w14:textId="77777777" w:rsidR="004D18E8" w:rsidRPr="0048211B" w:rsidRDefault="004D18E8" w:rsidP="00645636">
            <w:pPr>
              <w:pStyle w:val="a7"/>
              <w:snapToGrid w:val="0"/>
              <w:ind w:firstLineChars="0" w:firstLine="0"/>
              <w:rPr>
                <w:sz w:val="20"/>
                <w:szCs w:val="20"/>
              </w:rPr>
            </w:pPr>
            <w:r w:rsidRPr="0048211B">
              <w:rPr>
                <w:sz w:val="20"/>
                <w:szCs w:val="20"/>
              </w:rPr>
              <w:t>gml:DirectPosition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r w:rsidRPr="0048211B">
              <w:rPr>
                <w:sz w:val="20"/>
                <w:szCs w:val="20"/>
              </w:rPr>
              <w:t>gml:LineString</w:t>
            </w:r>
          </w:p>
        </w:tc>
        <w:tc>
          <w:tcPr>
            <w:tcW w:w="2694" w:type="dxa"/>
          </w:tcPr>
          <w:p w14:paraId="7D83004D" w14:textId="77777777" w:rsidR="004D18E8" w:rsidRPr="0048211B" w:rsidRDefault="004D18E8" w:rsidP="00645636">
            <w:pPr>
              <w:pStyle w:val="a7"/>
              <w:snapToGrid w:val="0"/>
              <w:ind w:firstLineChars="0" w:firstLine="0"/>
              <w:rPr>
                <w:sz w:val="20"/>
                <w:szCs w:val="20"/>
              </w:rPr>
            </w:pPr>
            <w:r w:rsidRPr="0048211B">
              <w:rPr>
                <w:sz w:val="20"/>
                <w:szCs w:val="20"/>
              </w:rPr>
              <w:t>gml:DirectPosition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r w:rsidRPr="0048211B">
              <w:rPr>
                <w:rFonts w:asciiTheme="minorEastAsia" w:eastAsiaTheme="minorEastAsia" w:hAnsiTheme="minorEastAsia"/>
                <w:sz w:val="20"/>
                <w:szCs w:val="20"/>
                <w:shd w:val="clear" w:color="auto" w:fill="FFFFFF"/>
              </w:rPr>
              <w:t>gml:Polygon</w:t>
            </w:r>
          </w:p>
        </w:tc>
        <w:tc>
          <w:tcPr>
            <w:tcW w:w="2694" w:type="dxa"/>
          </w:tcPr>
          <w:p w14:paraId="12F8F01D" w14:textId="77777777" w:rsidR="004D18E8" w:rsidRPr="0048211B" w:rsidRDefault="004D18E8" w:rsidP="00645636">
            <w:pPr>
              <w:pStyle w:val="a7"/>
              <w:snapToGrid w:val="0"/>
              <w:ind w:firstLineChars="0" w:firstLine="0"/>
              <w:rPr>
                <w:sz w:val="20"/>
                <w:szCs w:val="20"/>
              </w:rPr>
            </w:pPr>
            <w:r w:rsidRPr="0048211B">
              <w:rPr>
                <w:sz w:val="20"/>
                <w:szCs w:val="20"/>
              </w:rPr>
              <w:t>gml:_Ring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4" w:name="_Toc103599966"/>
      <w:r>
        <w:rPr>
          <w:rFonts w:hint="eastAsia"/>
        </w:rPr>
        <w:t>レコード情報</w:t>
      </w:r>
      <w:bookmarkEnd w:id="64"/>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65" w:name="_Toc100661863"/>
      <w:r>
        <w:rPr>
          <w:rFonts w:hint="eastAsia"/>
        </w:rPr>
        <w:lastRenderedPageBreak/>
        <w:t xml:space="preserve">　</w:t>
      </w:r>
      <w:bookmarkStart w:id="66" w:name="_Toc103599967"/>
      <w:r>
        <w:rPr>
          <w:rFonts w:hint="eastAsia"/>
        </w:rPr>
        <w:t>アクセシビリティ</w:t>
      </w:r>
      <w:r>
        <w:rPr>
          <w:rStyle w:val="affa"/>
        </w:rPr>
        <w:footnoteReference w:id="17"/>
      </w:r>
      <w:r>
        <w:rPr>
          <w:rFonts w:hint="eastAsia"/>
        </w:rPr>
        <w:t>データ</w:t>
      </w:r>
      <w:bookmarkEnd w:id="65"/>
      <w:bookmarkEnd w:id="66"/>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5C51BB28" w:rsidR="0051535A" w:rsidRPr="007D4DCB" w:rsidRDefault="0051535A" w:rsidP="00F10999">
            <w:pPr>
              <w:pStyle w:val="afff7"/>
              <w:snapToGrid w:val="0"/>
            </w:pPr>
            <w:del w:id="67" w:author="作成者">
              <w:r w:rsidDel="002B49F0">
                <w:rPr>
                  <w:rFonts w:hint="eastAsia"/>
                </w:rPr>
                <w:delText>多目的トイレ</w:delText>
              </w:r>
            </w:del>
            <w:ins w:id="68" w:author="作成者">
              <w:r w:rsidR="002B49F0">
                <w:rPr>
                  <w:rFonts w:hint="eastAsia"/>
                </w:rPr>
                <w:t>バリアフリートイレ</w:t>
              </w:r>
            </w:ins>
          </w:p>
        </w:tc>
        <w:tc>
          <w:tcPr>
            <w:tcW w:w="5103" w:type="dxa"/>
            <w:tcBorders>
              <w:top w:val="nil"/>
              <w:left w:val="nil"/>
              <w:bottom w:val="single" w:sz="4" w:space="0" w:color="auto"/>
              <w:right w:val="single" w:sz="4" w:space="0" w:color="auto"/>
            </w:tcBorders>
            <w:shd w:val="clear" w:color="000000" w:fill="FFFFFF"/>
            <w:hideMark/>
          </w:tcPr>
          <w:p w14:paraId="1121B967" w14:textId="404F823C" w:rsidR="0051535A" w:rsidRPr="007D4DCB" w:rsidRDefault="0051535A" w:rsidP="00F10999">
            <w:pPr>
              <w:pStyle w:val="afff7"/>
              <w:snapToGrid w:val="0"/>
            </w:pPr>
            <w:del w:id="69" w:author="作成者">
              <w:r w:rsidDel="002B49F0">
                <w:rPr>
                  <w:rFonts w:hint="eastAsia"/>
                </w:rPr>
                <w:delText>多目的トイレ</w:delText>
              </w:r>
            </w:del>
            <w:ins w:id="70" w:author="作成者">
              <w:r w:rsidR="002B49F0">
                <w:rPr>
                  <w:rFonts w:hint="eastAsia"/>
                </w:rPr>
                <w:t>バリアフリートイレ</w:t>
              </w:r>
            </w:ins>
            <w:r>
              <w:rPr>
                <w:rFonts w:hint="eastAsia"/>
              </w:rPr>
              <w:t>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71" w:name="_Toc100661864"/>
      <w:r>
        <w:rPr>
          <w:rFonts w:hint="eastAsia"/>
        </w:rPr>
        <w:t xml:space="preserve">　</w:t>
      </w:r>
      <w:bookmarkStart w:id="72" w:name="_Toc103599968"/>
      <w:r w:rsidR="0051535A">
        <w:rPr>
          <w:rFonts w:hint="eastAsia"/>
        </w:rPr>
        <w:t>子育て支援情報データ</w:t>
      </w:r>
      <w:bookmarkEnd w:id="71"/>
      <w:bookmarkEnd w:id="72"/>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lastRenderedPageBreak/>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73" w:name="_Toc100661865"/>
      <w:bookmarkStart w:id="74" w:name="_Toc100661866"/>
      <w:bookmarkStart w:id="75" w:name="_Toc100661868"/>
      <w:bookmarkEnd w:id="73"/>
      <w:bookmarkEnd w:id="74"/>
      <w:r>
        <w:rPr>
          <w:rFonts w:hint="eastAsia"/>
        </w:rPr>
        <w:t xml:space="preserve">　</w:t>
      </w:r>
      <w:bookmarkStart w:id="76" w:name="_Toc103599969"/>
      <w:r w:rsidR="0051535A">
        <w:rPr>
          <w:rFonts w:hint="eastAsia"/>
        </w:rPr>
        <w:t>言語</w:t>
      </w:r>
      <w:r>
        <w:rPr>
          <w:rFonts w:hint="eastAsia"/>
        </w:rPr>
        <w:t>対応</w:t>
      </w:r>
      <w:r w:rsidR="0051535A">
        <w:rPr>
          <w:rFonts w:hint="eastAsia"/>
        </w:rPr>
        <w:t>データ</w:t>
      </w:r>
      <w:bookmarkEnd w:id="75"/>
      <w:bookmarkEnd w:id="76"/>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77" w:name="_Toc103599970"/>
      <w:r>
        <w:rPr>
          <w:rFonts w:hint="eastAsia"/>
        </w:rPr>
        <w:t>申込・予約</w:t>
      </w:r>
      <w:bookmarkEnd w:id="77"/>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r>
              <w:rPr>
                <w:rFonts w:hint="eastAsia"/>
              </w:rPr>
              <w:t>url</w:t>
            </w:r>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r>
              <w:rPr>
                <w:rFonts w:hint="eastAsia"/>
              </w:rPr>
              <w:t>url</w:t>
            </w:r>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78" w:name="_Toc103599971"/>
      <w:r>
        <w:rPr>
          <w:rFonts w:hint="eastAsia"/>
        </w:rPr>
        <w:t>支払</w:t>
      </w:r>
      <w:bookmarkEnd w:id="78"/>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w:t>
            </w:r>
            <w:r>
              <w:lastRenderedPageBreak/>
              <w:t>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lastRenderedPageBreak/>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lastRenderedPageBreak/>
        <w:t xml:space="preserve">　</w:t>
      </w:r>
      <w:bookmarkStart w:id="79" w:name="_Toc103599972"/>
      <w:r w:rsidR="006425E2">
        <w:rPr>
          <w:rFonts w:hint="eastAsia"/>
        </w:rPr>
        <w:t>実装</w:t>
      </w:r>
      <w:r w:rsidR="008967CD">
        <w:rPr>
          <w:rFonts w:hint="eastAsia"/>
        </w:rPr>
        <w:t>データモデル</w:t>
      </w:r>
      <w:bookmarkEnd w:id="79"/>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80" w:name="_Toc63030196"/>
      <w:bookmarkStart w:id="81" w:name="_Toc63160865"/>
      <w:bookmarkEnd w:id="80"/>
      <w:bookmarkEnd w:id="81"/>
      <w:r>
        <w:rPr>
          <w:rFonts w:hint="eastAsia"/>
        </w:rPr>
        <w:t xml:space="preserve">　</w:t>
      </w:r>
      <w:bookmarkStart w:id="82" w:name="_Toc103599973"/>
      <w:r w:rsidR="00B70BD6">
        <w:rPr>
          <w:rFonts w:hint="eastAsia"/>
        </w:rPr>
        <w:t>土地</w:t>
      </w:r>
      <w:bookmarkEnd w:id="82"/>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83" w:name="_Toc103599974"/>
      <w:r>
        <w:rPr>
          <w:rFonts w:hint="eastAsia"/>
        </w:rPr>
        <w:t>土地</w:t>
      </w:r>
      <w:bookmarkEnd w:id="83"/>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r>
              <w:rPr>
                <w:rFonts w:hint="eastAsia"/>
                <w:sz w:val="20"/>
                <w:szCs w:val="20"/>
              </w:rPr>
              <w:t>LandUsage</w:t>
            </w:r>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r>
              <w:rPr>
                <w:rFonts w:hint="eastAsia"/>
                <w:sz w:val="20"/>
                <w:szCs w:val="20"/>
              </w:rPr>
              <w:lastRenderedPageBreak/>
              <w:t>PoI</w:t>
            </w:r>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lastRenderedPageBreak/>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lastRenderedPageBreak/>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4B8D7EDD" w14:textId="603D4284" w:rsidR="00C70EFB" w:rsidRDefault="00FB7F25" w:rsidP="006F08E9">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292D9C9E" w14:textId="77777777" w:rsidR="00C70EFB" w:rsidRDefault="00C70EFB">
      <w:pPr>
        <w:widowControl/>
        <w:jc w:val="left"/>
      </w:pPr>
      <w:r>
        <w:br w:type="page"/>
      </w:r>
    </w:p>
    <w:p w14:paraId="14677697" w14:textId="77777777" w:rsidR="00DB5279" w:rsidRDefault="00DB5279" w:rsidP="006F08E9">
      <w:pPr>
        <w:pStyle w:val="afd"/>
      </w:pPr>
    </w:p>
    <w:p w14:paraId="047FCEBE" w14:textId="2F892CE2" w:rsidR="00ED31D8" w:rsidRDefault="00EA2C28" w:rsidP="00ED31D8">
      <w:pPr>
        <w:pStyle w:val="32"/>
      </w:pPr>
      <w:bookmarkStart w:id="84" w:name="_Toc103599975"/>
      <w:r w:rsidRPr="00EA2C28">
        <w:rPr>
          <w:rFonts w:hint="eastAsia"/>
        </w:rPr>
        <w:t>都市計画基礎調査情報</w:t>
      </w:r>
      <w:bookmarkEnd w:id="84"/>
    </w:p>
    <w:p w14:paraId="0541BD5D" w14:textId="77777777" w:rsidR="006F08E9"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w:t>
      </w:r>
    </w:p>
    <w:p w14:paraId="5F58E2A2" w14:textId="062E4A0A" w:rsidR="00DE2F8B" w:rsidRPr="002710B8" w:rsidRDefault="00713C2A" w:rsidP="002710B8">
      <w:pPr>
        <w:pStyle w:val="a8"/>
        <w:ind w:left="120" w:firstLine="240"/>
      </w:pPr>
      <w:r w:rsidRPr="00713C2A">
        <w:rPr>
          <w:rFonts w:hint="eastAsia"/>
        </w:rPr>
        <w:t>化に向けた取組」</w:t>
      </w:r>
      <w:r w:rsidR="00DE2CE3">
        <w:rPr>
          <w:rFonts w:hint="eastAsia"/>
        </w:rPr>
        <w:t>を参照してください。</w:t>
      </w:r>
      <w:r w:rsidR="00DE2CE3">
        <w:rPr>
          <w:rStyle w:val="affa"/>
        </w:rPr>
        <w:footnoteReference w:id="26"/>
      </w:r>
    </w:p>
    <w:p w14:paraId="5046C588" w14:textId="77CBC531" w:rsidR="00226373" w:rsidRDefault="00B70BD6">
      <w:pPr>
        <w:pStyle w:val="22"/>
      </w:pPr>
      <w:r>
        <w:rPr>
          <w:rFonts w:hint="eastAsia"/>
        </w:rPr>
        <w:t xml:space="preserve">　</w:t>
      </w:r>
      <w:bookmarkStart w:id="85" w:name="_Toc103599976"/>
      <w:r w:rsidR="00226373">
        <w:rPr>
          <w:rFonts w:hint="eastAsia"/>
        </w:rPr>
        <w:t>建物</w:t>
      </w:r>
      <w:bookmarkEnd w:id="85"/>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r>
              <w:rPr>
                <w:rFonts w:hint="eastAsia"/>
                <w:sz w:val="20"/>
                <w:szCs w:val="20"/>
              </w:rPr>
              <w:t>BuildingOperation</w:t>
            </w:r>
          </w:p>
          <w:p w14:paraId="6E70300F" w14:textId="43A5830A" w:rsidR="00863E75" w:rsidRDefault="00863E75" w:rsidP="0090585F">
            <w:pPr>
              <w:pStyle w:val="a8"/>
              <w:snapToGrid w:val="0"/>
              <w:ind w:leftChars="0" w:left="0" w:firstLineChars="0" w:firstLine="0"/>
              <w:rPr>
                <w:sz w:val="20"/>
                <w:szCs w:val="20"/>
              </w:rPr>
            </w:pPr>
            <w:r>
              <w:rPr>
                <w:rFonts w:hint="eastAsia"/>
                <w:sz w:val="20"/>
                <w:szCs w:val="20"/>
              </w:rPr>
              <w:t>BuildingType</w:t>
            </w:r>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lastRenderedPageBreak/>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lastRenderedPageBreak/>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。Buildingデータモデルは建物の基本情報を示し、BuildingOperationや</w:t>
      </w:r>
      <w:r>
        <w:rPr>
          <w:rFonts w:hint="eastAsia"/>
        </w:rPr>
        <w:lastRenderedPageBreak/>
        <w:t>BuildhingTypeのデータ項目と組み合わせ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86" w:name="_Toc103599977"/>
      <w:r w:rsidR="00AB7E65">
        <w:rPr>
          <w:rFonts w:hint="eastAsia"/>
        </w:rPr>
        <w:t>施設</w:t>
      </w:r>
      <w:bookmarkEnd w:id="86"/>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87" w:name="_Toc103599978"/>
      <w:r>
        <w:rPr>
          <w:rFonts w:hint="eastAsia"/>
        </w:rPr>
        <w:t>基本形</w:t>
      </w:r>
      <w:bookmarkEnd w:id="87"/>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w:t>
      </w:r>
      <w:r>
        <w:rPr>
          <w:rFonts w:hint="eastAsia"/>
          <w:sz w:val="20"/>
          <w:szCs w:val="20"/>
        </w:rPr>
        <w:lastRenderedPageBreak/>
        <w:t>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r w:rsidRPr="000C5F19">
        <w:t>urf:</w:t>
      </w:r>
      <w:r w:rsidR="00C5420A">
        <w:rPr>
          <w:rFonts w:hint="eastAsia"/>
        </w:rPr>
        <w:t>UrbanFacility</w:t>
      </w:r>
      <w:r w:rsidR="00580F92">
        <w:rPr>
          <w:rFonts w:hint="eastAsia"/>
        </w:rPr>
        <w:t>、</w:t>
      </w:r>
      <w:r w:rsidR="00580F92" w:rsidRPr="00580F92">
        <w:t>urf:DistrictFacility</w:t>
      </w:r>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SupplyFacility</w:t>
            </w:r>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TreatmentFacility</w:t>
            </w:r>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EducationAndCultureFacility</w:t>
            </w:r>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MedicalFacility</w:t>
            </w:r>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SocialWelfareFacility</w:t>
            </w:r>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MarketsSlaughterhousesCrematoria</w:t>
            </w:r>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CollectiveHousingFacilities</w:t>
            </w:r>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CollectiveGovernmentAndPublicOfficeFacilities</w:t>
            </w:r>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DistributionBusinessPark</w:t>
            </w:r>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urf:CollectiveFacilitiesForTsunamiDisasterPrevention</w:t>
            </w:r>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urf:CollectiveFacilitiesForReconstructionAndRevitalization</w:t>
            </w:r>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w:t>
            </w:r>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r w:rsidRPr="009A772C">
              <w:rPr>
                <w:sz w:val="20"/>
                <w:szCs w:val="18"/>
              </w:rPr>
              <w:t>urf:CollectiveUrbanDisasterPreventionFacilities</w:t>
            </w:r>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r w:rsidRPr="009A772C">
              <w:rPr>
                <w:sz w:val="20"/>
                <w:szCs w:val="18"/>
              </w:rPr>
              <w:t>urf:TelecommunicationFacility</w:t>
            </w:r>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r w:rsidRPr="009A772C">
              <w:rPr>
                <w:sz w:val="20"/>
                <w:szCs w:val="18"/>
              </w:rPr>
              <w:t>urf:WindProtectionFacility</w:t>
            </w:r>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r w:rsidRPr="009A772C">
              <w:rPr>
                <w:sz w:val="20"/>
                <w:szCs w:val="18"/>
              </w:rPr>
              <w:t>urf:FireProtectionFacility</w:t>
            </w:r>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r w:rsidRPr="009A772C">
              <w:rPr>
                <w:sz w:val="20"/>
                <w:szCs w:val="18"/>
              </w:rPr>
              <w:t>urf:TideFacility</w:t>
            </w:r>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r w:rsidRPr="009A772C">
              <w:rPr>
                <w:sz w:val="20"/>
                <w:szCs w:val="18"/>
              </w:rPr>
              <w:t>urf:FloodPreventionFacility</w:t>
            </w:r>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r w:rsidRPr="009A772C">
              <w:rPr>
                <w:sz w:val="20"/>
                <w:szCs w:val="18"/>
              </w:rPr>
              <w:t>urf:SnowProtectionFacility</w:t>
            </w:r>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r w:rsidRPr="009A772C">
              <w:rPr>
                <w:sz w:val="20"/>
                <w:szCs w:val="18"/>
              </w:rPr>
              <w:t>urf:SandProtectionFacility</w:t>
            </w:r>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r w:rsidRPr="009A772C">
              <w:rPr>
                <w:sz w:val="20"/>
                <w:szCs w:val="18"/>
              </w:rPr>
              <w:t>urf:RuralDistrictFacility</w:t>
            </w:r>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r w:rsidRPr="009A772C">
              <w:rPr>
                <w:sz w:val="20"/>
                <w:szCs w:val="18"/>
              </w:rPr>
              <w:t>urf:RoadsideDistrictFacility</w:t>
            </w:r>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r w:rsidRPr="009A772C">
              <w:rPr>
                <w:sz w:val="20"/>
                <w:szCs w:val="18"/>
              </w:rPr>
              <w:t>urf:ZonalDisasterPreventionFacility</w:t>
            </w:r>
          </w:p>
        </w:tc>
      </w:tr>
    </w:tbl>
    <w:p w14:paraId="3709E093" w14:textId="77777777" w:rsidR="00D20DB0" w:rsidRDefault="00D20DB0">
      <w:pPr>
        <w:pStyle w:val="6"/>
      </w:pPr>
      <w:r>
        <w:rPr>
          <w:rFonts w:hint="eastAsia"/>
        </w:rPr>
        <w:lastRenderedPageBreak/>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88" w:name="_Toc103599979"/>
      <w:r>
        <w:rPr>
          <w:rFonts w:hint="eastAsia"/>
        </w:rPr>
        <w:t>公共施設</w:t>
      </w:r>
      <w:r w:rsidR="00D155BE">
        <w:rPr>
          <w:rFonts w:hint="eastAsia"/>
        </w:rPr>
        <w:t>・観光施設</w:t>
      </w:r>
      <w:bookmarkEnd w:id="88"/>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lastRenderedPageBreak/>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r w:rsidRPr="000C5F19">
        <w:t>urf:</w:t>
      </w:r>
      <w:r>
        <w:rPr>
          <w:rFonts w:hint="eastAsia"/>
        </w:rPr>
        <w:t>UrbanFacility、</w:t>
      </w:r>
      <w:r w:rsidRPr="00580F92">
        <w:t>urf:DistrictFacility</w:t>
      </w:r>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r w:rsidR="00D679A7" w:rsidRPr="00D679A7">
        <w:t>CivicStructure</w:t>
      </w:r>
      <w:r w:rsidR="009C17C7">
        <w:rPr>
          <w:rFonts w:hint="eastAsia"/>
        </w:rPr>
        <w:t>が参照でき</w:t>
      </w:r>
      <w:r w:rsidR="0001349A">
        <w:rPr>
          <w:rFonts w:hint="eastAsia"/>
        </w:rPr>
        <w:t>ます。</w:t>
      </w:r>
    </w:p>
    <w:p w14:paraId="48693F84" w14:textId="51F8E896" w:rsidR="001641F9" w:rsidRDefault="001641F9" w:rsidP="00E878F4">
      <w:pPr>
        <w:pStyle w:val="32"/>
      </w:pPr>
      <w:bookmarkStart w:id="89" w:name="_Toc103515213"/>
      <w:bookmarkStart w:id="90" w:name="_Toc103598178"/>
      <w:bookmarkStart w:id="91" w:name="_Toc103599501"/>
      <w:bookmarkStart w:id="92" w:name="_Toc103599980"/>
      <w:bookmarkStart w:id="93" w:name="_Toc103515214"/>
      <w:bookmarkStart w:id="94" w:name="_Toc103598179"/>
      <w:bookmarkStart w:id="95" w:name="_Toc103599502"/>
      <w:bookmarkStart w:id="96" w:name="_Toc103599981"/>
      <w:bookmarkStart w:id="97" w:name="_Toc103599982"/>
      <w:bookmarkEnd w:id="89"/>
      <w:bookmarkEnd w:id="90"/>
      <w:bookmarkEnd w:id="91"/>
      <w:bookmarkEnd w:id="92"/>
      <w:bookmarkEnd w:id="93"/>
      <w:bookmarkEnd w:id="94"/>
      <w:bookmarkEnd w:id="95"/>
      <w:bookmarkEnd w:id="96"/>
      <w:r>
        <w:rPr>
          <w:rFonts w:hint="eastAsia"/>
        </w:rPr>
        <w:t>医療機関</w:t>
      </w:r>
      <w:bookmarkEnd w:id="97"/>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r w:rsidRPr="009A772C">
              <w:rPr>
                <w:rFonts w:hint="eastAsia"/>
                <w:sz w:val="20"/>
                <w:szCs w:val="18"/>
              </w:rPr>
              <w:t>MedicalFacility</w:t>
            </w:r>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lastRenderedPageBreak/>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lastRenderedPageBreak/>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w:t>
      </w:r>
      <w:r w:rsidRPr="00E60F61">
        <w:lastRenderedPageBreak/>
        <w:t>-kikan.html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lastRenderedPageBreak/>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r w:rsidRPr="000C5F19">
        <w:t>urf:</w:t>
      </w:r>
      <w:r w:rsidRPr="009A772C">
        <w:rPr>
          <w:rFonts w:hint="eastAsia"/>
          <w:sz w:val="20"/>
          <w:szCs w:val="18"/>
        </w:rPr>
        <w:t>MedicalFacility</w:t>
      </w:r>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98" w:name="_Toc103599983"/>
      <w:r>
        <w:rPr>
          <w:rFonts w:hint="eastAsia"/>
        </w:rPr>
        <w:t>教育機関</w:t>
      </w:r>
      <w:bookmarkEnd w:id="98"/>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r w:rsidRPr="009A772C">
              <w:rPr>
                <w:rFonts w:hint="eastAsia"/>
                <w:sz w:val="20"/>
                <w:szCs w:val="18"/>
              </w:rPr>
              <w:t>EducationAndCultureFacility</w:t>
            </w:r>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r w:rsidRPr="00DE2933">
              <w:rPr>
                <w:sz w:val="20"/>
                <w:szCs w:val="18"/>
              </w:rPr>
              <w:t>EducationalOrganization</w:t>
            </w:r>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w:t>
            </w:r>
            <w:r w:rsidRPr="00521A36">
              <w:rPr>
                <w:sz w:val="20"/>
                <w:szCs w:val="18"/>
              </w:rPr>
              <w:lastRenderedPageBreak/>
              <w:t>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lastRenderedPageBreak/>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(Shape, GeoJson等)がある場合には、当該学区が含まれるファイル名を記載。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w:t>
      </w:r>
      <w:r>
        <w:rPr>
          <w:rFonts w:hint="eastAsia"/>
        </w:rPr>
        <w:lastRenderedPageBreak/>
        <w:t>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r w:rsidRPr="000C5F19">
        <w:t>urf:</w:t>
      </w:r>
      <w:r w:rsidRPr="003C1BDF">
        <w:rPr>
          <w:sz w:val="20"/>
          <w:szCs w:val="18"/>
        </w:rPr>
        <w:t>EducationAndCultureFacility</w:t>
      </w:r>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r w:rsidRPr="008338BB">
        <w:t>Educational</w:t>
      </w:r>
      <w:r w:rsidR="003667EB">
        <w:t>O</w:t>
      </w:r>
      <w:r w:rsidRPr="008338BB">
        <w:t>rganization</w:t>
      </w:r>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r>
        <w:t>ElementarySchool</w:t>
      </w:r>
    </w:p>
    <w:p w14:paraId="444E0573" w14:textId="77777777" w:rsidR="00DE2933" w:rsidRDefault="00DE2933" w:rsidP="00DE2933">
      <w:pPr>
        <w:pStyle w:val="afd"/>
      </w:pPr>
      <w:r>
        <w:t>MiddleSchool</w:t>
      </w:r>
    </w:p>
    <w:p w14:paraId="3249AA82" w14:textId="77777777" w:rsidR="00DE2933" w:rsidRDefault="00DE2933" w:rsidP="00DE2933">
      <w:pPr>
        <w:pStyle w:val="afd"/>
      </w:pPr>
      <w:r>
        <w:t>HighSchool</w:t>
      </w:r>
    </w:p>
    <w:p w14:paraId="45015E43" w14:textId="77777777" w:rsidR="00DE2933" w:rsidRPr="00C15F33" w:rsidRDefault="00DE2933" w:rsidP="00DE2933">
      <w:pPr>
        <w:pStyle w:val="afd"/>
      </w:pPr>
      <w:r>
        <w:t>School</w:t>
      </w:r>
    </w:p>
    <w:p w14:paraId="53D861A2" w14:textId="77777777" w:rsidR="00DE2933" w:rsidRDefault="00DE2933" w:rsidP="00DE2933">
      <w:pPr>
        <w:pStyle w:val="afd"/>
      </w:pPr>
      <w:r>
        <w:t>CollegeOrUniversity</w:t>
      </w:r>
    </w:p>
    <w:p w14:paraId="690044FC" w14:textId="6E02CB6F" w:rsidR="001641F9" w:rsidRDefault="00320222" w:rsidP="00E878F4">
      <w:pPr>
        <w:pStyle w:val="32"/>
      </w:pPr>
      <w:bookmarkStart w:id="99" w:name="_Toc103599984"/>
      <w:r>
        <w:rPr>
          <w:rFonts w:hint="eastAsia"/>
        </w:rPr>
        <w:t>介護サービス事業所</w:t>
      </w:r>
      <w:bookmarkEnd w:id="99"/>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r w:rsidRPr="000C5F19">
        <w:t>urf:</w:t>
      </w:r>
      <w:r w:rsidRPr="009A772C">
        <w:rPr>
          <w:rFonts w:hint="eastAsia"/>
          <w:sz w:val="20"/>
          <w:szCs w:val="18"/>
        </w:rPr>
        <w:t>SocialWelfareFacility</w:t>
      </w:r>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100" w:name="_Toc103599985"/>
      <w:r>
        <w:rPr>
          <w:rFonts w:hint="eastAsia"/>
        </w:rPr>
        <w:t>子育て</w:t>
      </w:r>
      <w:r w:rsidR="0048211B">
        <w:rPr>
          <w:rFonts w:hint="eastAsia"/>
        </w:rPr>
        <w:t>支援</w:t>
      </w:r>
      <w:r>
        <w:rPr>
          <w:rFonts w:hint="eastAsia"/>
        </w:rPr>
        <w:t>施設</w:t>
      </w:r>
      <w:bookmarkEnd w:id="100"/>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lastRenderedPageBreak/>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101" w:name="_Toc103599986"/>
      <w:r>
        <w:rPr>
          <w:rFonts w:hint="eastAsia"/>
        </w:rPr>
        <w:t>事業所</w:t>
      </w:r>
      <w:bookmarkEnd w:id="101"/>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ｇBizInfo</w:t>
            </w:r>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lastRenderedPageBreak/>
        <w:t>データモデル</w:t>
      </w:r>
    </w:p>
    <w:p w14:paraId="3A10827A" w14:textId="15021E4D" w:rsidR="00322107" w:rsidRDefault="00322107" w:rsidP="00322107">
      <w:pPr>
        <w:pStyle w:val="aa"/>
        <w:ind w:left="360" w:firstLine="240"/>
      </w:pPr>
      <w:r>
        <w:rPr>
          <w:rFonts w:hint="eastAsia"/>
        </w:rPr>
        <w:t>ｇBizInfoのデータモデル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102" w:name="_Toc103599987"/>
      <w:r>
        <w:rPr>
          <w:rFonts w:hint="eastAsia"/>
        </w:rPr>
        <w:lastRenderedPageBreak/>
        <w:t>食品等営業許可</w:t>
      </w:r>
      <w:r w:rsidR="00574D72">
        <w:rPr>
          <w:rFonts w:hint="eastAsia"/>
        </w:rPr>
        <w:t>・届出事業所</w:t>
      </w:r>
      <w:bookmarkEnd w:id="102"/>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103" w:name="_Toc103599988"/>
      <w:r>
        <w:rPr>
          <w:rFonts w:hint="eastAsia"/>
        </w:rPr>
        <w:t>公園</w:t>
      </w:r>
      <w:bookmarkEnd w:id="103"/>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lastRenderedPageBreak/>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lastRenderedPageBreak/>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r w:rsidRPr="009A772C">
        <w:rPr>
          <w:sz w:val="20"/>
          <w:szCs w:val="18"/>
        </w:rPr>
        <w:t>urf:</w:t>
      </w:r>
      <w:r w:rsidRPr="009A772C">
        <w:rPr>
          <w:rFonts w:hint="eastAsia"/>
          <w:sz w:val="20"/>
          <w:szCs w:val="18"/>
        </w:rPr>
        <w:t>OpenspaceForPublicUse</w:t>
      </w:r>
      <w:r w:rsidR="008620C3">
        <w:rPr>
          <w:rFonts w:hint="eastAsia"/>
        </w:rPr>
        <w:t>のデータ項目が参照できます。</w:t>
      </w:r>
      <w:r w:rsidR="00206C37">
        <w:t>u</w:t>
      </w:r>
      <w:r>
        <w:rPr>
          <w:rFonts w:hint="eastAsia"/>
        </w:rPr>
        <w:t>rf:parAttributeで公園サイズやIDを付加することもできます。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4" w:name="_Toc103599989"/>
      <w:r>
        <w:rPr>
          <w:rFonts w:hint="eastAsia"/>
        </w:rPr>
        <w:t>交番</w:t>
      </w:r>
      <w:bookmarkEnd w:id="104"/>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w:t>
            </w:r>
            <w:r>
              <w:rPr>
                <w:rFonts w:hAnsi="ＭＳ 明朝" w:cs="ＭＳ 明朝" w:hint="eastAsia"/>
                <w:sz w:val="20"/>
                <w:szCs w:val="20"/>
              </w:rPr>
              <w:lastRenderedPageBreak/>
              <w:t>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05" w:name="_Toc103599990"/>
      <w:r>
        <w:rPr>
          <w:rFonts w:hint="eastAsia"/>
        </w:rPr>
        <w:t>入浴施設</w:t>
      </w:r>
      <w:bookmarkEnd w:id="105"/>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露天風呂、無料シャンプー・ソープ、タオルレンタル、サウナ、水風呂、休息所、ランドリー、wifi</w:t>
            </w:r>
            <w:r w:rsidRPr="00D25DFA">
              <w:rPr>
                <w:rFonts w:hAnsi="ＭＳ 明朝" w:cs="ＭＳ 明朝"/>
                <w:sz w:val="20"/>
                <w:szCs w:val="20"/>
              </w:rPr>
              <w:t xml:space="preserve"> </w:t>
            </w:r>
          </w:p>
        </w:tc>
      </w:tr>
    </w:tbl>
    <w:p w14:paraId="7EB4581C" w14:textId="052A3DBA" w:rsidR="00F96B82" w:rsidRDefault="00F96B82" w:rsidP="00E878F4">
      <w:pPr>
        <w:pStyle w:val="32"/>
      </w:pPr>
      <w:bookmarkStart w:id="106"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06"/>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lastRenderedPageBreak/>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lastRenderedPageBreak/>
        <w:t xml:space="preserve">　</w:t>
      </w:r>
      <w:bookmarkStart w:id="107" w:name="_Toc103599992"/>
      <w:r>
        <w:rPr>
          <w:rFonts w:hint="eastAsia"/>
        </w:rPr>
        <w:t>設備</w:t>
      </w:r>
      <w:bookmarkEnd w:id="107"/>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08" w:name="_Toc103599993"/>
      <w:r>
        <w:rPr>
          <w:rFonts w:hint="eastAsia"/>
        </w:rPr>
        <w:t>基本形</w:t>
      </w:r>
      <w:bookmarkEnd w:id="108"/>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r w:rsidRPr="30EC2B1F">
              <w:rPr>
                <w:sz w:val="20"/>
                <w:szCs w:val="20"/>
              </w:rPr>
              <w:t>CityFurniture</w:t>
            </w:r>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r>
        <w:rPr>
          <w:rFonts w:hint="eastAsia"/>
        </w:rPr>
        <w:t>CityGML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lastRenderedPageBreak/>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lastRenderedPageBreak/>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r w:rsidRPr="008620C3">
        <w:t>frn:CityFurniture</w:t>
      </w:r>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09" w:name="_Toc103599994"/>
      <w:r>
        <w:rPr>
          <w:rFonts w:hint="eastAsia"/>
        </w:rPr>
        <w:t>出入口</w:t>
      </w:r>
      <w:bookmarkEnd w:id="109"/>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GTFSのSTOPを使用する場合には、Location_typeに出入口を表す「2」を指定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lastRenderedPageBreak/>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r w:rsidR="00154740">
        <w:rPr>
          <w:rFonts w:hint="eastAsia"/>
        </w:rPr>
        <w:t>bldg</w:t>
      </w:r>
      <w:r w:rsidRPr="008620C3">
        <w:t>:</w:t>
      </w:r>
      <w:r w:rsidR="00154740">
        <w:rPr>
          <w:rFonts w:hint="eastAsia"/>
        </w:rPr>
        <w:t>Door</w:t>
      </w:r>
      <w:r>
        <w:rPr>
          <w:rFonts w:hint="eastAsia"/>
        </w:rPr>
        <w:t>のデータモデルが参照できます。</w:t>
      </w:r>
    </w:p>
    <w:p w14:paraId="5318FE25" w14:textId="20A3C01C" w:rsidR="00B33558" w:rsidRDefault="00AE3429" w:rsidP="000F5452">
      <w:pPr>
        <w:pStyle w:val="32"/>
      </w:pPr>
      <w:bookmarkStart w:id="110" w:name="_Toc103599995"/>
      <w:r>
        <w:rPr>
          <w:rFonts w:hint="eastAsia"/>
        </w:rPr>
        <w:t>AED</w:t>
      </w:r>
      <w:bookmarkEnd w:id="110"/>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11" w:name="_Toc103599996"/>
      <w:r>
        <w:rPr>
          <w:rFonts w:hint="eastAsia"/>
        </w:rPr>
        <w:t>公衆無線</w:t>
      </w:r>
      <w:r>
        <w:rPr>
          <w:rFonts w:hint="eastAsia"/>
        </w:rPr>
        <w:t>LAN</w:t>
      </w:r>
      <w:r>
        <w:rPr>
          <w:rFonts w:hint="eastAsia"/>
        </w:rPr>
        <w:t>アクセスポイント</w:t>
      </w:r>
      <w:bookmarkEnd w:id="111"/>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r>
              <w:rPr>
                <w:rFonts w:hint="eastAsia"/>
                <w:sz w:val="20"/>
                <w:szCs w:val="18"/>
              </w:rPr>
              <w:t>Wifi</w:t>
            </w:r>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lastRenderedPageBreak/>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12" w:name="_Toc103599997"/>
      <w:r>
        <w:rPr>
          <w:rFonts w:hint="eastAsia"/>
        </w:rPr>
        <w:t>公衆トイレ</w:t>
      </w:r>
      <w:bookmarkEnd w:id="112"/>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lastRenderedPageBreak/>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r w:rsidRPr="00F65C35">
        <w:t>PublicToilet</w:t>
      </w:r>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13" w:name="_Toc103599998"/>
      <w:r>
        <w:rPr>
          <w:rFonts w:hint="eastAsia"/>
        </w:rPr>
        <w:t>消防水利施設</w:t>
      </w:r>
      <w:bookmarkEnd w:id="113"/>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4"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4"/>
    </w:p>
    <w:p w14:paraId="4D8D7F25" w14:textId="3A90269A" w:rsidR="00FD08FC" w:rsidRPr="00FD08FC" w:rsidRDefault="00FD08FC" w:rsidP="001F162B">
      <w:pPr>
        <w:pStyle w:val="32"/>
        <w:numPr>
          <w:ilvl w:val="0"/>
          <w:numId w:val="88"/>
        </w:numPr>
      </w:pPr>
      <w:bookmarkStart w:id="115" w:name="_Toc103600000"/>
      <w:r>
        <w:rPr>
          <w:rFonts w:hint="eastAsia"/>
        </w:rPr>
        <w:t>建物内</w:t>
      </w:r>
      <w:r w:rsidR="00BA4F5B">
        <w:rPr>
          <w:rFonts w:hint="eastAsia"/>
        </w:rPr>
        <w:t>・</w:t>
      </w:r>
      <w:r>
        <w:rPr>
          <w:rFonts w:hint="eastAsia"/>
        </w:rPr>
        <w:t>地下街</w:t>
      </w:r>
      <w:bookmarkEnd w:id="115"/>
    </w:p>
    <w:p w14:paraId="402EFF8F" w14:textId="5838F39C" w:rsidR="006E559D" w:rsidRDefault="00FD08FC" w:rsidP="00154740">
      <w:pPr>
        <w:pStyle w:val="a8"/>
        <w:ind w:left="120" w:firstLine="240"/>
      </w:pPr>
      <w:r>
        <w:rPr>
          <w:rFonts w:hint="eastAsia"/>
        </w:rPr>
        <w:t>CityGMLのConstructionモジュールのBuilding等を使い、建物内、地下街、</w:t>
      </w:r>
      <w:r>
        <w:rPr>
          <w:rFonts w:hint="eastAsia"/>
        </w:rPr>
        <w:lastRenderedPageBreak/>
        <w:t>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16" w:name="_Toc103600001"/>
      <w:r>
        <w:rPr>
          <w:rFonts w:hint="eastAsia"/>
        </w:rPr>
        <w:t>地下埋設物</w:t>
      </w:r>
      <w:bookmarkEnd w:id="116"/>
    </w:p>
    <w:p w14:paraId="6B8731E6" w14:textId="1BE69272" w:rsidR="00FD08FC" w:rsidRDefault="00FD08FC" w:rsidP="006E559D">
      <w:pPr>
        <w:pStyle w:val="a8"/>
        <w:ind w:left="120" w:firstLine="240"/>
      </w:pPr>
      <w:r>
        <w:rPr>
          <w:rFonts w:hint="eastAsia"/>
        </w:rPr>
        <w:t>３D都市モデル標準製品仕様書urbanFunctionの</w:t>
      </w:r>
      <w:r>
        <w:t>urf;SupplyFacility</w:t>
      </w:r>
      <w:r>
        <w:rPr>
          <w:rFonts w:hint="eastAsia"/>
        </w:rPr>
        <w:t>で水道、ガスや、urf:TreatmentFacilityで下水などを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17" w:name="_Toc103600002"/>
      <w:r>
        <w:rPr>
          <w:rFonts w:hint="eastAsia"/>
        </w:rPr>
        <w:t>ボーリング</w:t>
      </w:r>
      <w:r w:rsidR="002223E2">
        <w:rPr>
          <w:rFonts w:hint="eastAsia"/>
        </w:rPr>
        <w:t>柱状図等</w:t>
      </w:r>
      <w:bookmarkEnd w:id="117"/>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18" w:name="_Toc103600003"/>
      <w:r w:rsidR="00F26897">
        <w:rPr>
          <w:rFonts w:hint="eastAsia"/>
        </w:rPr>
        <w:t>道路</w:t>
      </w:r>
      <w:bookmarkEnd w:id="118"/>
    </w:p>
    <w:p w14:paraId="33E9EC2B" w14:textId="345913AA" w:rsidR="00B91FF4" w:rsidRDefault="00F26897" w:rsidP="001F162B">
      <w:pPr>
        <w:pStyle w:val="32"/>
        <w:numPr>
          <w:ilvl w:val="0"/>
          <w:numId w:val="86"/>
        </w:numPr>
      </w:pPr>
      <w:bookmarkStart w:id="119" w:name="_Toc103600004"/>
      <w:r>
        <w:rPr>
          <w:rFonts w:hint="eastAsia"/>
        </w:rPr>
        <w:t>道路</w:t>
      </w:r>
      <w:bookmarkEnd w:id="119"/>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、道路の詳細モデルについては３D都市モデル標準製品仕様書（CityGML）のTransportation（tran</w:t>
      </w:r>
      <w:r>
        <w:t>:road</w:t>
      </w:r>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r>
        <w:t>T</w:t>
      </w:r>
      <w:r>
        <w:rPr>
          <w:rFonts w:hint="eastAsia"/>
        </w:rPr>
        <w:t>ran:road</w:t>
      </w:r>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20" w:name="_Toc103600005"/>
      <w:r>
        <w:rPr>
          <w:rFonts w:hint="eastAsia"/>
        </w:rPr>
        <w:t>道路関連設備</w:t>
      </w:r>
      <w:bookmarkEnd w:id="120"/>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道路には標識や電柱、排水溝等の様々な設備が設置されています。道路関連設備のデータモデルについては３D都市モデル標準製品仕様書（CityGML）のCityFurniture（</w:t>
      </w:r>
      <w:r>
        <w:t>frn:CityFurniture</w:t>
      </w:r>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21" w:name="_Toc103600006"/>
      <w:r>
        <w:rPr>
          <w:rFonts w:hint="eastAsia"/>
        </w:rPr>
        <w:lastRenderedPageBreak/>
        <w:t>交通規制情報</w:t>
      </w:r>
      <w:bookmarkEnd w:id="121"/>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22" w:name="_Toc103600007"/>
      <w:r>
        <w:rPr>
          <w:rFonts w:hint="eastAsia"/>
        </w:rPr>
        <w:t>交通インフラ（橋、トンネル等）</w:t>
      </w:r>
      <w:bookmarkEnd w:id="122"/>
    </w:p>
    <w:p w14:paraId="3072C970" w14:textId="26C61180" w:rsidR="00721FE1" w:rsidRPr="00721FE1" w:rsidRDefault="00233318" w:rsidP="00233318">
      <w:pPr>
        <w:pStyle w:val="a7"/>
      </w:pPr>
      <w:r>
        <w:rPr>
          <w:rFonts w:hint="eastAsia"/>
        </w:rPr>
        <w:t>交通インフラ情報は、CityGMLのConstructionモジュールが参照できます。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23" w:name="_Toc103600008"/>
      <w:r>
        <w:rPr>
          <w:rFonts w:hint="eastAsia"/>
        </w:rPr>
        <w:t>交通</w:t>
      </w:r>
      <w:r w:rsidR="0031466C">
        <w:rPr>
          <w:rFonts w:hint="eastAsia"/>
        </w:rPr>
        <w:t>関連</w:t>
      </w:r>
      <w:r w:rsidR="00D728CF">
        <w:rPr>
          <w:rFonts w:hint="eastAsia"/>
        </w:rPr>
        <w:t>施設</w:t>
      </w:r>
      <w:bookmarkEnd w:id="123"/>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4" w:name="_Toc103600009"/>
      <w:r>
        <w:rPr>
          <w:rFonts w:hint="eastAsia"/>
        </w:rPr>
        <w:t>空港</w:t>
      </w:r>
      <w:bookmarkEnd w:id="124"/>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lastRenderedPageBreak/>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25" w:name="_Toc103600010"/>
      <w:r>
        <w:rPr>
          <w:rFonts w:hint="eastAsia"/>
        </w:rPr>
        <w:t>港湾</w:t>
      </w:r>
      <w:bookmarkEnd w:id="125"/>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r w:rsidRPr="00472510">
              <w:rPr>
                <w:sz w:val="20"/>
                <w:szCs w:val="18"/>
              </w:rPr>
              <w:t>SeaportFacilities</w:t>
            </w:r>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r w:rsidRPr="00472510">
              <w:rPr>
                <w:sz w:val="20"/>
                <w:szCs w:val="18"/>
              </w:rPr>
              <w:t>BoatTerminal</w:t>
            </w:r>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lastRenderedPageBreak/>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r>
        <w:rPr>
          <w:rFonts w:hint="eastAsia"/>
        </w:rPr>
        <w:t>Trans</w:t>
      </w:r>
      <w:r w:rsidRPr="00187EC9">
        <w:rPr>
          <w:rStyle w:val="afe"/>
          <w:rFonts w:hint="eastAsia"/>
        </w:rPr>
        <w:t>portStationとPublicTransportSto</w:t>
      </w:r>
      <w:r>
        <w:rPr>
          <w:rFonts w:hint="eastAsia"/>
        </w:rPr>
        <w:t>p</w:t>
      </w:r>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26" w:name="_Toc103600011"/>
      <w:r>
        <w:rPr>
          <w:rFonts w:hint="eastAsia"/>
        </w:rPr>
        <w:t>駅</w:t>
      </w:r>
      <w:r w:rsidR="00E81576">
        <w:rPr>
          <w:rFonts w:hint="eastAsia"/>
        </w:rPr>
        <w:t>・</w:t>
      </w:r>
      <w:r w:rsidR="00B84CF9">
        <w:rPr>
          <w:rFonts w:hint="eastAsia"/>
        </w:rPr>
        <w:t>バス停</w:t>
      </w:r>
      <w:bookmarkEnd w:id="126"/>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r w:rsidRPr="00472510">
              <w:rPr>
                <w:sz w:val="20"/>
                <w:szCs w:val="18"/>
              </w:rPr>
              <w:t>TransportStation</w:t>
            </w:r>
          </w:p>
          <w:p w14:paraId="13693539" w14:textId="77777777" w:rsidR="00472510" w:rsidRDefault="00472510" w:rsidP="00A53752">
            <w:pPr>
              <w:pStyle w:val="aa"/>
              <w:snapToGrid w:val="0"/>
              <w:ind w:leftChars="0" w:left="0" w:firstLineChars="0" w:firstLine="0"/>
              <w:rPr>
                <w:sz w:val="20"/>
                <w:szCs w:val="18"/>
              </w:rPr>
            </w:pPr>
            <w:r w:rsidRPr="00472510">
              <w:rPr>
                <w:sz w:val="20"/>
                <w:szCs w:val="18"/>
              </w:rPr>
              <w:t>PublicTransportStop</w:t>
            </w:r>
          </w:p>
          <w:p w14:paraId="3D058919" w14:textId="4BEF1C8C" w:rsidR="00BD7152" w:rsidRDefault="00BD7152" w:rsidP="00A53752">
            <w:pPr>
              <w:pStyle w:val="aa"/>
              <w:snapToGrid w:val="0"/>
              <w:ind w:leftChars="0" w:left="0" w:firstLineChars="0" w:firstLine="0"/>
              <w:rPr>
                <w:sz w:val="20"/>
                <w:szCs w:val="18"/>
              </w:rPr>
            </w:pPr>
            <w:r>
              <w:rPr>
                <w:rFonts w:hint="eastAsia"/>
                <w:sz w:val="20"/>
                <w:szCs w:val="18"/>
              </w:rPr>
              <w:t>GtfsStation</w:t>
            </w:r>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r w:rsidRPr="00472510">
              <w:rPr>
                <w:sz w:val="20"/>
                <w:szCs w:val="18"/>
              </w:rPr>
              <w:t>TrainStation</w:t>
            </w:r>
          </w:p>
          <w:p w14:paraId="1919F9E3" w14:textId="149B1F12" w:rsidR="00472510" w:rsidRPr="00472510" w:rsidRDefault="00472510" w:rsidP="00A53752">
            <w:pPr>
              <w:pStyle w:val="aa"/>
              <w:snapToGrid w:val="0"/>
              <w:ind w:leftChars="0" w:left="0" w:firstLineChars="0" w:firstLine="0"/>
              <w:rPr>
                <w:sz w:val="20"/>
                <w:szCs w:val="18"/>
              </w:rPr>
            </w:pPr>
            <w:r w:rsidRPr="00472510">
              <w:rPr>
                <w:sz w:val="20"/>
                <w:szCs w:val="18"/>
              </w:rPr>
              <w:t>BusStation</w:t>
            </w:r>
          </w:p>
          <w:p w14:paraId="06275842" w14:textId="1E03A4D2" w:rsidR="00472510" w:rsidRDefault="00472510" w:rsidP="00A53752">
            <w:pPr>
              <w:pStyle w:val="aa"/>
              <w:snapToGrid w:val="0"/>
              <w:ind w:leftChars="0" w:left="0" w:firstLineChars="0" w:firstLine="0"/>
              <w:rPr>
                <w:sz w:val="20"/>
                <w:szCs w:val="18"/>
              </w:rPr>
            </w:pPr>
            <w:r w:rsidRPr="00472510">
              <w:rPr>
                <w:sz w:val="20"/>
                <w:szCs w:val="18"/>
              </w:rPr>
              <w:t>BusStop</w:t>
            </w:r>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stop_id</w:t>
            </w:r>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stop_code</w:t>
            </w:r>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stop_name</w:t>
            </w:r>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stop_desc</w:t>
            </w:r>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stop_lat</w:t>
            </w:r>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stop_lon</w:t>
            </w:r>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url</w:t>
            </w:r>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stop_url</w:t>
            </w:r>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location_type</w:t>
            </w:r>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sidRPr="000D6BAD">
              <w:rPr>
                <w:rFonts w:asciiTheme="minorEastAsia" w:eastAsiaTheme="minorEastAsia" w:hAnsiTheme="minorEastAsia" w:cs="ＭＳ Ｐゴシック"/>
                <w:color w:val="37474F"/>
                <w:kern w:val="0"/>
                <w:sz w:val="20"/>
                <w:szCs w:val="20"/>
              </w:rPr>
              <w:t>stop_timezone</w:t>
            </w:r>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wheelchair_boarding</w:t>
            </w:r>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platform_code</w:t>
            </w:r>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r>
        <w:t>TransportStation</w:t>
      </w:r>
      <w:r>
        <w:rPr>
          <w:rFonts w:hint="eastAsia"/>
        </w:rPr>
        <w:t>、</w:t>
      </w:r>
      <w:r>
        <w:t>PublicTransportStop</w:t>
      </w:r>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r>
        <w:t>TrainStation</w:t>
      </w:r>
      <w:r>
        <w:rPr>
          <w:rFonts w:hint="eastAsia"/>
        </w:rPr>
        <w:t>、</w:t>
      </w:r>
      <w:r>
        <w:t>BusStation</w:t>
      </w:r>
      <w:r>
        <w:rPr>
          <w:rFonts w:hint="eastAsia"/>
        </w:rPr>
        <w:t>、</w:t>
      </w:r>
      <w:r>
        <w:t>BusStop</w:t>
      </w:r>
      <w:r>
        <w:rPr>
          <w:rFonts w:hint="eastAsia"/>
        </w:rPr>
        <w:t>が参照できます。</w:t>
      </w:r>
    </w:p>
    <w:p w14:paraId="7E449733" w14:textId="56705BD3" w:rsidR="00B85556" w:rsidRDefault="00B85556" w:rsidP="00E878F4">
      <w:pPr>
        <w:pStyle w:val="32"/>
      </w:pPr>
      <w:bookmarkStart w:id="127" w:name="_Toc103600012"/>
      <w:r>
        <w:rPr>
          <w:rFonts w:hint="eastAsia"/>
        </w:rPr>
        <w:t>鉄道路線</w:t>
      </w:r>
      <w:r w:rsidR="00E81576">
        <w:rPr>
          <w:rFonts w:hint="eastAsia"/>
        </w:rPr>
        <w:t>・</w:t>
      </w:r>
      <w:r w:rsidR="008A4FD7">
        <w:rPr>
          <w:rFonts w:hint="eastAsia"/>
        </w:rPr>
        <w:t>バス路線</w:t>
      </w:r>
      <w:bookmarkEnd w:id="127"/>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route_id</w:t>
            </w:r>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route_long_name</w:t>
            </w:r>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route_short_name</w:t>
            </w:r>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agency_id</w:t>
            </w:r>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route_desc</w:t>
            </w:r>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route_type</w:t>
            </w:r>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route_url</w:t>
            </w:r>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route_color</w:t>
            </w:r>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route_text_color</w:t>
            </w:r>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jp_parent_rout_id</w:t>
            </w:r>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28" w:name="_Toc103600013"/>
      <w:r>
        <w:rPr>
          <w:rFonts w:hint="eastAsia"/>
        </w:rPr>
        <w:lastRenderedPageBreak/>
        <w:t>タクシー乗り場</w:t>
      </w:r>
      <w:bookmarkEnd w:id="128"/>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r w:rsidR="001B4980">
        <w:t>Taxistand</w:t>
      </w:r>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url</w:t>
            </w:r>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url</w:t>
            </w:r>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openingHours</w:t>
            </w:r>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29" w:name="_Toc103600014"/>
      <w:r>
        <w:rPr>
          <w:rFonts w:hint="eastAsia"/>
        </w:rPr>
        <w:t>駐車場</w:t>
      </w:r>
      <w:bookmarkEnd w:id="129"/>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lastRenderedPageBreak/>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r w:rsidRPr="002D21E8">
        <w:t>ParkingFacility</w:t>
      </w:r>
      <w:r w:rsidR="004C67F4">
        <w:rPr>
          <w:rFonts w:hint="eastAsia"/>
        </w:rPr>
        <w:t>のデータモデルが参照できます。</w:t>
      </w:r>
    </w:p>
    <w:p w14:paraId="14A43195" w14:textId="11C83F4B" w:rsidR="00417FEA" w:rsidRDefault="00417FEA" w:rsidP="00E878F4">
      <w:pPr>
        <w:pStyle w:val="32"/>
      </w:pPr>
      <w:bookmarkStart w:id="130" w:name="_Toc103600015"/>
      <w:r>
        <w:rPr>
          <w:rFonts w:hint="eastAsia"/>
        </w:rPr>
        <w:t>駐車スペース（路上）</w:t>
      </w:r>
      <w:bookmarkEnd w:id="130"/>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r w:rsidRPr="00B5605E">
              <w:rPr>
                <w:sz w:val="20"/>
                <w:szCs w:val="18"/>
              </w:rPr>
              <w:t>OnStreetParking</w:t>
            </w:r>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lastRenderedPageBreak/>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r w:rsidRPr="00B5605E">
        <w:rPr>
          <w:sz w:val="20"/>
          <w:szCs w:val="18"/>
        </w:rPr>
        <w:t>OnStreetParking</w:t>
      </w:r>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31" w:name="_Toc103600016"/>
      <w:r>
        <w:rPr>
          <w:rFonts w:hint="eastAsia"/>
        </w:rPr>
        <w:t>駐車スポット（荷さばき場所）</w:t>
      </w:r>
      <w:bookmarkEnd w:id="131"/>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r w:rsidRPr="00B5605E">
              <w:rPr>
                <w:sz w:val="20"/>
                <w:szCs w:val="18"/>
              </w:rPr>
              <w:t>Parking</w:t>
            </w:r>
            <w:r>
              <w:rPr>
                <w:rFonts w:hint="eastAsia"/>
                <w:sz w:val="20"/>
                <w:szCs w:val="18"/>
              </w:rPr>
              <w:t>Spot</w:t>
            </w:r>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r w:rsidRPr="00B5605E">
        <w:rPr>
          <w:sz w:val="20"/>
          <w:szCs w:val="18"/>
        </w:rPr>
        <w:t>Parking</w:t>
      </w:r>
      <w:r>
        <w:rPr>
          <w:rFonts w:hint="eastAsia"/>
          <w:sz w:val="20"/>
          <w:szCs w:val="18"/>
        </w:rPr>
        <w:t>Spotで</w:t>
      </w:r>
      <w:r>
        <w:rPr>
          <w:rFonts w:hint="eastAsia"/>
        </w:rPr>
        <w:t>車種や駐車可能時間などのデータ項目を定義しています。</w:t>
      </w:r>
    </w:p>
    <w:p w14:paraId="784FD840" w14:textId="67386559" w:rsidR="00B85556" w:rsidRDefault="007771EC" w:rsidP="00E878F4">
      <w:pPr>
        <w:pStyle w:val="32"/>
      </w:pPr>
      <w:bookmarkStart w:id="132" w:name="_Toc103600017"/>
      <w:r>
        <w:rPr>
          <w:rFonts w:hint="eastAsia"/>
        </w:rPr>
        <w:t>駐輪場</w:t>
      </w:r>
      <w:bookmarkEnd w:id="132"/>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lastRenderedPageBreak/>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33" w:name="_Toc103600018"/>
      <w:r>
        <w:rPr>
          <w:rFonts w:hint="eastAsia"/>
        </w:rPr>
        <w:t>シェアードカー</w:t>
      </w:r>
      <w:r w:rsidR="007C2EF9">
        <w:rPr>
          <w:rFonts w:hint="eastAsia"/>
        </w:rPr>
        <w:t>ステーション</w:t>
      </w:r>
      <w:bookmarkEnd w:id="133"/>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4"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4"/>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r w:rsidRPr="00587D3C">
              <w:t>BikeHireDockingStation</w:t>
            </w:r>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r w:rsidRPr="007F74B5">
              <w:rPr>
                <w:sz w:val="20"/>
                <w:szCs w:val="20"/>
              </w:rPr>
              <w:t>alternateName</w:t>
            </w:r>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lastRenderedPageBreak/>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r w:rsidRPr="007F74B5">
              <w:rPr>
                <w:sz w:val="20"/>
                <w:szCs w:val="20"/>
              </w:rPr>
              <w:t>areaServed</w:t>
            </w:r>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r w:rsidRPr="007F74B5">
              <w:rPr>
                <w:sz w:val="20"/>
                <w:szCs w:val="20"/>
              </w:rPr>
              <w:t>freeSlotNumber</w:t>
            </w:r>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r w:rsidRPr="007F74B5">
              <w:rPr>
                <w:sz w:val="20"/>
                <w:szCs w:val="20"/>
              </w:rPr>
              <w:t>availableBikeNumbe</w:t>
            </w:r>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r w:rsidRPr="007F74B5">
              <w:rPr>
                <w:sz w:val="20"/>
                <w:szCs w:val="20"/>
              </w:rPr>
              <w:t>outOfServiceSlotNumber</w:t>
            </w:r>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r w:rsidRPr="007F74B5">
              <w:rPr>
                <w:sz w:val="20"/>
                <w:szCs w:val="20"/>
              </w:rPr>
              <w:t>totalSlotNumber</w:t>
            </w:r>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r w:rsidRPr="007F74B5">
              <w:rPr>
                <w:sz w:val="20"/>
                <w:szCs w:val="20"/>
              </w:rPr>
              <w:t>dateModified</w:t>
            </w:r>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r w:rsidRPr="007F74B5">
              <w:rPr>
                <w:sz w:val="20"/>
                <w:szCs w:val="20"/>
              </w:rPr>
              <w:t>contactPoint</w:t>
            </w:r>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r w:rsidRPr="007F74B5">
              <w:rPr>
                <w:sz w:val="20"/>
                <w:szCs w:val="20"/>
              </w:rPr>
              <w:t>seeAlso</w:t>
            </w:r>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r w:rsidRPr="00B46EC8">
        <w:t>BikeHireDockingStation</w:t>
      </w:r>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35"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35"/>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r>
              <w:rPr>
                <w:rFonts w:hint="eastAsia"/>
                <w:sz w:val="20"/>
                <w:szCs w:val="18"/>
              </w:rPr>
              <w:t>gasStation）</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r w:rsidRPr="00F43E50">
              <w:rPr>
                <w:sz w:val="20"/>
                <w:szCs w:val="18"/>
              </w:rPr>
              <w:t>EVChargingStation</w:t>
            </w:r>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r w:rsidRPr="007F74B5">
              <w:rPr>
                <w:sz w:val="20"/>
                <w:szCs w:val="20"/>
              </w:rPr>
              <w:t>alternateName</w:t>
            </w:r>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r w:rsidRPr="30EC2B1F">
              <w:rPr>
                <w:sz w:val="20"/>
                <w:szCs w:val="20"/>
              </w:rPr>
              <w:t>availableDays</w:t>
            </w:r>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r w:rsidRPr="007F74B5">
              <w:rPr>
                <w:sz w:val="20"/>
                <w:szCs w:val="20"/>
              </w:rPr>
              <w:t>openingHours</w:t>
            </w:r>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r w:rsidRPr="007F74B5">
              <w:rPr>
                <w:sz w:val="20"/>
                <w:szCs w:val="20"/>
              </w:rPr>
              <w:t>openingHours</w:t>
            </w:r>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r w:rsidRPr="007F74B5">
              <w:rPr>
                <w:sz w:val="20"/>
                <w:szCs w:val="20"/>
              </w:rPr>
              <w:t>allowedVehicleType</w:t>
            </w:r>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r w:rsidRPr="007F74B5">
              <w:rPr>
                <w:sz w:val="20"/>
                <w:szCs w:val="20"/>
              </w:rPr>
              <w:t>availableCapacity</w:t>
            </w:r>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r>
              <w:rPr>
                <w:rFonts w:hint="eastAsia"/>
                <w:sz w:val="20"/>
                <w:szCs w:val="20"/>
              </w:rPr>
              <w:t>Fuel</w:t>
            </w:r>
            <w:r w:rsidR="00360C8B" w:rsidRPr="007F74B5">
              <w:rPr>
                <w:sz w:val="20"/>
                <w:szCs w:val="20"/>
              </w:rPr>
              <w:t>Type</w:t>
            </w:r>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r w:rsidRPr="007F74B5">
              <w:rPr>
                <w:sz w:val="20"/>
                <w:szCs w:val="20"/>
              </w:rPr>
              <w:t>acceptedPaymentMethod</w:t>
            </w:r>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r w:rsidRPr="007F74B5">
              <w:rPr>
                <w:sz w:val="20"/>
                <w:szCs w:val="20"/>
              </w:rPr>
              <w:t>contactPoint</w:t>
            </w:r>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r w:rsidRPr="007F74B5">
              <w:rPr>
                <w:sz w:val="20"/>
                <w:szCs w:val="20"/>
              </w:rPr>
              <w:t>dateModified</w:t>
            </w:r>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r w:rsidRPr="007F74B5">
              <w:rPr>
                <w:sz w:val="20"/>
                <w:szCs w:val="20"/>
              </w:rPr>
              <w:t>seeAlso</w:t>
            </w:r>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r w:rsidRPr="004B35A8">
        <w:t xml:space="preserve">GasStation </w:t>
      </w:r>
      <w:r>
        <w:rPr>
          <w:rFonts w:hint="eastAsia"/>
        </w:rPr>
        <w:t>のデータモデルで</w:t>
      </w:r>
      <w:r w:rsidR="00E27DF2">
        <w:rPr>
          <w:rFonts w:hint="eastAsia"/>
        </w:rPr>
        <w:t>す</w:t>
      </w:r>
      <w:r>
        <w:rPr>
          <w:rFonts w:hint="eastAsia"/>
        </w:rPr>
        <w:t>が、事業所であるLocalBusinessの準用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36" w:name="_Toc103600021"/>
      <w:r>
        <w:rPr>
          <w:rFonts w:hint="eastAsia"/>
        </w:rPr>
        <w:t>EV</w:t>
      </w:r>
      <w:r>
        <w:rPr>
          <w:rFonts w:hint="eastAsia"/>
        </w:rPr>
        <w:t>スタンド</w:t>
      </w:r>
      <w:bookmarkEnd w:id="136"/>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r w:rsidRPr="00F43E50">
              <w:rPr>
                <w:sz w:val="20"/>
                <w:szCs w:val="18"/>
              </w:rPr>
              <w:t>EVChargingStation</w:t>
            </w:r>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r w:rsidRPr="007F74B5">
              <w:rPr>
                <w:sz w:val="20"/>
                <w:szCs w:val="20"/>
              </w:rPr>
              <w:t>chargeType</w:t>
            </w:r>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r w:rsidRPr="007F74B5">
              <w:rPr>
                <w:sz w:val="20"/>
                <w:szCs w:val="20"/>
              </w:rPr>
              <w:t>socketNumber</w:t>
            </w:r>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r w:rsidRPr="007F74B5">
              <w:rPr>
                <w:sz w:val="20"/>
                <w:szCs w:val="20"/>
              </w:rPr>
              <w:t>socketType</w:t>
            </w:r>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37" w:name="_Toc103600022"/>
      <w:r>
        <w:rPr>
          <w:rFonts w:hint="eastAsia"/>
        </w:rPr>
        <w:t>地物</w:t>
      </w:r>
      <w:r w:rsidR="006D5D00">
        <w:rPr>
          <w:rFonts w:hint="eastAsia"/>
        </w:rPr>
        <w:t>・地点</w:t>
      </w:r>
      <w:bookmarkEnd w:id="137"/>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r>
              <w:rPr>
                <w:rFonts w:hint="eastAsia"/>
                <w:sz w:val="20"/>
                <w:szCs w:val="20"/>
              </w:rPr>
              <w:t>LandUsage</w:t>
            </w:r>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r>
              <w:rPr>
                <w:rFonts w:hint="eastAsia"/>
                <w:sz w:val="20"/>
                <w:szCs w:val="20"/>
              </w:rPr>
              <w:t>PoI</w:t>
            </w:r>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38" w:name="_Toc103600023"/>
      <w:r>
        <w:rPr>
          <w:rFonts w:hint="eastAsia"/>
        </w:rPr>
        <w:t>観光ポイント</w:t>
      </w:r>
      <w:bookmarkEnd w:id="138"/>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r w:rsidRPr="002748DC">
              <w:rPr>
                <w:sz w:val="20"/>
                <w:szCs w:val="18"/>
              </w:rPr>
              <w:t>TouristDestination</w:t>
            </w:r>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r w:rsidRPr="002748DC">
              <w:rPr>
                <w:sz w:val="20"/>
                <w:szCs w:val="18"/>
              </w:rPr>
              <w:t>TouristDestination</w:t>
            </w:r>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lastRenderedPageBreak/>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r w:rsidRPr="002748DC">
        <w:t>TouristDestination</w:t>
      </w:r>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r w:rsidRPr="002748DC">
        <w:t>TouristDestination</w:t>
      </w:r>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39" w:name="_Toc103600024"/>
      <w:r>
        <w:rPr>
          <w:rFonts w:hint="eastAsia"/>
        </w:rPr>
        <w:t>指定緊急避難場所</w:t>
      </w:r>
      <w:bookmarkEnd w:id="139"/>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40" w:name="_Toc103598231"/>
      <w:bookmarkStart w:id="141" w:name="_Toc103599554"/>
      <w:bookmarkStart w:id="142" w:name="_Toc103600033"/>
      <w:bookmarkStart w:id="143" w:name="_Toc103600034"/>
      <w:bookmarkEnd w:id="140"/>
      <w:bookmarkEnd w:id="141"/>
      <w:bookmarkEnd w:id="142"/>
      <w:r>
        <w:rPr>
          <w:rFonts w:hint="eastAsia"/>
        </w:rPr>
        <w:t>ゴミ集積場所</w:t>
      </w:r>
      <w:bookmarkEnd w:id="143"/>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4" w:name="_Toc103600035"/>
      <w:r>
        <w:rPr>
          <w:rFonts w:hint="eastAsia"/>
        </w:rPr>
        <w:t>その他地点</w:t>
      </w:r>
      <w:bookmarkEnd w:id="144"/>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45" w:name="_Toc103600036"/>
      <w:r w:rsidR="008850CE">
        <w:rPr>
          <w:rFonts w:hint="eastAsia"/>
        </w:rPr>
        <w:t>移動</w:t>
      </w:r>
      <w:r>
        <w:rPr>
          <w:rFonts w:hint="eastAsia"/>
        </w:rPr>
        <w:t>オブジェクト</w:t>
      </w:r>
      <w:bookmarkEnd w:id="145"/>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46" w:name="_Toc103600037"/>
      <w:r>
        <w:rPr>
          <w:rFonts w:hint="eastAsia"/>
        </w:rPr>
        <w:t>基本形</w:t>
      </w:r>
      <w:bookmarkEnd w:id="146"/>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47" w:name="_Toc103600038"/>
      <w:r>
        <w:rPr>
          <w:rFonts w:hint="eastAsia"/>
        </w:rPr>
        <w:t>人</w:t>
      </w:r>
      <w:bookmarkEnd w:id="147"/>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r w:rsidRPr="001B4980">
              <w:rPr>
                <w:sz w:val="20"/>
                <w:szCs w:val="20"/>
              </w:rPr>
              <w:t>FunctionalSupportType</w:t>
            </w:r>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48"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48"/>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lastRenderedPageBreak/>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bodyType</w:t>
            </w:r>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r w:rsidRPr="004B704E">
              <w:rPr>
                <w:rFonts w:hint="eastAsia"/>
                <w:sz w:val="20"/>
                <w:szCs w:val="18"/>
              </w:rPr>
              <w:t>fuelType</w:t>
            </w:r>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r w:rsidRPr="0027182E">
              <w:rPr>
                <w:rFonts w:hint="eastAsia"/>
                <w:sz w:val="20"/>
                <w:szCs w:val="18"/>
              </w:rPr>
              <w:t xml:space="preserve">seatingFacility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49" w:name="_Toc103600040"/>
      <w:r>
        <w:rPr>
          <w:rFonts w:hint="eastAsia"/>
        </w:rPr>
        <w:t>物</w:t>
      </w:r>
      <w:bookmarkEnd w:id="149"/>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50" w:name="_Toc63030276"/>
      <w:bookmarkStart w:id="151" w:name="_Toc63160936"/>
      <w:bookmarkEnd w:id="150"/>
      <w:bookmarkEnd w:id="151"/>
      <w:r>
        <w:rPr>
          <w:rFonts w:hint="eastAsia"/>
        </w:rPr>
        <w:t xml:space="preserve">　</w:t>
      </w:r>
      <w:bookmarkStart w:id="152" w:name="_Toc103600041"/>
      <w:r>
        <w:rPr>
          <w:rFonts w:hint="eastAsia"/>
        </w:rPr>
        <w:t>自然</w:t>
      </w:r>
      <w:bookmarkEnd w:id="152"/>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53" w:name="_Toc103600042"/>
      <w:r>
        <w:rPr>
          <w:rFonts w:hint="eastAsia"/>
        </w:rPr>
        <w:t>植生</w:t>
      </w:r>
      <w:bookmarkEnd w:id="153"/>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（CityGML）</w:t>
      </w:r>
      <w:r w:rsidR="00013A74">
        <w:rPr>
          <w:rFonts w:hint="eastAsia"/>
        </w:rPr>
        <w:t>等</w:t>
      </w:r>
      <w:r w:rsidR="00616FC8">
        <w:rPr>
          <w:rFonts w:hint="eastAsia"/>
        </w:rPr>
        <w:t>を参照し</w:t>
      </w:r>
      <w:r w:rsidR="00616FC8">
        <w:rPr>
          <w:rFonts w:hint="eastAsia"/>
        </w:rPr>
        <w:lastRenderedPageBreak/>
        <w:t>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r w:rsidRPr="00013A74">
              <w:rPr>
                <w:sz w:val="20"/>
                <w:szCs w:val="18"/>
              </w:rPr>
              <w:t>veg:SolitaryVegetationObject</w:t>
            </w:r>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r w:rsidRPr="00013A74">
              <w:rPr>
                <w:sz w:val="20"/>
                <w:szCs w:val="18"/>
              </w:rPr>
              <w:t>veg:PlantCover</w:t>
            </w:r>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r w:rsidRPr="00013A74">
              <w:rPr>
                <w:sz w:val="20"/>
                <w:szCs w:val="18"/>
              </w:rPr>
              <w:t>urf:ProductiveGreenZone</w:t>
            </w:r>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4" w:name="_Toc103600043"/>
      <w:r>
        <w:rPr>
          <w:rFonts w:hint="eastAsia"/>
        </w:rPr>
        <w:t>湖沼</w:t>
      </w:r>
      <w:bookmarkEnd w:id="154"/>
    </w:p>
    <w:p w14:paraId="28A36E2F" w14:textId="7417E55E" w:rsidR="00721FE1" w:rsidRPr="00721FE1" w:rsidRDefault="0032632D" w:rsidP="00721FE1">
      <w:pPr>
        <w:pStyle w:val="a7"/>
      </w:pPr>
      <w:r>
        <w:rPr>
          <w:rFonts w:hint="eastAsia"/>
        </w:rPr>
        <w:t>湖沼は、３D都市モデル標準製品仕様書の</w:t>
      </w:r>
      <w:r w:rsidRPr="0032632D">
        <w:rPr>
          <w:rFonts w:hint="eastAsia"/>
        </w:rPr>
        <w:t>WaterBody（CityGML）</w:t>
      </w:r>
      <w:r>
        <w:rPr>
          <w:rFonts w:hint="eastAsia"/>
        </w:rPr>
        <w:t>の</w:t>
      </w:r>
      <w:r w:rsidRPr="0032632D">
        <w:t>wtr:WaterBody</w:t>
      </w:r>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55" w:name="_Toc103600044"/>
      <w:r>
        <w:rPr>
          <w:rFonts w:hint="eastAsia"/>
        </w:rPr>
        <w:t>河川</w:t>
      </w:r>
      <w:bookmarkEnd w:id="155"/>
    </w:p>
    <w:p w14:paraId="03A145EB" w14:textId="0F78C026" w:rsidR="0059616B" w:rsidRPr="00721FE1" w:rsidRDefault="0032632D" w:rsidP="003C672B">
      <w:pPr>
        <w:pStyle w:val="a7"/>
      </w:pPr>
      <w:r>
        <w:rPr>
          <w:rFonts w:hint="eastAsia"/>
        </w:rPr>
        <w:t>河川は、３D都市モデル標準製品仕様書の</w:t>
      </w:r>
      <w:r w:rsidRPr="0032632D">
        <w:rPr>
          <w:rFonts w:hint="eastAsia"/>
        </w:rPr>
        <w:t>WaterBody（CityGML）</w:t>
      </w:r>
      <w:r>
        <w:rPr>
          <w:rFonts w:hint="eastAsia"/>
        </w:rPr>
        <w:t>のurf</w:t>
      </w:r>
      <w:r w:rsidRPr="0032632D">
        <w:t>:Water</w:t>
      </w:r>
      <w:r>
        <w:rPr>
          <w:rFonts w:hint="eastAsia"/>
        </w:rPr>
        <w:t>wayが参照できます。</w:t>
      </w:r>
      <w:r w:rsidR="00233318" w:rsidRPr="0032632D">
        <w:t>wtr:WaterBody</w:t>
      </w:r>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56" w:name="_Toc103600045"/>
      <w:r>
        <w:rPr>
          <w:rFonts w:hint="eastAsia"/>
        </w:rPr>
        <w:t>自然の</w:t>
      </w:r>
      <w:r w:rsidR="002A57CA">
        <w:rPr>
          <w:rFonts w:hint="eastAsia"/>
        </w:rPr>
        <w:t>保護保全</w:t>
      </w:r>
      <w:bookmarkEnd w:id="156"/>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57" w:name="_Toc103600046"/>
      <w:r>
        <w:rPr>
          <w:rFonts w:hint="eastAsia"/>
        </w:rPr>
        <w:t>天気</w:t>
      </w:r>
      <w:bookmarkEnd w:id="157"/>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r w:rsidRPr="001D6868">
        <w:rPr>
          <w:sz w:val="20"/>
          <w:szCs w:val="18"/>
        </w:rPr>
        <w:t>SeaConditions</w:t>
      </w:r>
      <w:r w:rsidRPr="001D6868">
        <w:rPr>
          <w:rFonts w:hint="eastAsia"/>
          <w:sz w:val="20"/>
          <w:szCs w:val="18"/>
        </w:rPr>
        <w:t>、</w:t>
      </w:r>
      <w:r w:rsidRPr="001D6868">
        <w:rPr>
          <w:sz w:val="20"/>
          <w:szCs w:val="18"/>
        </w:rPr>
        <w:t>WeatherAlert</w:t>
      </w:r>
      <w:r w:rsidRPr="001D6868">
        <w:rPr>
          <w:rFonts w:hint="eastAsia"/>
          <w:sz w:val="20"/>
          <w:szCs w:val="18"/>
        </w:rPr>
        <w:t>、</w:t>
      </w:r>
      <w:r w:rsidRPr="001D6868">
        <w:rPr>
          <w:sz w:val="20"/>
          <w:szCs w:val="18"/>
        </w:rPr>
        <w:t>WeatherForecast</w:t>
      </w:r>
      <w:r w:rsidR="001D6868" w:rsidRPr="001D6868">
        <w:rPr>
          <w:rFonts w:hint="eastAsia"/>
          <w:sz w:val="20"/>
          <w:szCs w:val="18"/>
        </w:rPr>
        <w:t>、</w:t>
      </w:r>
      <w:r w:rsidRPr="001D6868">
        <w:rPr>
          <w:sz w:val="20"/>
          <w:szCs w:val="18"/>
        </w:rPr>
        <w:t>WeatherObserved</w:t>
      </w:r>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lastRenderedPageBreak/>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58" w:name="_Toc103600047"/>
      <w:r>
        <w:rPr>
          <w:rFonts w:hint="eastAsia"/>
        </w:rPr>
        <w:t>農地</w:t>
      </w:r>
      <w:bookmarkEnd w:id="158"/>
    </w:p>
    <w:p w14:paraId="66AC059F" w14:textId="51CA22A5" w:rsidR="00F64D6E" w:rsidRPr="00F64D6E" w:rsidRDefault="00F64D6E" w:rsidP="00F64D6E">
      <w:pPr>
        <w:pStyle w:val="a7"/>
      </w:pPr>
      <w:r>
        <w:rPr>
          <w:rFonts w:hint="eastAsia"/>
        </w:rPr>
        <w:t>農地は詳細なデータモデルもありますが、本書では、地域サービスの検討に</w:t>
      </w:r>
      <w:r>
        <w:rPr>
          <w:rFonts w:hint="eastAsia"/>
        </w:rPr>
        <w:lastRenderedPageBreak/>
        <w:t>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r>
              <w:rPr>
                <w:rFonts w:hint="eastAsia"/>
                <w:sz w:val="20"/>
                <w:szCs w:val="18"/>
              </w:rPr>
              <w:t>eMAFF農地ナビ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r>
        <w:rPr>
          <w:rFonts w:hint="eastAsia"/>
        </w:rPr>
        <w:t>eMAFF農地ナビの選択肢が参照でき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r w:rsidRPr="00264618">
        <w:rPr>
          <w:sz w:val="20"/>
          <w:szCs w:val="18"/>
        </w:rPr>
        <w:t>AgriApp</w:t>
      </w:r>
      <w:r w:rsidRPr="00264618">
        <w:rPr>
          <w:rFonts w:hint="eastAsia"/>
          <w:sz w:val="20"/>
          <w:szCs w:val="18"/>
        </w:rPr>
        <w:t>、</w:t>
      </w:r>
      <w:r w:rsidRPr="00264618">
        <w:rPr>
          <w:sz w:val="20"/>
          <w:szCs w:val="18"/>
        </w:rPr>
        <w:t>AgriCrop</w:t>
      </w:r>
      <w:r w:rsidRPr="00264618">
        <w:rPr>
          <w:rFonts w:hint="eastAsia"/>
          <w:sz w:val="20"/>
          <w:szCs w:val="18"/>
        </w:rPr>
        <w:t>、</w:t>
      </w:r>
      <w:r w:rsidRPr="00264618">
        <w:rPr>
          <w:sz w:val="20"/>
          <w:szCs w:val="18"/>
        </w:rPr>
        <w:t>AgriFarm</w:t>
      </w:r>
      <w:r w:rsidRPr="00264618">
        <w:rPr>
          <w:rFonts w:hint="eastAsia"/>
          <w:sz w:val="20"/>
          <w:szCs w:val="18"/>
        </w:rPr>
        <w:t>、</w:t>
      </w:r>
      <w:r w:rsidRPr="00264618">
        <w:rPr>
          <w:sz w:val="20"/>
          <w:szCs w:val="18"/>
        </w:rPr>
        <w:t>AgriGreenhouse</w:t>
      </w:r>
      <w:r w:rsidRPr="00264618">
        <w:rPr>
          <w:rFonts w:hint="eastAsia"/>
          <w:sz w:val="20"/>
          <w:szCs w:val="18"/>
        </w:rPr>
        <w:t>、</w:t>
      </w:r>
      <w:r w:rsidRPr="00264618">
        <w:rPr>
          <w:sz w:val="20"/>
          <w:szCs w:val="18"/>
        </w:rPr>
        <w:t>AgriParcel</w:t>
      </w:r>
      <w:r w:rsidRPr="00264618">
        <w:rPr>
          <w:rFonts w:hint="eastAsia"/>
          <w:sz w:val="20"/>
          <w:szCs w:val="18"/>
        </w:rPr>
        <w:t>、</w:t>
      </w:r>
      <w:r w:rsidRPr="00264618">
        <w:rPr>
          <w:sz w:val="20"/>
          <w:szCs w:val="18"/>
        </w:rPr>
        <w:t>AgriParcelOperation</w:t>
      </w:r>
      <w:r w:rsidRPr="00264618">
        <w:rPr>
          <w:rFonts w:hint="eastAsia"/>
          <w:sz w:val="20"/>
          <w:szCs w:val="18"/>
        </w:rPr>
        <w:t>、</w:t>
      </w:r>
      <w:r w:rsidRPr="00264618">
        <w:rPr>
          <w:sz w:val="20"/>
          <w:szCs w:val="18"/>
        </w:rPr>
        <w:t>AgriParcelRecord</w:t>
      </w:r>
      <w:r w:rsidRPr="00264618">
        <w:rPr>
          <w:rFonts w:hint="eastAsia"/>
          <w:sz w:val="20"/>
          <w:szCs w:val="18"/>
        </w:rPr>
        <w:t>、</w:t>
      </w:r>
      <w:r w:rsidRPr="00264618">
        <w:rPr>
          <w:sz w:val="20"/>
          <w:szCs w:val="18"/>
        </w:rPr>
        <w:t>AgriPest</w:t>
      </w:r>
      <w:r w:rsidRPr="00264618">
        <w:rPr>
          <w:rFonts w:hint="eastAsia"/>
          <w:sz w:val="20"/>
          <w:szCs w:val="18"/>
        </w:rPr>
        <w:t>、</w:t>
      </w:r>
      <w:r w:rsidRPr="00264618">
        <w:rPr>
          <w:sz w:val="20"/>
          <w:szCs w:val="18"/>
        </w:rPr>
        <w:t>AgriProductType</w:t>
      </w:r>
      <w:r w:rsidRPr="00264618">
        <w:rPr>
          <w:rFonts w:hint="eastAsia"/>
          <w:sz w:val="20"/>
          <w:szCs w:val="18"/>
        </w:rPr>
        <w:t>、</w:t>
      </w:r>
      <w:r w:rsidRPr="00264618">
        <w:rPr>
          <w:sz w:val="20"/>
          <w:szCs w:val="18"/>
        </w:rPr>
        <w:t>AgriSoil</w:t>
      </w:r>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59" w:name="_Toc103600048"/>
      <w:r>
        <w:rPr>
          <w:rFonts w:hint="eastAsia"/>
        </w:rPr>
        <w:t>イベント</w:t>
      </w:r>
      <w:r w:rsidR="00264618">
        <w:rPr>
          <w:rFonts w:hint="eastAsia"/>
        </w:rPr>
        <w:t>・</w:t>
      </w:r>
      <w:r>
        <w:rPr>
          <w:rFonts w:hint="eastAsia"/>
        </w:rPr>
        <w:t>アクション</w:t>
      </w:r>
      <w:bookmarkEnd w:id="159"/>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60" w:name="_Toc103600049"/>
      <w:r>
        <w:rPr>
          <w:rFonts w:hint="eastAsia"/>
        </w:rPr>
        <w:t>イベント</w:t>
      </w:r>
      <w:bookmarkEnd w:id="160"/>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lastRenderedPageBreak/>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lastRenderedPageBreak/>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r w:rsidRPr="00430CEC">
        <w:rPr>
          <w:sz w:val="20"/>
          <w:szCs w:val="18"/>
        </w:rPr>
        <w:t>BusinessEvent</w:t>
      </w:r>
    </w:p>
    <w:p w14:paraId="5FBE3DE5" w14:textId="77777777" w:rsidR="00430CEC" w:rsidRPr="00430CEC" w:rsidRDefault="00430CEC" w:rsidP="00430CEC">
      <w:pPr>
        <w:pStyle w:val="afd"/>
        <w:ind w:leftChars="554" w:left="1330" w:firstLine="200"/>
        <w:rPr>
          <w:sz w:val="20"/>
          <w:szCs w:val="18"/>
        </w:rPr>
      </w:pPr>
      <w:r w:rsidRPr="00430CEC">
        <w:rPr>
          <w:sz w:val="20"/>
          <w:szCs w:val="18"/>
        </w:rPr>
        <w:t>ChildrensEvent</w:t>
      </w:r>
    </w:p>
    <w:p w14:paraId="205973CD" w14:textId="77777777" w:rsidR="00430CEC" w:rsidRPr="00430CEC" w:rsidRDefault="00430CEC" w:rsidP="00430CEC">
      <w:pPr>
        <w:pStyle w:val="afd"/>
        <w:ind w:leftChars="554" w:left="1330" w:firstLine="200"/>
        <w:rPr>
          <w:sz w:val="20"/>
          <w:szCs w:val="18"/>
        </w:rPr>
      </w:pPr>
      <w:r w:rsidRPr="00430CEC">
        <w:rPr>
          <w:sz w:val="20"/>
          <w:szCs w:val="18"/>
        </w:rPr>
        <w:t>ComedyEvent</w:t>
      </w:r>
    </w:p>
    <w:p w14:paraId="22BC51BF" w14:textId="77777777" w:rsidR="00430CEC" w:rsidRPr="00430CEC" w:rsidRDefault="00430CEC" w:rsidP="00430CEC">
      <w:pPr>
        <w:pStyle w:val="afd"/>
        <w:ind w:leftChars="554" w:left="1330" w:firstLine="200"/>
        <w:rPr>
          <w:sz w:val="20"/>
          <w:szCs w:val="18"/>
        </w:rPr>
      </w:pPr>
      <w:r w:rsidRPr="00430CEC">
        <w:rPr>
          <w:sz w:val="20"/>
          <w:szCs w:val="18"/>
        </w:rPr>
        <w:t>CourseInstance</w:t>
      </w:r>
    </w:p>
    <w:p w14:paraId="2D98D0CC" w14:textId="77777777" w:rsidR="00430CEC" w:rsidRPr="00430CEC" w:rsidRDefault="00430CEC" w:rsidP="00430CEC">
      <w:pPr>
        <w:pStyle w:val="afd"/>
        <w:ind w:leftChars="554" w:left="1330" w:firstLine="200"/>
        <w:rPr>
          <w:sz w:val="20"/>
          <w:szCs w:val="18"/>
        </w:rPr>
      </w:pPr>
      <w:r w:rsidRPr="00430CEC">
        <w:rPr>
          <w:sz w:val="20"/>
          <w:szCs w:val="18"/>
        </w:rPr>
        <w:t>DanceEvent</w:t>
      </w:r>
    </w:p>
    <w:p w14:paraId="5A8EF5BA" w14:textId="77777777" w:rsidR="00430CEC" w:rsidRPr="00430CEC" w:rsidRDefault="00430CEC" w:rsidP="00430CEC">
      <w:pPr>
        <w:pStyle w:val="afd"/>
        <w:ind w:leftChars="554" w:left="1330" w:firstLine="200"/>
        <w:rPr>
          <w:sz w:val="20"/>
          <w:szCs w:val="18"/>
        </w:rPr>
      </w:pPr>
      <w:r w:rsidRPr="00430CEC">
        <w:rPr>
          <w:sz w:val="20"/>
          <w:szCs w:val="18"/>
        </w:rPr>
        <w:t>DeliveryEvent</w:t>
      </w:r>
    </w:p>
    <w:p w14:paraId="3975D5AF" w14:textId="77777777" w:rsidR="00430CEC" w:rsidRPr="00430CEC" w:rsidRDefault="00430CEC" w:rsidP="00430CEC">
      <w:pPr>
        <w:pStyle w:val="afd"/>
        <w:ind w:leftChars="554" w:left="1330" w:firstLine="200"/>
        <w:rPr>
          <w:sz w:val="20"/>
          <w:szCs w:val="18"/>
        </w:rPr>
      </w:pPr>
      <w:r w:rsidRPr="00430CEC">
        <w:rPr>
          <w:sz w:val="20"/>
          <w:szCs w:val="18"/>
        </w:rPr>
        <w:t>EducationEvent</w:t>
      </w:r>
    </w:p>
    <w:p w14:paraId="789370BD" w14:textId="77777777" w:rsidR="00430CEC" w:rsidRPr="00430CEC" w:rsidRDefault="00430CEC" w:rsidP="00430CEC">
      <w:pPr>
        <w:pStyle w:val="afd"/>
        <w:ind w:leftChars="554" w:left="1330" w:firstLine="200"/>
        <w:rPr>
          <w:sz w:val="20"/>
          <w:szCs w:val="18"/>
        </w:rPr>
      </w:pPr>
      <w:r w:rsidRPr="00430CEC">
        <w:rPr>
          <w:sz w:val="20"/>
          <w:szCs w:val="18"/>
        </w:rPr>
        <w:t>EventSeries</w:t>
      </w:r>
    </w:p>
    <w:p w14:paraId="4B58FE84" w14:textId="77777777" w:rsidR="00430CEC" w:rsidRPr="00430CEC" w:rsidRDefault="00430CEC" w:rsidP="00430CEC">
      <w:pPr>
        <w:pStyle w:val="afd"/>
        <w:ind w:leftChars="554" w:left="1330" w:firstLine="200"/>
        <w:rPr>
          <w:sz w:val="20"/>
          <w:szCs w:val="18"/>
        </w:rPr>
      </w:pPr>
      <w:r w:rsidRPr="00430CEC">
        <w:rPr>
          <w:sz w:val="20"/>
          <w:szCs w:val="18"/>
        </w:rPr>
        <w:t>ExhibitionEvent</w:t>
      </w:r>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r w:rsidRPr="00430CEC">
        <w:rPr>
          <w:sz w:val="20"/>
          <w:szCs w:val="18"/>
        </w:rPr>
        <w:t>FoodEvent</w:t>
      </w:r>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r w:rsidRPr="00430CEC">
        <w:rPr>
          <w:sz w:val="20"/>
          <w:szCs w:val="18"/>
        </w:rPr>
        <w:t>LiteraryEvent</w:t>
      </w:r>
    </w:p>
    <w:p w14:paraId="2B899666" w14:textId="77777777" w:rsidR="00430CEC" w:rsidRPr="00430CEC" w:rsidRDefault="00430CEC" w:rsidP="00430CEC">
      <w:pPr>
        <w:pStyle w:val="afd"/>
        <w:ind w:leftChars="554" w:left="1330" w:firstLine="200"/>
        <w:rPr>
          <w:sz w:val="20"/>
          <w:szCs w:val="18"/>
        </w:rPr>
      </w:pPr>
      <w:r w:rsidRPr="00430CEC">
        <w:rPr>
          <w:sz w:val="20"/>
          <w:szCs w:val="18"/>
        </w:rPr>
        <w:t>MusicEvent</w:t>
      </w:r>
    </w:p>
    <w:p w14:paraId="585B99D9" w14:textId="77777777" w:rsidR="00430CEC" w:rsidRPr="00430CEC" w:rsidRDefault="00430CEC" w:rsidP="00430CEC">
      <w:pPr>
        <w:pStyle w:val="afd"/>
        <w:ind w:leftChars="554" w:left="1330" w:firstLine="200"/>
        <w:rPr>
          <w:sz w:val="20"/>
          <w:szCs w:val="18"/>
        </w:rPr>
      </w:pPr>
      <w:r w:rsidRPr="00430CEC">
        <w:rPr>
          <w:sz w:val="20"/>
          <w:szCs w:val="18"/>
        </w:rPr>
        <w:t>PublicationEvent</w:t>
      </w:r>
    </w:p>
    <w:p w14:paraId="4D2A0F05" w14:textId="77777777" w:rsidR="00430CEC" w:rsidRPr="00430CEC" w:rsidRDefault="00430CEC" w:rsidP="00430CEC">
      <w:pPr>
        <w:pStyle w:val="afd"/>
        <w:ind w:leftChars="554" w:left="1330" w:firstLine="200"/>
        <w:rPr>
          <w:sz w:val="20"/>
          <w:szCs w:val="18"/>
        </w:rPr>
      </w:pPr>
      <w:r w:rsidRPr="00430CEC">
        <w:rPr>
          <w:sz w:val="20"/>
          <w:szCs w:val="18"/>
        </w:rPr>
        <w:t>SaleEvent</w:t>
      </w:r>
    </w:p>
    <w:p w14:paraId="618F0FF3" w14:textId="77777777" w:rsidR="00430CEC" w:rsidRPr="00430CEC" w:rsidRDefault="00430CEC" w:rsidP="00430CEC">
      <w:pPr>
        <w:pStyle w:val="afd"/>
        <w:ind w:leftChars="554" w:left="1330" w:firstLine="200"/>
        <w:rPr>
          <w:sz w:val="20"/>
          <w:szCs w:val="18"/>
        </w:rPr>
      </w:pPr>
      <w:r w:rsidRPr="00430CEC">
        <w:rPr>
          <w:sz w:val="20"/>
          <w:szCs w:val="18"/>
        </w:rPr>
        <w:t>ScreeningEvent</w:t>
      </w:r>
    </w:p>
    <w:p w14:paraId="4863D503" w14:textId="77777777" w:rsidR="00430CEC" w:rsidRPr="00430CEC" w:rsidRDefault="00430CEC" w:rsidP="00430CEC">
      <w:pPr>
        <w:pStyle w:val="afd"/>
        <w:ind w:leftChars="554" w:left="1330" w:firstLine="200"/>
        <w:rPr>
          <w:sz w:val="20"/>
          <w:szCs w:val="18"/>
        </w:rPr>
      </w:pPr>
      <w:r w:rsidRPr="00430CEC">
        <w:rPr>
          <w:sz w:val="20"/>
          <w:szCs w:val="18"/>
        </w:rPr>
        <w:lastRenderedPageBreak/>
        <w:t>SocialEvent</w:t>
      </w:r>
    </w:p>
    <w:p w14:paraId="38EFB7F8" w14:textId="77777777" w:rsidR="00430CEC" w:rsidRPr="00430CEC" w:rsidRDefault="00430CEC" w:rsidP="00430CEC">
      <w:pPr>
        <w:pStyle w:val="afd"/>
        <w:ind w:leftChars="554" w:left="1330" w:firstLine="200"/>
        <w:rPr>
          <w:sz w:val="20"/>
          <w:szCs w:val="18"/>
        </w:rPr>
      </w:pPr>
      <w:r w:rsidRPr="00430CEC">
        <w:rPr>
          <w:sz w:val="20"/>
          <w:szCs w:val="18"/>
        </w:rPr>
        <w:t>SportsEvent</w:t>
      </w:r>
    </w:p>
    <w:p w14:paraId="5F7183CD" w14:textId="77777777" w:rsidR="00430CEC" w:rsidRPr="00430CEC" w:rsidRDefault="00430CEC" w:rsidP="00430CEC">
      <w:pPr>
        <w:pStyle w:val="afd"/>
        <w:ind w:leftChars="554" w:left="1330" w:firstLine="200"/>
        <w:rPr>
          <w:sz w:val="20"/>
          <w:szCs w:val="18"/>
        </w:rPr>
      </w:pPr>
      <w:r w:rsidRPr="00430CEC">
        <w:rPr>
          <w:sz w:val="20"/>
          <w:szCs w:val="18"/>
        </w:rPr>
        <w:t>TheaterEvent</w:t>
      </w:r>
    </w:p>
    <w:p w14:paraId="2375D754" w14:textId="20DA4018" w:rsidR="008258DF" w:rsidRPr="00430CEC" w:rsidRDefault="00430CEC" w:rsidP="00430CEC">
      <w:pPr>
        <w:pStyle w:val="afd"/>
        <w:ind w:leftChars="554" w:left="1330" w:firstLine="200"/>
        <w:rPr>
          <w:sz w:val="20"/>
          <w:szCs w:val="18"/>
        </w:rPr>
      </w:pPr>
      <w:r w:rsidRPr="00430CEC">
        <w:rPr>
          <w:sz w:val="20"/>
          <w:szCs w:val="18"/>
        </w:rPr>
        <w:t>VisualArtsEvent</w:t>
      </w:r>
    </w:p>
    <w:p w14:paraId="60AB89F4" w14:textId="77777777" w:rsidR="00272572" w:rsidRDefault="00272572" w:rsidP="00272572">
      <w:pPr>
        <w:pStyle w:val="32"/>
      </w:pPr>
      <w:bookmarkStart w:id="161" w:name="_Toc103600050"/>
      <w:r>
        <w:rPr>
          <w:rFonts w:hint="eastAsia"/>
        </w:rPr>
        <w:t>アクション</w:t>
      </w:r>
      <w:bookmarkEnd w:id="161"/>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62" w:name="_Toc103600051"/>
      <w:r>
        <w:rPr>
          <w:rFonts w:hint="eastAsia"/>
        </w:rPr>
        <w:t>緊急情報</w:t>
      </w:r>
      <w:r w:rsidR="00E81576">
        <w:rPr>
          <w:rFonts w:hint="eastAsia"/>
        </w:rPr>
        <w:t>・防災情報</w:t>
      </w:r>
      <w:bookmarkEnd w:id="162"/>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lastRenderedPageBreak/>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63" w:name="_Toc103600052"/>
      <w:r>
        <w:rPr>
          <w:rFonts w:hint="eastAsia"/>
        </w:rPr>
        <w:t>行政情報</w:t>
      </w:r>
      <w:bookmarkEnd w:id="163"/>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4" w:name="_Toc103600053"/>
      <w:r>
        <w:rPr>
          <w:rFonts w:hint="eastAsia"/>
        </w:rPr>
        <w:t>行政情報</w:t>
      </w:r>
      <w:bookmarkEnd w:id="164"/>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65" w:name="_Toc103600054"/>
      <w:r>
        <w:rPr>
          <w:rFonts w:hint="eastAsia"/>
        </w:rPr>
        <w:t>地域</w:t>
      </w:r>
      <w:r w:rsidR="00C7689A">
        <w:rPr>
          <w:rFonts w:hint="eastAsia"/>
        </w:rPr>
        <w:t>・</w:t>
      </w:r>
      <w:r>
        <w:rPr>
          <w:rFonts w:hint="eastAsia"/>
        </w:rPr>
        <w:t>年齢別人口</w:t>
      </w:r>
      <w:bookmarkEnd w:id="165"/>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lastRenderedPageBreak/>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lastRenderedPageBreak/>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66" w:name="_Toc103515283"/>
      <w:bookmarkStart w:id="167" w:name="_Toc103598257"/>
      <w:bookmarkStart w:id="168" w:name="_Toc103599580"/>
      <w:bookmarkStart w:id="169" w:name="_Toc103600059"/>
      <w:bookmarkEnd w:id="166"/>
      <w:bookmarkEnd w:id="167"/>
      <w:bookmarkEnd w:id="168"/>
      <w:bookmarkEnd w:id="169"/>
      <w:r>
        <w:rPr>
          <w:rFonts w:hint="eastAsia"/>
        </w:rPr>
        <w:t xml:space="preserve">　</w:t>
      </w:r>
      <w:bookmarkStart w:id="170" w:name="_Toc103600060"/>
      <w:r w:rsidR="0048211B">
        <w:rPr>
          <w:rFonts w:hint="eastAsia"/>
        </w:rPr>
        <w:t>センサーデータ</w:t>
      </w:r>
      <w:bookmarkEnd w:id="170"/>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lastRenderedPageBreak/>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71" w:name="_Toc103600061"/>
      <w:r>
        <w:rPr>
          <w:rFonts w:hint="eastAsia"/>
        </w:rPr>
        <w:t>健康情報</w:t>
      </w:r>
      <w:bookmarkEnd w:id="171"/>
    </w:p>
    <w:p w14:paraId="4178490C" w14:textId="4E0EE9FF" w:rsidR="002E2762" w:rsidRDefault="00DD30D6" w:rsidP="00197D23">
      <w:pPr>
        <w:pStyle w:val="32"/>
        <w:numPr>
          <w:ilvl w:val="0"/>
          <w:numId w:val="114"/>
        </w:numPr>
      </w:pPr>
      <w:bookmarkStart w:id="172" w:name="_Toc103600062"/>
      <w:r>
        <w:rPr>
          <w:rFonts w:hint="eastAsia"/>
        </w:rPr>
        <w:t>健康情報</w:t>
      </w:r>
      <w:bookmarkEnd w:id="172"/>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73" w:name="_Toc103600063"/>
      <w:r>
        <w:rPr>
          <w:rFonts w:hint="eastAsia"/>
        </w:rPr>
        <w:lastRenderedPageBreak/>
        <w:t>給食情報</w:t>
      </w:r>
      <w:bookmarkEnd w:id="173"/>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A＿ugRAE</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r w:rsidRPr="00197D23">
              <w:rPr>
                <w:rFonts w:asciiTheme="minorEastAsia" w:eastAsiaTheme="minorEastAsia" w:hAnsiTheme="minorEastAsia" w:cs="ＭＳ Ｐゴシック"/>
                <w:kern w:val="0"/>
                <w:sz w:val="20"/>
                <w:szCs w:val="20"/>
              </w:rPr>
              <w:t>gRAE」だが「μ」が特殊文字のため「u」で表記。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ugRAE）</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4" w:name="_Toc103515288"/>
      <w:bookmarkStart w:id="175" w:name="_Toc103598262"/>
      <w:bookmarkStart w:id="176" w:name="_Toc103599585"/>
      <w:bookmarkStart w:id="177" w:name="_Toc103600064"/>
      <w:bookmarkStart w:id="178" w:name="_Toc103515289"/>
      <w:bookmarkStart w:id="179" w:name="_Toc103598263"/>
      <w:bookmarkStart w:id="180" w:name="_Toc103599586"/>
      <w:bookmarkStart w:id="181" w:name="_Toc103600065"/>
      <w:bookmarkEnd w:id="174"/>
      <w:bookmarkEnd w:id="175"/>
      <w:bookmarkEnd w:id="176"/>
      <w:bookmarkEnd w:id="177"/>
      <w:bookmarkEnd w:id="178"/>
      <w:bookmarkEnd w:id="179"/>
      <w:bookmarkEnd w:id="180"/>
      <w:bookmarkEnd w:id="181"/>
      <w:r>
        <w:rPr>
          <w:rFonts w:hint="eastAsia"/>
        </w:rPr>
        <w:t xml:space="preserve">　</w:t>
      </w:r>
      <w:bookmarkStart w:id="182" w:name="_Toc103600066"/>
      <w:r>
        <w:rPr>
          <w:rFonts w:hint="eastAsia"/>
        </w:rPr>
        <w:t>文化財</w:t>
      </w:r>
      <w:bookmarkEnd w:id="182"/>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83" w:name="_Toc103600067"/>
      <w:r w:rsidRPr="001E0087">
        <w:rPr>
          <w:rFonts w:hint="eastAsia"/>
        </w:rPr>
        <w:t>建物、施設、もの、地物、地域</w:t>
      </w:r>
      <w:r>
        <w:rPr>
          <w:rFonts w:hint="eastAsia"/>
        </w:rPr>
        <w:t>の文化財</w:t>
      </w:r>
      <w:bookmarkEnd w:id="183"/>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lastRenderedPageBreak/>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4" w:name="_Toc103515292"/>
      <w:bookmarkStart w:id="185" w:name="_Toc103598266"/>
      <w:bookmarkStart w:id="186" w:name="_Toc103599589"/>
      <w:bookmarkStart w:id="187" w:name="_Toc103600068"/>
      <w:bookmarkStart w:id="188" w:name="_Toc103515293"/>
      <w:bookmarkStart w:id="189" w:name="_Toc103598267"/>
      <w:bookmarkStart w:id="190" w:name="_Toc103599590"/>
      <w:bookmarkStart w:id="191" w:name="_Toc103600069"/>
      <w:bookmarkStart w:id="192" w:name="_Toc103600070"/>
      <w:bookmarkEnd w:id="184"/>
      <w:bookmarkEnd w:id="185"/>
      <w:bookmarkEnd w:id="186"/>
      <w:bookmarkEnd w:id="187"/>
      <w:bookmarkEnd w:id="188"/>
      <w:bookmarkEnd w:id="189"/>
      <w:bookmarkEnd w:id="190"/>
      <w:bookmarkEnd w:id="191"/>
      <w:r>
        <w:rPr>
          <w:rFonts w:hint="eastAsia"/>
        </w:rPr>
        <w:t>無形の文化財</w:t>
      </w:r>
      <w:bookmarkEnd w:id="192"/>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lastRenderedPageBreak/>
        <w:t xml:space="preserve">　</w:t>
      </w:r>
      <w:bookmarkStart w:id="193" w:name="_Toc103600071"/>
      <w:r>
        <w:rPr>
          <w:rFonts w:hint="eastAsia"/>
        </w:rPr>
        <w:t>コード体系</w:t>
      </w:r>
      <w:r w:rsidR="006425E2">
        <w:rPr>
          <w:rFonts w:hint="eastAsia"/>
        </w:rPr>
        <w:t>、</w:t>
      </w:r>
      <w:r w:rsidR="006425E2">
        <w:rPr>
          <w:rFonts w:hint="eastAsia"/>
        </w:rPr>
        <w:t>ID</w:t>
      </w:r>
      <w:r w:rsidR="006425E2">
        <w:rPr>
          <w:rFonts w:hint="eastAsia"/>
        </w:rPr>
        <w:t>体系</w:t>
      </w:r>
      <w:bookmarkEnd w:id="193"/>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4" w:name="_Toc103600072"/>
      <w:r>
        <w:rPr>
          <w:rFonts w:hint="eastAsia"/>
        </w:rPr>
        <w:t>地理空間に関するコード</w:t>
      </w:r>
      <w:bookmarkEnd w:id="194"/>
    </w:p>
    <w:p w14:paraId="273F28D0" w14:textId="2093C350" w:rsidR="009D061A" w:rsidRDefault="00C76C20" w:rsidP="001F162B">
      <w:pPr>
        <w:pStyle w:val="32"/>
        <w:numPr>
          <w:ilvl w:val="0"/>
          <w:numId w:val="12"/>
        </w:numPr>
      </w:pPr>
      <w:bookmarkStart w:id="195" w:name="_Toc103600073"/>
      <w:r>
        <w:rPr>
          <w:rFonts w:hint="eastAsia"/>
        </w:rPr>
        <w:t>地方公共団体</w:t>
      </w:r>
      <w:r w:rsidR="00071322">
        <w:rPr>
          <w:rFonts w:hint="eastAsia"/>
        </w:rPr>
        <w:t>コード</w:t>
      </w:r>
      <w:bookmarkEnd w:id="195"/>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196" w:name="_Toc103600074"/>
      <w:r>
        <w:rPr>
          <w:rFonts w:hint="eastAsia"/>
        </w:rPr>
        <w:t>POI</w:t>
      </w:r>
      <w:r>
        <w:rPr>
          <w:rFonts w:hint="eastAsia"/>
        </w:rPr>
        <w:t>コード</w:t>
      </w:r>
      <w:bookmarkEnd w:id="196"/>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197" w:name="_Toc103600075"/>
      <w:r w:rsidR="00FA5688">
        <w:rPr>
          <w:rFonts w:hint="eastAsia"/>
        </w:rPr>
        <w:t>時間</w:t>
      </w:r>
      <w:r w:rsidR="009075A3">
        <w:rPr>
          <w:rFonts w:hint="eastAsia"/>
        </w:rPr>
        <w:t>、時期</w:t>
      </w:r>
      <w:r w:rsidR="00FA5688">
        <w:rPr>
          <w:rFonts w:hint="eastAsia"/>
        </w:rPr>
        <w:t>に関するコード</w:t>
      </w:r>
      <w:bookmarkEnd w:id="197"/>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198" w:name="_Toc103600076"/>
      <w:r>
        <w:rPr>
          <w:rFonts w:hint="eastAsia"/>
        </w:rPr>
        <w:t>時間帯コード</w:t>
      </w:r>
      <w:bookmarkEnd w:id="198"/>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lastRenderedPageBreak/>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199" w:name="_Toc103600077"/>
      <w:r>
        <w:rPr>
          <w:rFonts w:hint="eastAsia"/>
        </w:rPr>
        <w:t>季節</w:t>
      </w:r>
      <w:r w:rsidR="009075A3">
        <w:rPr>
          <w:rFonts w:hint="eastAsia"/>
        </w:rPr>
        <w:t>、</w:t>
      </w:r>
      <w:r w:rsidR="00C42E51">
        <w:rPr>
          <w:rFonts w:hint="eastAsia"/>
        </w:rPr>
        <w:t>旬</w:t>
      </w:r>
      <w:r>
        <w:rPr>
          <w:rFonts w:hint="eastAsia"/>
        </w:rPr>
        <w:t>コード</w:t>
      </w:r>
      <w:bookmarkEnd w:id="199"/>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lastRenderedPageBreak/>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200" w:name="_Toc103600078"/>
      <w:r w:rsidR="00381D53">
        <w:rPr>
          <w:rFonts w:hint="eastAsia"/>
        </w:rPr>
        <w:t>状態に関するコード</w:t>
      </w:r>
      <w:bookmarkEnd w:id="200"/>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201" w:name="_Toc103600079"/>
      <w:r>
        <w:rPr>
          <w:rFonts w:hint="eastAsia"/>
        </w:rPr>
        <w:t>施設やイベントの状況</w:t>
      </w:r>
      <w:bookmarkEnd w:id="201"/>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202" w:name="_Toc103600080"/>
      <w:r>
        <w:rPr>
          <w:rFonts w:hint="eastAsia"/>
        </w:rPr>
        <w:t>混雑の状況</w:t>
      </w:r>
      <w:bookmarkEnd w:id="202"/>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203" w:name="_Toc103600081"/>
      <w:r>
        <w:rPr>
          <w:rFonts w:hint="eastAsia"/>
        </w:rPr>
        <w:lastRenderedPageBreak/>
        <w:t>予約の状況</w:t>
      </w:r>
      <w:bookmarkEnd w:id="203"/>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4" w:name="_Toc100662158"/>
      <w:bookmarkStart w:id="205" w:name="_Toc103600082"/>
      <w:r>
        <w:rPr>
          <w:rFonts w:hint="eastAsia"/>
        </w:rPr>
        <w:t>ユニークID（識別子）</w:t>
      </w:r>
      <w:bookmarkEnd w:id="204"/>
      <w:bookmarkEnd w:id="205"/>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06" w:name="_Toc103600083"/>
      <w:r>
        <w:rPr>
          <w:rFonts w:hint="eastAsia"/>
        </w:rPr>
        <w:t>行政機関が発行する主なユニーク</w:t>
      </w:r>
      <w:r>
        <w:rPr>
          <w:rFonts w:hint="eastAsia"/>
        </w:rPr>
        <w:t>ID</w:t>
      </w:r>
      <w:bookmarkEnd w:id="206"/>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07" w:name="_Toc103600084"/>
      <w:r>
        <w:rPr>
          <w:rFonts w:hint="eastAsia"/>
        </w:rPr>
        <w:t>行政機関に要望が多いユニーク</w:t>
      </w:r>
      <w:r>
        <w:rPr>
          <w:rFonts w:hint="eastAsia"/>
        </w:rPr>
        <w:t>ID</w:t>
      </w:r>
      <w:bookmarkEnd w:id="207"/>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lastRenderedPageBreak/>
        <w:t xml:space="preserve">　</w:t>
      </w:r>
      <w:bookmarkStart w:id="208" w:name="_Toc103600085"/>
      <w:r>
        <w:rPr>
          <w:rFonts w:hint="eastAsia"/>
        </w:rPr>
        <w:t>成果測定指標（</w:t>
      </w:r>
      <w:r w:rsidR="00D728CF">
        <w:rPr>
          <w:rFonts w:hint="eastAsia"/>
        </w:rPr>
        <w:t>KGI,</w:t>
      </w:r>
      <w:r>
        <w:rPr>
          <w:rFonts w:hint="eastAsia"/>
        </w:rPr>
        <w:t>KPI</w:t>
      </w:r>
      <w:r>
        <w:rPr>
          <w:rFonts w:hint="eastAsia"/>
        </w:rPr>
        <w:t>）</w:t>
      </w:r>
      <w:bookmarkEnd w:id="208"/>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w:t>
      </w:r>
      <w:r>
        <w:rPr>
          <w:rFonts w:hint="eastAsia"/>
        </w:rPr>
        <w:lastRenderedPageBreak/>
        <w:t>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09" w:name="_Toc103600086"/>
      <w:r>
        <w:rPr>
          <w:rFonts w:hint="eastAsia"/>
        </w:rPr>
        <w:t>スマートシティ施策のKPI設定指針</w:t>
      </w:r>
      <w:r w:rsidR="00D33E22">
        <w:rPr>
          <w:rStyle w:val="affa"/>
        </w:rPr>
        <w:footnoteReference w:id="61"/>
      </w:r>
      <w:bookmarkEnd w:id="209"/>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10" w:name="_Toc103600087"/>
      <w:r>
        <w:rPr>
          <w:rFonts w:hint="eastAsia"/>
        </w:rPr>
        <w:t>デジタル田園都市　wellbeing指標</w:t>
      </w:r>
      <w:r w:rsidR="008878BF">
        <w:rPr>
          <w:rStyle w:val="affa"/>
        </w:rPr>
        <w:footnoteReference w:id="62"/>
      </w:r>
      <w:bookmarkEnd w:id="210"/>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11"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11"/>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lastRenderedPageBreak/>
        <w:t xml:space="preserve">　</w:t>
      </w:r>
      <w:bookmarkStart w:id="212" w:name="_Toc103600089"/>
      <w:r>
        <w:rPr>
          <w:rFonts w:hint="eastAsia"/>
        </w:rPr>
        <w:t>データカタログ</w:t>
      </w:r>
      <w:r w:rsidR="00A539F6">
        <w:rPr>
          <w:rFonts w:hint="eastAsia"/>
        </w:rPr>
        <w:t>等</w:t>
      </w:r>
      <w:bookmarkEnd w:id="212"/>
    </w:p>
    <w:p w14:paraId="7E93452A" w14:textId="50BDAE97" w:rsidR="00E21B02" w:rsidRDefault="00011252">
      <w:pPr>
        <w:pStyle w:val="22"/>
      </w:pPr>
      <w:r>
        <w:rPr>
          <w:rFonts w:hint="eastAsia"/>
        </w:rPr>
        <w:t xml:space="preserve">　</w:t>
      </w:r>
      <w:bookmarkStart w:id="213" w:name="_Toc103600090"/>
      <w:r>
        <w:rPr>
          <w:rFonts w:hint="eastAsia"/>
        </w:rPr>
        <w:t>データカタログ</w:t>
      </w:r>
      <w:bookmarkEnd w:id="213"/>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4" w:name="_Toc103600091"/>
      <w:r w:rsidR="006425E2">
        <w:rPr>
          <w:rFonts w:hint="eastAsia"/>
        </w:rPr>
        <w:t>データセットの</w:t>
      </w:r>
      <w:r>
        <w:rPr>
          <w:rFonts w:hint="eastAsia"/>
        </w:rPr>
        <w:t>メタデータ</w:t>
      </w:r>
      <w:bookmarkEnd w:id="214"/>
    </w:p>
    <w:p w14:paraId="7683C953" w14:textId="4CA917C4" w:rsidR="006425E2" w:rsidRDefault="006425E2" w:rsidP="006425E2">
      <w:pPr>
        <w:pStyle w:val="a7"/>
      </w:pPr>
      <w:r>
        <w:rPr>
          <w:rFonts w:hint="eastAsia"/>
        </w:rPr>
        <w:t>データ検索や管理のためのメタデータは、国際的な検索性も考慮して、W3Cが整備したDCAT（Data CATalogue）</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lastRenderedPageBreak/>
        <w:t>また、地理空間に特化したデータに関してはgeoDCAT、統計に関するデータはstatDCATを参照します。</w:t>
      </w:r>
    </w:p>
    <w:p w14:paraId="61466675" w14:textId="77777777" w:rsidR="008878BF" w:rsidRDefault="008878BF" w:rsidP="000D409F">
      <w:pPr>
        <w:pStyle w:val="32"/>
        <w:numPr>
          <w:ilvl w:val="0"/>
          <w:numId w:val="97"/>
        </w:numPr>
      </w:pPr>
      <w:bookmarkStart w:id="215" w:name="_Toc99390112"/>
      <w:bookmarkStart w:id="216" w:name="_Toc103600092"/>
      <w:r>
        <w:rPr>
          <w:rFonts w:hint="eastAsia"/>
        </w:rPr>
        <w:t>カタログ</w:t>
      </w:r>
      <w:bookmarkEnd w:id="215"/>
      <w:bookmarkEnd w:id="216"/>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17" w:name="_Toc99390113"/>
      <w:bookmarkStart w:id="218" w:name="_Toc103600093"/>
      <w:r w:rsidRPr="000D409F">
        <w:rPr>
          <w:rFonts w:hint="eastAsia"/>
        </w:rPr>
        <w:t>カタログレコード</w:t>
      </w:r>
      <w:bookmarkEnd w:id="217"/>
      <w:bookmarkEnd w:id="218"/>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bl>
    <w:p w14:paraId="5439519B" w14:textId="77777777" w:rsidR="003304C9" w:rsidRPr="003304C9" w:rsidRDefault="003304C9" w:rsidP="00D751B5">
      <w:pPr>
        <w:pStyle w:val="32"/>
      </w:pPr>
      <w:bookmarkStart w:id="219" w:name="_Toc99390114"/>
      <w:bookmarkStart w:id="220" w:name="_Toc103600094"/>
      <w:r w:rsidRPr="003304C9">
        <w:rPr>
          <w:rFonts w:hint="eastAsia"/>
        </w:rPr>
        <w:t>データセット</w:t>
      </w:r>
      <w:bookmarkEnd w:id="219"/>
      <w:bookmarkEnd w:id="220"/>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【例】日本語：ja、英語：en</w:t>
            </w:r>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21" w:name="_Toc99390115"/>
      <w:bookmarkStart w:id="222" w:name="_Toc103600095"/>
      <w:r w:rsidRPr="003304C9">
        <w:rPr>
          <w:rFonts w:hint="eastAsia"/>
        </w:rPr>
        <w:t>データサービス</w:t>
      </w:r>
      <w:bookmarkEnd w:id="221"/>
      <w:bookmarkEnd w:id="222"/>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23" w:name="_Toc99390116"/>
      <w:bookmarkStart w:id="224" w:name="_Toc103600096"/>
      <w:r>
        <w:rPr>
          <w:rFonts w:hint="eastAsia"/>
        </w:rPr>
        <w:t>ディストリビューション</w:t>
      </w:r>
      <w:bookmarkEnd w:id="223"/>
      <w:bookmarkEnd w:id="224"/>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lastRenderedPageBreak/>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639-2:1998」に準拠したアルファベット２文字又は３文字で表記する。【例】日本語：ja、英語：en</w:t>
            </w:r>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25" w:name="_Toc103600097"/>
      <w:r>
        <w:rPr>
          <w:rFonts w:hint="eastAsia"/>
        </w:rPr>
        <w:t>データディクショナリ</w:t>
      </w:r>
      <w:bookmarkEnd w:id="225"/>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lastRenderedPageBreak/>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lastRenderedPageBreak/>
        <w:t xml:space="preserve">　</w:t>
      </w:r>
      <w:bookmarkStart w:id="226" w:name="_Toc103600098"/>
      <w:r>
        <w:rPr>
          <w:rFonts w:hint="eastAsia"/>
        </w:rPr>
        <w:t>データの運用</w:t>
      </w:r>
      <w:bookmarkEnd w:id="226"/>
    </w:p>
    <w:p w14:paraId="41CE174F" w14:textId="477CC8AD" w:rsidR="00FF4DC4" w:rsidRDefault="00A8430E">
      <w:pPr>
        <w:pStyle w:val="22"/>
      </w:pPr>
      <w:r>
        <w:rPr>
          <w:rFonts w:hint="eastAsia"/>
        </w:rPr>
        <w:t xml:space="preserve">　</w:t>
      </w:r>
      <w:bookmarkStart w:id="227" w:name="_Toc103600099"/>
      <w:r w:rsidR="00FF4DC4">
        <w:rPr>
          <w:rFonts w:hint="eastAsia"/>
        </w:rPr>
        <w:t>データのエコシステムの構築</w:t>
      </w:r>
      <w:bookmarkEnd w:id="227"/>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28" w:name="_Toc103600100"/>
      <w:r w:rsidR="00880033">
        <w:rPr>
          <w:rFonts w:hint="eastAsia"/>
        </w:rPr>
        <w:t>データ</w:t>
      </w:r>
      <w:r w:rsidR="00A8430E">
        <w:rPr>
          <w:rFonts w:hint="eastAsia"/>
        </w:rPr>
        <w:t>の格納形態、送信形態</w:t>
      </w:r>
      <w:bookmarkEnd w:id="228"/>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29" w:name="_Toc103600101"/>
      <w:r>
        <w:rPr>
          <w:rFonts w:hint="eastAsia"/>
        </w:rPr>
        <w:t>データ品質</w:t>
      </w:r>
      <w:bookmarkEnd w:id="229"/>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lastRenderedPageBreak/>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lastRenderedPageBreak/>
        <w:t xml:space="preserve">　</w:t>
      </w:r>
      <w:bookmarkStart w:id="230"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30"/>
    </w:p>
    <w:p w14:paraId="1C84AB70" w14:textId="4A0ED408" w:rsidR="00272572" w:rsidRDefault="00272572">
      <w:pPr>
        <w:pStyle w:val="22"/>
        <w:numPr>
          <w:ilvl w:val="1"/>
          <w:numId w:val="90"/>
        </w:numPr>
      </w:pPr>
      <w:r>
        <w:rPr>
          <w:rFonts w:hint="eastAsia"/>
        </w:rPr>
        <w:t xml:space="preserve">　</w:t>
      </w:r>
      <w:bookmarkStart w:id="231" w:name="_Toc103600103"/>
      <w:r>
        <w:rPr>
          <w:rFonts w:hint="eastAsia"/>
        </w:rPr>
        <w:t>土地</w:t>
      </w:r>
      <w:bookmarkEnd w:id="231"/>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LandUse(CityGML)</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tran:usage</w:t>
            </w:r>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contactPoint</w:t>
            </w:r>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lastRenderedPageBreak/>
        <w:t xml:space="preserve">　</w:t>
      </w:r>
      <w:bookmarkStart w:id="232" w:name="_Toc103600104"/>
      <w:r>
        <w:rPr>
          <w:rFonts w:hint="eastAsia"/>
        </w:rPr>
        <w:t>建物</w:t>
      </w:r>
      <w:bookmarkEnd w:id="232"/>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Building（CityGML)</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uro:buildingIDAttribute</w:t>
            </w:r>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bldg:class</w:t>
            </w:r>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bldg:consistsOfBuildingPart</w:t>
            </w:r>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containsPlace</w:t>
            </w:r>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consistsOfBuildingPartは複数の建物群を表し、関連建物と類似データ項目である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bldg:address</w:t>
            </w:r>
            <w:r w:rsidRPr="00106C49">
              <w:rPr>
                <w:rFonts w:ascii="游ゴシック" w:eastAsia="游ゴシック" w:hAnsi="游ゴシック" w:cs="ＭＳ Ｐゴシック" w:hint="eastAsia"/>
                <w:color w:val="000000"/>
                <w:kern w:val="0"/>
                <w:sz w:val="20"/>
                <w:szCs w:val="20"/>
              </w:rPr>
              <w:br/>
              <w:t>(gml:boundedby)</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bldg:function</w:t>
            </w:r>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bldg:usage</w:t>
            </w:r>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lastRenderedPageBreak/>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bldg:measuredHeight</w:t>
            </w:r>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floorsAboveGround</w:t>
            </w:r>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bldg:storeysAboveGround</w:t>
            </w:r>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floorsBelowGround</w:t>
            </w:r>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bldg:storeysBelowGround</w:t>
            </w:r>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bldg:yearOfConstruction</w:t>
            </w:r>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lastRenderedPageBreak/>
        <w:t xml:space="preserve">　</w:t>
      </w:r>
      <w:bookmarkStart w:id="233" w:name="_Toc103600105"/>
      <w:r>
        <w:rPr>
          <w:rFonts w:hint="eastAsia"/>
        </w:rPr>
        <w:t>施設</w:t>
      </w:r>
      <w:bookmarkEnd w:id="233"/>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UrbanFacility</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(urf:usage)</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refBuilding</w:t>
            </w:r>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lastRenderedPageBreak/>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maximumAttendeeCapacity</w:t>
            </w:r>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startDate</w:t>
            </w:r>
            <w:r w:rsidRPr="00106C49">
              <w:rPr>
                <w:rFonts w:ascii="游ゴシック" w:eastAsia="游ゴシック" w:hAnsi="游ゴシック" w:cs="ＭＳ Ｐゴシック" w:hint="eastAsia"/>
                <w:color w:val="000000"/>
                <w:kern w:val="0"/>
                <w:sz w:val="20"/>
                <w:szCs w:val="20"/>
              </w:rPr>
              <w:t>」「</w:t>
            </w:r>
            <w:r w:rsidRPr="00106C49">
              <w:rPr>
                <w:rFonts w:ascii="游ゴシック" w:eastAsia="游ゴシック" w:hAnsi="游ゴシック" w:cs="ＭＳ Ｐゴシック" w:hint="eastAsia"/>
                <w:b/>
                <w:bCs/>
                <w:color w:val="000000"/>
                <w:kern w:val="0"/>
                <w:sz w:val="20"/>
                <w:szCs w:val="20"/>
              </w:rPr>
              <w:t>endDate</w:t>
            </w:r>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lastRenderedPageBreak/>
        <w:t xml:space="preserve">　</w:t>
      </w:r>
      <w:bookmarkStart w:id="234" w:name="_Toc103600106"/>
      <w:r>
        <w:rPr>
          <w:rFonts w:hint="eastAsia"/>
        </w:rPr>
        <w:t>設備</w:t>
      </w:r>
      <w:bookmarkEnd w:id="234"/>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CityFurniture</w:t>
            </w:r>
            <w:r w:rsidRPr="00A27747">
              <w:rPr>
                <w:rFonts w:ascii="游ゴシック" w:eastAsia="游ゴシック" w:hAnsi="游ゴシック" w:cs="ＭＳ Ｐゴシック" w:hint="eastAsia"/>
                <w:color w:val="000000"/>
                <w:kern w:val="0"/>
                <w:sz w:val="20"/>
                <w:szCs w:val="20"/>
              </w:rPr>
              <w:br/>
              <w:t>BuildingInsallation</w:t>
            </w:r>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bldg:class</w:t>
            </w:r>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bldg:function</w:t>
            </w:r>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gml:description</w:t>
            </w:r>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itemCondition</w:t>
            </w:r>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(gml:boundedby)</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lastRenderedPageBreak/>
        <w:t xml:space="preserve">　</w:t>
      </w:r>
      <w:bookmarkStart w:id="235" w:name="_Toc103600107"/>
      <w:r>
        <w:rPr>
          <w:rFonts w:hint="eastAsia"/>
        </w:rPr>
        <w:t>イベント</w:t>
      </w:r>
      <w:bookmarkEnd w:id="235"/>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inLanguage</w:t>
            </w:r>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subCategory</w:t>
            </w:r>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webSite</w:t>
            </w:r>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mainEntityOfPage</w:t>
            </w:r>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r w:rsidRPr="00023739">
              <w:rPr>
                <w:rFonts w:ascii="游ゴシック" w:eastAsia="游ゴシック" w:hAnsi="游ゴシック" w:cs="ＭＳ Ｐゴシック" w:hint="eastAsia"/>
                <w:color w:val="24292F"/>
                <w:kern w:val="0"/>
                <w:sz w:val="20"/>
                <w:szCs w:val="20"/>
              </w:rPr>
              <w:t>contentURL</w:t>
            </w:r>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additionalType</w:t>
            </w:r>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lastRenderedPageBreak/>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lastRenderedPageBreak/>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priceSpecification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paymentAccepted</w:t>
            </w:r>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accessPlan</w:t>
            </w:r>
            <w:r w:rsidRPr="00023739">
              <w:rPr>
                <w:rFonts w:ascii="游ゴシック" w:eastAsia="游ゴシック" w:hAnsi="游ゴシック" w:cs="ＭＳ Ｐゴシック" w:hint="eastAsia"/>
                <w:color w:val="000000"/>
                <w:kern w:val="0"/>
                <w:sz w:val="20"/>
                <w:szCs w:val="20"/>
              </w:rPr>
              <w:br/>
              <w:t>transportServices</w:t>
            </w:r>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contactPoint</w:t>
            </w:r>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wheelChairAccessible</w:t>
            </w:r>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66C0" w14:textId="77777777" w:rsidR="00381005" w:rsidRDefault="00381005" w:rsidP="00DE2071">
      <w:r>
        <w:separator/>
      </w:r>
    </w:p>
  </w:endnote>
  <w:endnote w:type="continuationSeparator" w:id="0">
    <w:p w14:paraId="7EC2FAA8" w14:textId="77777777" w:rsidR="00381005" w:rsidRDefault="00381005" w:rsidP="00DE2071">
      <w:r>
        <w:continuationSeparator/>
      </w:r>
    </w:p>
  </w:endnote>
  <w:endnote w:type="continuationNotice" w:id="1">
    <w:p w14:paraId="1FBDEFD4" w14:textId="77777777" w:rsidR="00381005" w:rsidRDefault="0038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F852F" w14:textId="77777777" w:rsidR="00381005" w:rsidRDefault="00381005" w:rsidP="00DE2071">
      <w:r>
        <w:separator/>
      </w:r>
    </w:p>
  </w:footnote>
  <w:footnote w:type="continuationSeparator" w:id="0">
    <w:p w14:paraId="772D3756" w14:textId="77777777" w:rsidR="00381005" w:rsidRDefault="00381005" w:rsidP="00DE2071">
      <w:r>
        <w:continuationSeparator/>
      </w:r>
    </w:p>
  </w:footnote>
  <w:footnote w:type="continuationNotice" w:id="1">
    <w:p w14:paraId="44647A6D" w14:textId="77777777" w:rsidR="00381005" w:rsidRDefault="00381005"/>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6055E87F" w:rsidR="00645636" w:rsidRPr="00E71760" w:rsidRDefault="00645636">
      <w:pPr>
        <w:pStyle w:val="aff8"/>
      </w:pPr>
      <w:r>
        <w:rPr>
          <w:rStyle w:val="affa"/>
        </w:rPr>
        <w:footnoteRef/>
      </w:r>
      <w:r>
        <w:t xml:space="preserve"> </w:t>
      </w:r>
      <w:r w:rsidRPr="00FC3ECC">
        <w:t>https://www.digital.go.jp/policies/data_strategy_government_interoperability_framework/</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33C9C939" w:rsidR="00645636" w:rsidRDefault="00645636">
      <w:pPr>
        <w:pStyle w:val="aff8"/>
      </w:pPr>
      <w:r>
        <w:rPr>
          <w:rStyle w:val="affa"/>
        </w:rPr>
        <w:footnoteRef/>
      </w:r>
      <w:r>
        <w:t xml:space="preserve"> </w:t>
      </w:r>
      <w:r w:rsidRPr="00FC3ECC">
        <w:t>https://www.digital.go.jp/policies/data_strategy_government_interoperability_framework/</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2675ACF8" w14:textId="0D0E7925" w:rsidR="00645636" w:rsidRPr="0090585F" w:rsidRDefault="00645636" w:rsidP="009D0F9F">
      <w:pPr>
        <w:pStyle w:val="affd"/>
        <w:ind w:leftChars="0" w:left="0"/>
      </w:pPr>
      <w:r>
        <w:rPr>
          <w:rStyle w:val="affa"/>
        </w:rPr>
        <w:footnoteRef/>
      </w:r>
      <w:r>
        <w:t xml:space="preserve"> </w:t>
      </w:r>
      <w:r w:rsidRPr="007F7732">
        <w:t>https://www.maff.go.jp/j/tokei/porigon/</w:t>
      </w:r>
    </w:p>
  </w:footnote>
  <w:footnote w:id="23">
    <w:p w14:paraId="097D14F5" w14:textId="20059679" w:rsidR="00645636" w:rsidRPr="0090585F" w:rsidRDefault="00645636" w:rsidP="009D0F9F">
      <w:pPr>
        <w:pStyle w:val="affd"/>
        <w:ind w:leftChars="0" w:left="0"/>
      </w:pPr>
      <w:r>
        <w:rPr>
          <w:rStyle w:val="affa"/>
        </w:rPr>
        <w:footnoteRef/>
      </w:r>
      <w:r>
        <w:t xml:space="preserve"> </w:t>
      </w:r>
      <w:r w:rsidRPr="00892539">
        <w:t>https://nlftp.mlit.go.jp/ksj/index.html#kokudo</w:t>
      </w: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79DF076B" w:rsidR="00645636" w:rsidRPr="00F64D6E" w:rsidRDefault="00645636">
      <w:pPr>
        <w:pStyle w:val="aff8"/>
      </w:pPr>
      <w:r>
        <w:rPr>
          <w:rStyle w:val="affa"/>
        </w:rPr>
        <w:footnoteRef/>
      </w:r>
      <w:r>
        <w:t xml:space="preserve"> </w:t>
      </w:r>
      <w:r w:rsidRPr="00F64D6E">
        <w:t>https://www.digital.go.jp/policies/data_strategy_government_interoperability_framework/</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bordersDoNotSurroundHeader/>
  <w:bordersDoNotSurroundFooter/>
  <w:trackRevisions/>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0B8"/>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9F0"/>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005"/>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08E9"/>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0F9F"/>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0EFB"/>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457"/>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9F7C804-5D59-4272-A3AD-6D769A93193E}"/>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122</Pages>
  <Words>13153</Words>
  <Characters>74976</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87954</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2022-08-31T08:53:00Z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ies>
</file>