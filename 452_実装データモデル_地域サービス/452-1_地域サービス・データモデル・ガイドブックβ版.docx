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0C27E125" w:rsidR="00714278" w:rsidRDefault="00791125" w:rsidP="003773C3">
      <w:pPr>
        <w:pStyle w:val="af7"/>
      </w:pPr>
      <w:r>
        <w:rPr>
          <w:rFonts w:hint="eastAsia"/>
        </w:rPr>
        <w:t>実装データモデル</w:t>
      </w:r>
    </w:p>
    <w:bookmarkEnd w:id="0"/>
    <w:bookmarkEnd w:id="1"/>
    <w:p w14:paraId="76F5C8FD" w14:textId="7882F94E"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p>
    <w:p w14:paraId="00BB9CA8" w14:textId="055E082F" w:rsidR="003D6FDB" w:rsidRPr="003D6FDB" w:rsidRDefault="00323F71" w:rsidP="003D6FDB">
      <w:pPr>
        <w:jc w:val="center"/>
      </w:pPr>
      <w:r>
        <w:rPr>
          <w:rFonts w:hint="eastAsia"/>
        </w:rPr>
        <w:t>β</w:t>
      </w:r>
      <w:r w:rsidR="003D6FDB">
        <w:rPr>
          <w:rFonts w:hint="eastAsia"/>
        </w:rPr>
        <w:t>版</w:t>
      </w:r>
    </w:p>
    <w:p w14:paraId="1C5D6705" w14:textId="48CCF1F6" w:rsidR="003773C3" w:rsidRDefault="003773C3" w:rsidP="003773C3"/>
    <w:p w14:paraId="796B3BBC" w14:textId="79E4C1A6" w:rsidR="00F568C6" w:rsidRPr="00F568C6" w:rsidRDefault="00F568C6" w:rsidP="003773C3">
      <w:pPr>
        <w:rPr>
          <w:sz w:val="20"/>
          <w:szCs w:val="18"/>
        </w:rPr>
      </w:pPr>
      <w:r w:rsidRPr="00F568C6">
        <w:rPr>
          <w:rFonts w:hint="eastAsia"/>
          <w:sz w:val="20"/>
          <w:szCs w:val="18"/>
        </w:rPr>
        <w:t>地域サービス：スーパーシティ、スマートシティ、デジタル田園都市等で活用されるサービス</w:t>
      </w:r>
    </w:p>
    <w:p w14:paraId="4645ED94" w14:textId="77777777" w:rsidR="003773C3" w:rsidRPr="00D20CEE" w:rsidRDefault="003773C3" w:rsidP="003773C3"/>
    <w:p w14:paraId="03B81A8A" w14:textId="5781613E" w:rsidR="003773C3" w:rsidRDefault="003773C3" w:rsidP="003773C3"/>
    <w:p w14:paraId="211D2D32" w14:textId="106373B8" w:rsidR="00791125" w:rsidRPr="00F039D2" w:rsidRDefault="00791125" w:rsidP="00791125">
      <w:pPr>
        <w:ind w:firstLine="280"/>
        <w:jc w:val="center"/>
        <w:rPr>
          <w:rFonts w:ascii="ＭＳ ゴシック" w:eastAsia="ＭＳ ゴシック" w:hAnsi="ＭＳ ゴシック"/>
          <w:sz w:val="28"/>
        </w:rPr>
      </w:pPr>
      <w:r>
        <w:rPr>
          <w:rFonts w:ascii="ＭＳ ゴシック" w:eastAsia="ＭＳ ゴシック" w:hAnsi="ＭＳ ゴシック" w:hint="eastAsia"/>
          <w:sz w:val="28"/>
        </w:rPr>
        <w:t>2</w:t>
      </w:r>
      <w:r>
        <w:rPr>
          <w:rFonts w:ascii="ＭＳ ゴシック" w:eastAsia="ＭＳ ゴシック" w:hAnsi="ＭＳ ゴシック"/>
          <w:sz w:val="28"/>
        </w:rPr>
        <w:t>0</w:t>
      </w:r>
      <w:r>
        <w:rPr>
          <w:rFonts w:ascii="ＭＳ ゴシック" w:eastAsia="ＭＳ ゴシック" w:hAnsi="ＭＳ ゴシック" w:hint="eastAsia"/>
          <w:sz w:val="28"/>
        </w:rPr>
        <w:t>22年</w:t>
      </w:r>
      <w:r w:rsidR="00894D02">
        <w:rPr>
          <w:rFonts w:ascii="ＭＳ ゴシック" w:eastAsia="ＭＳ ゴシック" w:hAnsi="ＭＳ ゴシック" w:hint="eastAsia"/>
          <w:sz w:val="28"/>
        </w:rPr>
        <w:t>5</w:t>
      </w:r>
      <w:r w:rsidRPr="00F039D2">
        <w:rPr>
          <w:rFonts w:ascii="ＭＳ ゴシック" w:eastAsia="ＭＳ ゴシック" w:hAnsi="ＭＳ ゴシック" w:hint="eastAsia"/>
          <w:sz w:val="28"/>
        </w:rPr>
        <w:t>月</w:t>
      </w:r>
      <w:r w:rsidR="00894D02">
        <w:rPr>
          <w:rFonts w:ascii="ＭＳ ゴシック" w:eastAsia="ＭＳ ゴシック" w:hAnsi="ＭＳ ゴシック" w:hint="eastAsia"/>
          <w:sz w:val="28"/>
        </w:rPr>
        <w:t>31日</w:t>
      </w:r>
    </w:p>
    <w:p w14:paraId="775B8A0A" w14:textId="6F81D5AC" w:rsidR="00791125" w:rsidRDefault="00791125" w:rsidP="00791125">
      <w:pPr>
        <w:ind w:firstLine="240"/>
      </w:pPr>
    </w:p>
    <w:p w14:paraId="62EF1044" w14:textId="08BB48EE" w:rsidR="0031472A" w:rsidRPr="00894D02" w:rsidRDefault="0031472A" w:rsidP="0031472A">
      <w:pPr>
        <w:ind w:firstLine="240"/>
        <w:jc w:val="center"/>
        <w:rPr>
          <w:rFonts w:ascii="ＭＳ ゴシック" w:eastAsia="ＭＳ ゴシック" w:hAnsi="ＭＳ ゴシック"/>
        </w:rPr>
      </w:pPr>
      <w:r w:rsidRPr="00894D02">
        <w:rPr>
          <w:rFonts w:ascii="ＭＳ ゴシック" w:eastAsia="ＭＳ ゴシック" w:hAnsi="ＭＳ ゴシック" w:hint="eastAsia"/>
        </w:rPr>
        <w:t>デジタル庁</w:t>
      </w:r>
    </w:p>
    <w:p w14:paraId="0DCB884A" w14:textId="77777777" w:rsidR="00791125" w:rsidRDefault="00791125" w:rsidP="00791125">
      <w:pPr>
        <w:ind w:firstLine="240"/>
      </w:pPr>
    </w:p>
    <w:p w14:paraId="54382CAA" w14:textId="5076D407" w:rsidR="00791125" w:rsidRPr="001649F7"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本ドキュメント</w:t>
      </w:r>
      <w:r w:rsidR="00F568C6">
        <w:rPr>
          <w:rFonts w:hint="eastAsia"/>
        </w:rPr>
        <w:t>は、地域サービス</w:t>
      </w:r>
      <w:r w:rsidR="009E7F09">
        <w:rPr>
          <w:rFonts w:hint="eastAsia"/>
        </w:rPr>
        <w:t>間の</w:t>
      </w:r>
      <w:r w:rsidRPr="001649F7">
        <w:rPr>
          <w:rFonts w:hint="eastAsia"/>
        </w:rPr>
        <w:t>相互運用性を確保するため</w:t>
      </w:r>
      <w:r>
        <w:rPr>
          <w:rFonts w:hint="eastAsia"/>
        </w:rPr>
        <w:t>の</w:t>
      </w:r>
      <w:r w:rsidRPr="001649F7">
        <w:rPr>
          <w:rFonts w:hint="eastAsia"/>
        </w:rPr>
        <w:t>参照データモデル</w:t>
      </w:r>
      <w:r>
        <w:rPr>
          <w:rFonts w:hint="eastAsia"/>
        </w:rPr>
        <w:t>ガイド</w:t>
      </w:r>
      <w:r w:rsidRPr="001649F7">
        <w:rPr>
          <w:rFonts w:hint="eastAsia"/>
        </w:rPr>
        <w:t>です。</w:t>
      </w:r>
    </w:p>
    <w:p w14:paraId="0A164EED" w14:textId="77777777" w:rsidR="00791125"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既存のデータモデルを使っている場合に、必ずしもこのモデルに変換する必要はありません。</w:t>
      </w:r>
      <w:r>
        <w:rPr>
          <w:rFonts w:hint="eastAsia"/>
        </w:rPr>
        <w:t>既存のデータモデルを使用しているときにも、外部とのデータ交換時にこのモデルを参照することで、様々な都市やアプリケーションとデータ連携することが容易になります。</w:t>
      </w:r>
    </w:p>
    <w:p w14:paraId="01D68ADC" w14:textId="1E99C1A3" w:rsidR="00B800C6" w:rsidRPr="00791125" w:rsidRDefault="00B800C6"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AE0537" w14:textId="4B8BDD0F" w:rsidR="00F568C6" w:rsidRDefault="00F568C6"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はじめに</w:t>
      </w:r>
    </w:p>
    <w:p w14:paraId="4FAC6A3B" w14:textId="247434D9" w:rsidR="00F568C6" w:rsidRDefault="00F568C6" w:rsidP="003773C3">
      <w:pPr>
        <w:kinsoku w:val="0"/>
        <w:autoSpaceDE w:val="0"/>
        <w:autoSpaceDN w:val="0"/>
        <w:rPr>
          <w:rFonts w:ascii="ＭＳ ゴシック" w:eastAsia="ＭＳ ゴシック" w:hAnsi="ＭＳ ゴシック"/>
          <w:szCs w:val="24"/>
        </w:rPr>
      </w:pPr>
    </w:p>
    <w:p w14:paraId="191C3363" w14:textId="3684DC7E" w:rsidR="00F568C6" w:rsidRDefault="00F568C6" w:rsidP="00BF7352">
      <w:pPr>
        <w:pStyle w:val="a6"/>
        <w:ind w:firstLine="240"/>
      </w:pPr>
      <w:r>
        <w:rPr>
          <w:rFonts w:hint="eastAsia"/>
        </w:rPr>
        <w:t>本書は、「</w:t>
      </w:r>
      <w:r w:rsidR="00D379D3" w:rsidRPr="00D379D3">
        <w:rPr>
          <w:rFonts w:hint="eastAsia"/>
        </w:rPr>
        <w:t>スーパーシティ／スマートシティの</w:t>
      </w:r>
      <w:r w:rsidR="003519A8">
        <w:rPr>
          <w:rFonts w:hint="eastAsia"/>
        </w:rPr>
        <w:t>データ連携等</w:t>
      </w:r>
      <w:r w:rsidR="00D379D3" w:rsidRPr="00D379D3">
        <w:rPr>
          <w:rFonts w:hint="eastAsia"/>
        </w:rPr>
        <w:t>に関する検討会</w:t>
      </w:r>
      <w:r w:rsidR="003519A8">
        <w:rPr>
          <w:rFonts w:hint="eastAsia"/>
        </w:rPr>
        <w:t xml:space="preserve"> 中間とりまとめ</w:t>
      </w:r>
      <w:r>
        <w:rPr>
          <w:rFonts w:hint="eastAsia"/>
        </w:rPr>
        <w:t>」</w:t>
      </w:r>
      <w:r w:rsidR="003519A8">
        <w:rPr>
          <w:rFonts w:hint="eastAsia"/>
        </w:rPr>
        <w:t>（令和３年４月）</w:t>
      </w:r>
      <w:r>
        <w:rPr>
          <w:rFonts w:hint="eastAsia"/>
        </w:rPr>
        <w:t>を</w:t>
      </w:r>
      <w:r w:rsidR="003C2A2E">
        <w:rPr>
          <w:rFonts w:hint="eastAsia"/>
        </w:rPr>
        <w:t>踏まえ、</w:t>
      </w:r>
      <w:r>
        <w:rPr>
          <w:rFonts w:hint="eastAsia"/>
        </w:rPr>
        <w:t>デジタル庁が拡張した</w:t>
      </w:r>
      <w:r w:rsidR="003C2A2E">
        <w:rPr>
          <w:rFonts w:hint="eastAsia"/>
        </w:rPr>
        <w:t>、</w:t>
      </w:r>
      <w:r w:rsidR="003C2A2E" w:rsidRPr="003519A8">
        <w:rPr>
          <w:rFonts w:hint="eastAsia"/>
        </w:rPr>
        <w:t>地域サービス間の相互運用性を確保するための参照データモデルガイド</w:t>
      </w:r>
      <w:r>
        <w:rPr>
          <w:rFonts w:hint="eastAsia"/>
        </w:rPr>
        <w:t>です。</w:t>
      </w:r>
    </w:p>
    <w:p w14:paraId="3B99A480" w14:textId="77777777" w:rsidR="003773C3" w:rsidRDefault="003773C3" w:rsidP="00BF7352">
      <w:pPr>
        <w:pStyle w:val="a6"/>
        <w:ind w:firstLine="240"/>
      </w:pPr>
    </w:p>
    <w:p w14:paraId="7A0E611E" w14:textId="7668410B" w:rsidR="00F568C6" w:rsidRDefault="00F568C6" w:rsidP="00BF7352">
      <w:pPr>
        <w:pStyle w:val="a6"/>
        <w:ind w:firstLine="240"/>
      </w:pPr>
      <w:r>
        <w:rPr>
          <w:rFonts w:hint="eastAsia"/>
        </w:rPr>
        <w:t>参照データモデルとは、いわゆる「ひな形」といわれるもので、データ項目を部分利用したり、独自データ項目を追加、拡張</w:t>
      </w:r>
      <w:r w:rsidR="006E311D">
        <w:rPr>
          <w:rFonts w:hint="eastAsia"/>
        </w:rPr>
        <w:t>したり</w:t>
      </w:r>
      <w:r>
        <w:rPr>
          <w:rFonts w:hint="eastAsia"/>
        </w:rPr>
        <w:t>して使うことができます。</w:t>
      </w:r>
    </w:p>
    <w:p w14:paraId="26FA8C47" w14:textId="678E7E81" w:rsidR="006E311D" w:rsidRDefault="006E311D" w:rsidP="00BF7352">
      <w:pPr>
        <w:pStyle w:val="a6"/>
        <w:ind w:firstLine="240"/>
      </w:pPr>
      <w:r>
        <w:rPr>
          <w:rFonts w:hint="eastAsia"/>
        </w:rPr>
        <w:t>コア</w:t>
      </w:r>
      <w:r w:rsidR="00F53228">
        <w:rPr>
          <w:rFonts w:hint="eastAsia"/>
        </w:rPr>
        <w:t>となる</w:t>
      </w:r>
      <w:r>
        <w:rPr>
          <w:rFonts w:hint="eastAsia"/>
        </w:rPr>
        <w:t>部分を共通化したり、データ間の対応関係を明確にすること</w:t>
      </w:r>
      <w:r w:rsidR="00F53228">
        <w:rPr>
          <w:rFonts w:hint="eastAsia"/>
        </w:rPr>
        <w:t>で</w:t>
      </w:r>
      <w:r>
        <w:rPr>
          <w:rFonts w:hint="eastAsia"/>
        </w:rPr>
        <w:t>、高い相互運用性を実現すると同時に、各データ関係者の</w:t>
      </w:r>
      <w:r w:rsidR="00BF7352">
        <w:rPr>
          <w:rFonts w:hint="eastAsia"/>
        </w:rPr>
        <w:t>取り組みの</w:t>
      </w:r>
      <w:r>
        <w:rPr>
          <w:rFonts w:hint="eastAsia"/>
        </w:rPr>
        <w:t>柔軟性を確保することができます。</w:t>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57442D53" w14:textId="6636C549" w:rsidR="009200FA"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3599916" w:history="1">
            <w:r w:rsidR="009200FA" w:rsidRPr="00E81981">
              <w:rPr>
                <w:rStyle w:val="aff7"/>
                <w:noProof/>
                <w14:scene3d>
                  <w14:camera w14:prst="orthographicFront"/>
                  <w14:lightRig w14:rig="threePt" w14:dir="t">
                    <w14:rot w14:lat="0" w14:lon="0" w14:rev="0"/>
                  </w14:lightRig>
                </w14:scene3d>
              </w:rPr>
              <w:t>１</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_Toc103599916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6D8BB738" w14:textId="13CC8855" w:rsidR="009200FA" w:rsidRDefault="00381005">
          <w:pPr>
            <w:pStyle w:val="24"/>
            <w:tabs>
              <w:tab w:val="right" w:leader="dot" w:pos="8494"/>
            </w:tabs>
            <w:rPr>
              <w:rFonts w:asciiTheme="minorHAnsi" w:eastAsiaTheme="minorEastAsia"/>
              <w:noProof/>
              <w:sz w:val="21"/>
            </w:rPr>
          </w:pPr>
          <w:hyperlink w:anchor="_Toc103599917" w:history="1">
            <w:r w:rsidR="009200FA" w:rsidRPr="00E81981">
              <w:rPr>
                <w:rStyle w:val="aff7"/>
                <w:noProof/>
                <w14:scene3d>
                  <w14:camera w14:prst="orthographicFront"/>
                  <w14:lightRig w14:rig="threePt" w14:dir="t">
                    <w14:rot w14:lat="0" w14:lon="0" w14:rev="0"/>
                  </w14:lightRig>
                </w14:scene3d>
              </w:rPr>
              <w:t>１.１</w:t>
            </w:r>
            <w:r w:rsidR="009200FA" w:rsidRPr="00E81981">
              <w:rPr>
                <w:rStyle w:val="aff7"/>
                <w:noProof/>
              </w:rPr>
              <w:t xml:space="preserve"> 背景</w:t>
            </w:r>
            <w:r w:rsidR="009200FA">
              <w:rPr>
                <w:noProof/>
                <w:webHidden/>
              </w:rPr>
              <w:tab/>
            </w:r>
            <w:r w:rsidR="009200FA">
              <w:rPr>
                <w:noProof/>
                <w:webHidden/>
              </w:rPr>
              <w:fldChar w:fldCharType="begin"/>
            </w:r>
            <w:r w:rsidR="009200FA">
              <w:rPr>
                <w:noProof/>
                <w:webHidden/>
              </w:rPr>
              <w:instrText xml:space="preserve"> PAGEREF _Toc103599917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2400D908" w14:textId="438AD388" w:rsidR="009200FA" w:rsidRDefault="00381005">
          <w:pPr>
            <w:pStyle w:val="24"/>
            <w:tabs>
              <w:tab w:val="right" w:leader="dot" w:pos="8494"/>
            </w:tabs>
            <w:rPr>
              <w:rFonts w:asciiTheme="minorHAnsi" w:eastAsiaTheme="minorEastAsia"/>
              <w:noProof/>
              <w:sz w:val="21"/>
            </w:rPr>
          </w:pPr>
          <w:hyperlink w:anchor="_Toc103599918" w:history="1">
            <w:r w:rsidR="009200FA" w:rsidRPr="00E81981">
              <w:rPr>
                <w:rStyle w:val="aff7"/>
                <w:noProof/>
                <w14:scene3d>
                  <w14:camera w14:prst="orthographicFront"/>
                  <w14:lightRig w14:rig="threePt" w14:dir="t">
                    <w14:rot w14:lat="0" w14:lon="0" w14:rev="0"/>
                  </w14:lightRig>
                </w14:scene3d>
              </w:rPr>
              <w:t>１.２</w:t>
            </w:r>
            <w:r w:rsidR="009200FA" w:rsidRPr="00E81981">
              <w:rPr>
                <w:rStyle w:val="aff7"/>
                <w:noProof/>
              </w:rPr>
              <w:t xml:space="preserve"> 目的</w:t>
            </w:r>
            <w:r w:rsidR="009200FA">
              <w:rPr>
                <w:noProof/>
                <w:webHidden/>
              </w:rPr>
              <w:tab/>
            </w:r>
            <w:r w:rsidR="009200FA">
              <w:rPr>
                <w:noProof/>
                <w:webHidden/>
              </w:rPr>
              <w:fldChar w:fldCharType="begin"/>
            </w:r>
            <w:r w:rsidR="009200FA">
              <w:rPr>
                <w:noProof/>
                <w:webHidden/>
              </w:rPr>
              <w:instrText xml:space="preserve"> PAGEREF _Toc103599918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F92BAC8" w14:textId="6AB54135" w:rsidR="009200FA" w:rsidRDefault="00381005">
          <w:pPr>
            <w:pStyle w:val="24"/>
            <w:tabs>
              <w:tab w:val="right" w:leader="dot" w:pos="8494"/>
            </w:tabs>
            <w:rPr>
              <w:rFonts w:asciiTheme="minorHAnsi" w:eastAsiaTheme="minorEastAsia"/>
              <w:noProof/>
              <w:sz w:val="21"/>
            </w:rPr>
          </w:pPr>
          <w:hyperlink w:anchor="_Toc103599919" w:history="1">
            <w:r w:rsidR="009200FA" w:rsidRPr="00E81981">
              <w:rPr>
                <w:rStyle w:val="aff7"/>
                <w:noProof/>
                <w14:scene3d>
                  <w14:camera w14:prst="orthographicFront"/>
                  <w14:lightRig w14:rig="threePt" w14:dir="t">
                    <w14:rot w14:lat="0" w14:lon="0" w14:rev="0"/>
                  </w14:lightRig>
                </w14:scene3d>
              </w:rPr>
              <w:t>１.３</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_Toc103599919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B14714F" w14:textId="0DE570AC" w:rsidR="009200FA" w:rsidRDefault="00381005">
          <w:pPr>
            <w:pStyle w:val="34"/>
            <w:tabs>
              <w:tab w:val="left" w:pos="1050"/>
              <w:tab w:val="right" w:leader="dot" w:pos="8494"/>
            </w:tabs>
            <w:rPr>
              <w:rFonts w:asciiTheme="minorHAnsi" w:eastAsiaTheme="minorEastAsia"/>
              <w:noProof/>
              <w:sz w:val="21"/>
            </w:rPr>
          </w:pPr>
          <w:hyperlink w:anchor="_Toc103599920"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メリット・デメリット</w:t>
            </w:r>
            <w:r w:rsidR="009200FA">
              <w:rPr>
                <w:noProof/>
                <w:webHidden/>
              </w:rPr>
              <w:tab/>
            </w:r>
            <w:r w:rsidR="009200FA">
              <w:rPr>
                <w:noProof/>
                <w:webHidden/>
              </w:rPr>
              <w:fldChar w:fldCharType="begin"/>
            </w:r>
            <w:r w:rsidR="009200FA">
              <w:rPr>
                <w:noProof/>
                <w:webHidden/>
              </w:rPr>
              <w:instrText xml:space="preserve"> PAGEREF _Toc103599920 \h </w:instrText>
            </w:r>
            <w:r w:rsidR="009200FA">
              <w:rPr>
                <w:noProof/>
                <w:webHidden/>
              </w:rPr>
            </w:r>
            <w:r w:rsidR="009200FA">
              <w:rPr>
                <w:noProof/>
                <w:webHidden/>
              </w:rPr>
              <w:fldChar w:fldCharType="separate"/>
            </w:r>
            <w:r w:rsidR="009200FA">
              <w:rPr>
                <w:noProof/>
                <w:webHidden/>
              </w:rPr>
              <w:t>9</w:t>
            </w:r>
            <w:r w:rsidR="009200FA">
              <w:rPr>
                <w:noProof/>
                <w:webHidden/>
              </w:rPr>
              <w:fldChar w:fldCharType="end"/>
            </w:r>
          </w:hyperlink>
        </w:p>
        <w:p w14:paraId="6A4BB7B1" w14:textId="111BC01F" w:rsidR="009200FA" w:rsidRDefault="00381005">
          <w:pPr>
            <w:pStyle w:val="34"/>
            <w:tabs>
              <w:tab w:val="left" w:pos="1050"/>
              <w:tab w:val="right" w:leader="dot" w:pos="8494"/>
            </w:tabs>
            <w:rPr>
              <w:rFonts w:asciiTheme="minorHAnsi" w:eastAsiaTheme="minorEastAsia"/>
              <w:noProof/>
              <w:sz w:val="21"/>
            </w:rPr>
          </w:pPr>
          <w:hyperlink w:anchor="_Toc103599921" w:history="1">
            <w:r w:rsidR="009200FA" w:rsidRPr="00E81981">
              <w:rPr>
                <w:rStyle w:val="aff7"/>
                <w:noProof/>
              </w:rPr>
              <w:t>2)</w:t>
            </w:r>
            <w:r w:rsidR="009200FA">
              <w:rPr>
                <w:rFonts w:asciiTheme="minorHAnsi" w:eastAsiaTheme="minorEastAsia"/>
                <w:noProof/>
                <w:sz w:val="21"/>
              </w:rPr>
              <w:tab/>
            </w:r>
            <w:r w:rsidR="009200FA" w:rsidRPr="00E81981">
              <w:rPr>
                <w:rStyle w:val="aff7"/>
                <w:noProof/>
              </w:rPr>
              <w:t>留意事項</w:t>
            </w:r>
            <w:r w:rsidR="009200FA">
              <w:rPr>
                <w:noProof/>
                <w:webHidden/>
              </w:rPr>
              <w:tab/>
            </w:r>
            <w:r w:rsidR="009200FA">
              <w:rPr>
                <w:noProof/>
                <w:webHidden/>
              </w:rPr>
              <w:fldChar w:fldCharType="begin"/>
            </w:r>
            <w:r w:rsidR="009200FA">
              <w:rPr>
                <w:noProof/>
                <w:webHidden/>
              </w:rPr>
              <w:instrText xml:space="preserve"> PAGEREF _Toc103599921 \h </w:instrText>
            </w:r>
            <w:r w:rsidR="009200FA">
              <w:rPr>
                <w:noProof/>
                <w:webHidden/>
              </w:rPr>
            </w:r>
            <w:r w:rsidR="009200FA">
              <w:rPr>
                <w:noProof/>
                <w:webHidden/>
              </w:rPr>
              <w:fldChar w:fldCharType="separate"/>
            </w:r>
            <w:r w:rsidR="009200FA">
              <w:rPr>
                <w:noProof/>
                <w:webHidden/>
              </w:rPr>
              <w:t>10</w:t>
            </w:r>
            <w:r w:rsidR="009200FA">
              <w:rPr>
                <w:noProof/>
                <w:webHidden/>
              </w:rPr>
              <w:fldChar w:fldCharType="end"/>
            </w:r>
          </w:hyperlink>
        </w:p>
        <w:p w14:paraId="75D2F2E4" w14:textId="5BA64010" w:rsidR="009200FA" w:rsidRDefault="00381005">
          <w:pPr>
            <w:pStyle w:val="24"/>
            <w:tabs>
              <w:tab w:val="right" w:leader="dot" w:pos="8494"/>
            </w:tabs>
            <w:rPr>
              <w:rFonts w:asciiTheme="minorHAnsi" w:eastAsiaTheme="minorEastAsia"/>
              <w:noProof/>
              <w:sz w:val="21"/>
            </w:rPr>
          </w:pPr>
          <w:hyperlink w:anchor="_Toc103599922" w:history="1">
            <w:r w:rsidR="009200FA" w:rsidRPr="00E81981">
              <w:rPr>
                <w:rStyle w:val="aff7"/>
                <w:noProof/>
                <w14:scene3d>
                  <w14:camera w14:prst="orthographicFront"/>
                  <w14:lightRig w14:rig="threePt" w14:dir="t">
                    <w14:rot w14:lat="0" w14:lon="0" w14:rev="0"/>
                  </w14:lightRig>
                </w14:scene3d>
              </w:rPr>
              <w:t>１.４</w:t>
            </w:r>
            <w:r w:rsidR="009200FA" w:rsidRPr="00E81981">
              <w:rPr>
                <w:rStyle w:val="aff7"/>
                <w:noProof/>
              </w:rPr>
              <w:t xml:space="preserve"> 原則</w:t>
            </w:r>
            <w:r w:rsidR="009200FA">
              <w:rPr>
                <w:noProof/>
                <w:webHidden/>
              </w:rPr>
              <w:tab/>
            </w:r>
            <w:r w:rsidR="009200FA">
              <w:rPr>
                <w:noProof/>
                <w:webHidden/>
              </w:rPr>
              <w:fldChar w:fldCharType="begin"/>
            </w:r>
            <w:r w:rsidR="009200FA">
              <w:rPr>
                <w:noProof/>
                <w:webHidden/>
              </w:rPr>
              <w:instrText xml:space="preserve"> PAGEREF _Toc103599922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38BCFCC1" w14:textId="67736208" w:rsidR="009200FA" w:rsidRDefault="00381005">
          <w:pPr>
            <w:pStyle w:val="34"/>
            <w:tabs>
              <w:tab w:val="left" w:pos="1050"/>
              <w:tab w:val="right" w:leader="dot" w:pos="8494"/>
            </w:tabs>
            <w:rPr>
              <w:rFonts w:asciiTheme="minorHAnsi" w:eastAsiaTheme="minorEastAsia"/>
              <w:noProof/>
              <w:sz w:val="21"/>
            </w:rPr>
          </w:pPr>
          <w:hyperlink w:anchor="_Toc1035999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参照モデルとしての整備</w:t>
            </w:r>
            <w:r w:rsidR="009200FA">
              <w:rPr>
                <w:noProof/>
                <w:webHidden/>
              </w:rPr>
              <w:tab/>
            </w:r>
            <w:r w:rsidR="009200FA">
              <w:rPr>
                <w:noProof/>
                <w:webHidden/>
              </w:rPr>
              <w:fldChar w:fldCharType="begin"/>
            </w:r>
            <w:r w:rsidR="009200FA">
              <w:rPr>
                <w:noProof/>
                <w:webHidden/>
              </w:rPr>
              <w:instrText xml:space="preserve"> PAGEREF _Toc103599923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5394F8E" w14:textId="44D7E927" w:rsidR="009200FA" w:rsidRDefault="00381005">
          <w:pPr>
            <w:pStyle w:val="34"/>
            <w:tabs>
              <w:tab w:val="left" w:pos="1050"/>
              <w:tab w:val="right" w:leader="dot" w:pos="8494"/>
            </w:tabs>
            <w:rPr>
              <w:rFonts w:asciiTheme="minorHAnsi" w:eastAsiaTheme="minorEastAsia"/>
              <w:noProof/>
              <w:sz w:val="21"/>
            </w:rPr>
          </w:pPr>
          <w:hyperlink w:anchor="_Toc1035999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既存データモデルの活用</w:t>
            </w:r>
            <w:r w:rsidR="009200FA">
              <w:rPr>
                <w:noProof/>
                <w:webHidden/>
              </w:rPr>
              <w:tab/>
            </w:r>
            <w:r w:rsidR="009200FA">
              <w:rPr>
                <w:noProof/>
                <w:webHidden/>
              </w:rPr>
              <w:fldChar w:fldCharType="begin"/>
            </w:r>
            <w:r w:rsidR="009200FA">
              <w:rPr>
                <w:noProof/>
                <w:webHidden/>
              </w:rPr>
              <w:instrText xml:space="preserve"> PAGEREF _Toc103599924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2ADD373" w14:textId="68986ADF" w:rsidR="009200FA" w:rsidRDefault="00381005">
          <w:pPr>
            <w:pStyle w:val="34"/>
            <w:tabs>
              <w:tab w:val="left" w:pos="1050"/>
              <w:tab w:val="right" w:leader="dot" w:pos="8494"/>
            </w:tabs>
            <w:rPr>
              <w:rFonts w:asciiTheme="minorHAnsi" w:eastAsiaTheme="minorEastAsia"/>
              <w:noProof/>
              <w:sz w:val="21"/>
            </w:rPr>
          </w:pPr>
          <w:hyperlink w:anchor="_Toc103599925"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グローバル標準との整合性</w:t>
            </w:r>
            <w:r w:rsidR="009200FA">
              <w:rPr>
                <w:noProof/>
                <w:webHidden/>
              </w:rPr>
              <w:tab/>
            </w:r>
            <w:r w:rsidR="009200FA">
              <w:rPr>
                <w:noProof/>
                <w:webHidden/>
              </w:rPr>
              <w:fldChar w:fldCharType="begin"/>
            </w:r>
            <w:r w:rsidR="009200FA">
              <w:rPr>
                <w:noProof/>
                <w:webHidden/>
              </w:rPr>
              <w:instrText xml:space="preserve"> PAGEREF _Toc103599925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2195CCF4" w14:textId="202C2FC7" w:rsidR="009200FA" w:rsidRDefault="00381005">
          <w:pPr>
            <w:pStyle w:val="34"/>
            <w:tabs>
              <w:tab w:val="left" w:pos="1050"/>
              <w:tab w:val="right" w:leader="dot" w:pos="8494"/>
            </w:tabs>
            <w:rPr>
              <w:rFonts w:asciiTheme="minorHAnsi" w:eastAsiaTheme="minorEastAsia"/>
              <w:noProof/>
              <w:sz w:val="21"/>
            </w:rPr>
          </w:pPr>
          <w:hyperlink w:anchor="_Toc103599926"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スモールスタートと成果の可視化</w:t>
            </w:r>
            <w:r w:rsidR="009200FA">
              <w:rPr>
                <w:noProof/>
                <w:webHidden/>
              </w:rPr>
              <w:tab/>
            </w:r>
            <w:r w:rsidR="009200FA">
              <w:rPr>
                <w:noProof/>
                <w:webHidden/>
              </w:rPr>
              <w:fldChar w:fldCharType="begin"/>
            </w:r>
            <w:r w:rsidR="009200FA">
              <w:rPr>
                <w:noProof/>
                <w:webHidden/>
              </w:rPr>
              <w:instrText xml:space="preserve"> PAGEREF _Toc103599926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0AE46EE1" w14:textId="434D6F7E" w:rsidR="009200FA" w:rsidRDefault="00381005">
          <w:pPr>
            <w:pStyle w:val="34"/>
            <w:tabs>
              <w:tab w:val="left" w:pos="1050"/>
              <w:tab w:val="right" w:leader="dot" w:pos="8494"/>
            </w:tabs>
            <w:rPr>
              <w:rFonts w:asciiTheme="minorHAnsi" w:eastAsiaTheme="minorEastAsia"/>
              <w:noProof/>
              <w:sz w:val="21"/>
            </w:rPr>
          </w:pPr>
          <w:hyperlink w:anchor="_Toc103599927"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イノベーションのための成長の仕組み</w:t>
            </w:r>
            <w:r w:rsidR="009200FA">
              <w:rPr>
                <w:noProof/>
                <w:webHidden/>
              </w:rPr>
              <w:tab/>
            </w:r>
            <w:r w:rsidR="009200FA">
              <w:rPr>
                <w:noProof/>
                <w:webHidden/>
              </w:rPr>
              <w:fldChar w:fldCharType="begin"/>
            </w:r>
            <w:r w:rsidR="009200FA">
              <w:rPr>
                <w:noProof/>
                <w:webHidden/>
              </w:rPr>
              <w:instrText xml:space="preserve"> PAGEREF _Toc103599927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787E7717" w14:textId="4D33E5BF" w:rsidR="009200FA" w:rsidRDefault="00381005">
          <w:pPr>
            <w:pStyle w:val="34"/>
            <w:tabs>
              <w:tab w:val="left" w:pos="1050"/>
              <w:tab w:val="right" w:leader="dot" w:pos="8494"/>
            </w:tabs>
            <w:rPr>
              <w:rFonts w:asciiTheme="minorHAnsi" w:eastAsiaTheme="minorEastAsia"/>
              <w:noProof/>
              <w:sz w:val="21"/>
            </w:rPr>
          </w:pPr>
          <w:hyperlink w:anchor="_Toc103599928" w:history="1">
            <w:r w:rsidR="009200FA" w:rsidRPr="00E81981">
              <w:rPr>
                <w:rStyle w:val="aff7"/>
                <w:noProof/>
              </w:rPr>
              <w:t>6)</w:t>
            </w:r>
            <w:r w:rsidR="009200FA">
              <w:rPr>
                <w:rFonts w:asciiTheme="minorHAnsi" w:eastAsiaTheme="minorEastAsia"/>
                <w:noProof/>
                <w:sz w:val="21"/>
              </w:rPr>
              <w:tab/>
            </w:r>
            <w:r w:rsidR="009200FA" w:rsidRPr="00E81981">
              <w:rPr>
                <w:rStyle w:val="aff7"/>
                <w:noProof/>
              </w:rPr>
              <w:t>多様な用途に永く使える仕組み</w:t>
            </w:r>
            <w:r w:rsidR="009200FA">
              <w:rPr>
                <w:noProof/>
                <w:webHidden/>
              </w:rPr>
              <w:tab/>
            </w:r>
            <w:r w:rsidR="009200FA">
              <w:rPr>
                <w:noProof/>
                <w:webHidden/>
              </w:rPr>
              <w:fldChar w:fldCharType="begin"/>
            </w:r>
            <w:r w:rsidR="009200FA">
              <w:rPr>
                <w:noProof/>
                <w:webHidden/>
              </w:rPr>
              <w:instrText xml:space="preserve"> PAGEREF _Toc103599928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6ABA6E4" w14:textId="53FA4490" w:rsidR="009200FA" w:rsidRDefault="00381005">
          <w:pPr>
            <w:pStyle w:val="34"/>
            <w:tabs>
              <w:tab w:val="left" w:pos="1050"/>
              <w:tab w:val="right" w:leader="dot" w:pos="8494"/>
            </w:tabs>
            <w:rPr>
              <w:rFonts w:asciiTheme="minorHAnsi" w:eastAsiaTheme="minorEastAsia"/>
              <w:noProof/>
              <w:sz w:val="21"/>
            </w:rPr>
          </w:pPr>
          <w:hyperlink w:anchor="_Toc103599929" w:history="1">
            <w:r w:rsidR="009200FA" w:rsidRPr="00E81981">
              <w:rPr>
                <w:rStyle w:val="aff7"/>
                <w:noProof/>
              </w:rPr>
              <w:t>7)</w:t>
            </w:r>
            <w:r w:rsidR="009200FA">
              <w:rPr>
                <w:rFonts w:asciiTheme="minorHAnsi" w:eastAsiaTheme="minorEastAsia"/>
                <w:noProof/>
                <w:sz w:val="21"/>
              </w:rPr>
              <w:tab/>
            </w:r>
            <w:r w:rsidR="009200FA" w:rsidRPr="00E81981">
              <w:rPr>
                <w:rStyle w:val="aff7"/>
                <w:noProof/>
              </w:rPr>
              <w:t>データ定義の順次整備</w:t>
            </w:r>
            <w:r w:rsidR="009200FA">
              <w:rPr>
                <w:noProof/>
                <w:webHidden/>
              </w:rPr>
              <w:tab/>
            </w:r>
            <w:r w:rsidR="009200FA">
              <w:rPr>
                <w:noProof/>
                <w:webHidden/>
              </w:rPr>
              <w:fldChar w:fldCharType="begin"/>
            </w:r>
            <w:r w:rsidR="009200FA">
              <w:rPr>
                <w:noProof/>
                <w:webHidden/>
              </w:rPr>
              <w:instrText xml:space="preserve"> PAGEREF _Toc103599929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22E4448" w14:textId="483F9B24" w:rsidR="009200FA" w:rsidRDefault="00381005">
          <w:pPr>
            <w:pStyle w:val="24"/>
            <w:tabs>
              <w:tab w:val="right" w:leader="dot" w:pos="8494"/>
            </w:tabs>
            <w:rPr>
              <w:rFonts w:asciiTheme="minorHAnsi" w:eastAsiaTheme="minorEastAsia"/>
              <w:noProof/>
              <w:sz w:val="21"/>
            </w:rPr>
          </w:pPr>
          <w:hyperlink w:anchor="_Toc103599930" w:history="1">
            <w:r w:rsidR="009200FA" w:rsidRPr="00E81981">
              <w:rPr>
                <w:rStyle w:val="aff7"/>
                <w:noProof/>
                <w14:scene3d>
                  <w14:camera w14:prst="orthographicFront"/>
                  <w14:lightRig w14:rig="threePt" w14:dir="t">
                    <w14:rot w14:lat="0" w14:lon="0" w14:rev="0"/>
                  </w14:lightRig>
                </w14:scene3d>
              </w:rPr>
              <w:t>１.５</w:t>
            </w:r>
            <w:r w:rsidR="009200FA" w:rsidRPr="00E81981">
              <w:rPr>
                <w:rStyle w:val="aff7"/>
                <w:noProof/>
              </w:rPr>
              <w:t xml:space="preserve"> アーキテクチャやAPIとの関係</w:t>
            </w:r>
            <w:r w:rsidR="009200FA">
              <w:rPr>
                <w:noProof/>
                <w:webHidden/>
              </w:rPr>
              <w:tab/>
            </w:r>
            <w:r w:rsidR="009200FA">
              <w:rPr>
                <w:noProof/>
                <w:webHidden/>
              </w:rPr>
              <w:fldChar w:fldCharType="begin"/>
            </w:r>
            <w:r w:rsidR="009200FA">
              <w:rPr>
                <w:noProof/>
                <w:webHidden/>
              </w:rPr>
              <w:instrText xml:space="preserve"> PAGEREF _Toc103599930 \h </w:instrText>
            </w:r>
            <w:r w:rsidR="009200FA">
              <w:rPr>
                <w:noProof/>
                <w:webHidden/>
              </w:rPr>
            </w:r>
            <w:r w:rsidR="009200FA">
              <w:rPr>
                <w:noProof/>
                <w:webHidden/>
              </w:rPr>
              <w:fldChar w:fldCharType="separate"/>
            </w:r>
            <w:r w:rsidR="009200FA">
              <w:rPr>
                <w:noProof/>
                <w:webHidden/>
              </w:rPr>
              <w:t>13</w:t>
            </w:r>
            <w:r w:rsidR="009200FA">
              <w:rPr>
                <w:noProof/>
                <w:webHidden/>
              </w:rPr>
              <w:fldChar w:fldCharType="end"/>
            </w:r>
          </w:hyperlink>
        </w:p>
        <w:p w14:paraId="63FE549F" w14:textId="530D7713" w:rsidR="009200FA" w:rsidRDefault="00381005">
          <w:pPr>
            <w:pStyle w:val="34"/>
            <w:tabs>
              <w:tab w:val="left" w:pos="1050"/>
              <w:tab w:val="right" w:leader="dot" w:pos="8494"/>
            </w:tabs>
            <w:rPr>
              <w:rFonts w:asciiTheme="minorHAnsi" w:eastAsiaTheme="minorEastAsia"/>
              <w:noProof/>
              <w:sz w:val="21"/>
            </w:rPr>
          </w:pPr>
          <w:hyperlink w:anchor="_Toc103599931" w:history="1">
            <w:r w:rsidR="009200FA" w:rsidRPr="00E81981">
              <w:rPr>
                <w:rStyle w:val="aff7"/>
                <w:noProof/>
              </w:rPr>
              <w:t>1)</w:t>
            </w:r>
            <w:r w:rsidR="009200FA">
              <w:rPr>
                <w:rFonts w:asciiTheme="minorHAnsi" w:eastAsiaTheme="minorEastAsia"/>
                <w:noProof/>
                <w:sz w:val="21"/>
              </w:rPr>
              <w:tab/>
            </w:r>
            <w:r w:rsidR="009200FA" w:rsidRPr="00E81981">
              <w:rPr>
                <w:rStyle w:val="aff7"/>
                <w:noProof/>
              </w:rPr>
              <w:t>動的・静的データ</w:t>
            </w:r>
            <w:r w:rsidR="009200FA">
              <w:rPr>
                <w:noProof/>
                <w:webHidden/>
              </w:rPr>
              <w:tab/>
            </w:r>
            <w:r w:rsidR="009200FA">
              <w:rPr>
                <w:noProof/>
                <w:webHidden/>
              </w:rPr>
              <w:fldChar w:fldCharType="begin"/>
            </w:r>
            <w:r w:rsidR="009200FA">
              <w:rPr>
                <w:noProof/>
                <w:webHidden/>
              </w:rPr>
              <w:instrText xml:space="preserve"> PAGEREF _Toc103599931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2F014921" w14:textId="14B8FE33" w:rsidR="009200FA" w:rsidRDefault="00381005">
          <w:pPr>
            <w:pStyle w:val="34"/>
            <w:tabs>
              <w:tab w:val="left" w:pos="1050"/>
              <w:tab w:val="right" w:leader="dot" w:pos="8494"/>
            </w:tabs>
            <w:rPr>
              <w:rFonts w:asciiTheme="minorHAnsi" w:eastAsiaTheme="minorEastAsia"/>
              <w:noProof/>
              <w:sz w:val="21"/>
            </w:rPr>
          </w:pPr>
          <w:hyperlink w:anchor="_Toc103599932"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地理空間データ</w:t>
            </w:r>
            <w:r w:rsidR="009200FA">
              <w:rPr>
                <w:noProof/>
                <w:webHidden/>
              </w:rPr>
              <w:tab/>
            </w:r>
            <w:r w:rsidR="009200FA">
              <w:rPr>
                <w:noProof/>
                <w:webHidden/>
              </w:rPr>
              <w:fldChar w:fldCharType="begin"/>
            </w:r>
            <w:r w:rsidR="009200FA">
              <w:rPr>
                <w:noProof/>
                <w:webHidden/>
              </w:rPr>
              <w:instrText xml:space="preserve"> PAGEREF _Toc103599932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5F5F4A02" w14:textId="40C890DC" w:rsidR="009200FA" w:rsidRDefault="00381005">
          <w:pPr>
            <w:pStyle w:val="34"/>
            <w:tabs>
              <w:tab w:val="left" w:pos="1050"/>
              <w:tab w:val="right" w:leader="dot" w:pos="8494"/>
            </w:tabs>
            <w:rPr>
              <w:rFonts w:asciiTheme="minorHAnsi" w:eastAsiaTheme="minorEastAsia"/>
              <w:noProof/>
              <w:sz w:val="21"/>
            </w:rPr>
          </w:pPr>
          <w:hyperlink w:anchor="_Toc103599933"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パーソナルデータ</w:t>
            </w:r>
            <w:r w:rsidR="009200FA">
              <w:rPr>
                <w:noProof/>
                <w:webHidden/>
              </w:rPr>
              <w:tab/>
            </w:r>
            <w:r w:rsidR="009200FA">
              <w:rPr>
                <w:noProof/>
                <w:webHidden/>
              </w:rPr>
              <w:fldChar w:fldCharType="begin"/>
            </w:r>
            <w:r w:rsidR="009200FA">
              <w:rPr>
                <w:noProof/>
                <w:webHidden/>
              </w:rPr>
              <w:instrText xml:space="preserve"> PAGEREF _Toc103599933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65A71274" w14:textId="339CD1EE" w:rsidR="009200FA" w:rsidRDefault="00381005">
          <w:pPr>
            <w:pStyle w:val="24"/>
            <w:tabs>
              <w:tab w:val="right" w:leader="dot" w:pos="8494"/>
            </w:tabs>
            <w:rPr>
              <w:rFonts w:asciiTheme="minorHAnsi" w:eastAsiaTheme="minorEastAsia"/>
              <w:noProof/>
              <w:sz w:val="21"/>
            </w:rPr>
          </w:pPr>
          <w:hyperlink w:anchor="_Toc103599934" w:history="1">
            <w:r w:rsidR="009200FA" w:rsidRPr="00E81981">
              <w:rPr>
                <w:rStyle w:val="aff7"/>
                <w:noProof/>
                <w14:scene3d>
                  <w14:camera w14:prst="orthographicFront"/>
                  <w14:lightRig w14:rig="threePt" w14:dir="t">
                    <w14:rot w14:lat="0" w14:lon="0" w14:rev="0"/>
                  </w14:lightRig>
                </w14:scene3d>
              </w:rPr>
              <w:t>１.６</w:t>
            </w:r>
            <w:r w:rsidR="009200FA" w:rsidRPr="00E81981">
              <w:rPr>
                <w:rStyle w:val="aff7"/>
                <w:noProof/>
              </w:rPr>
              <w:t xml:space="preserve"> 対象範囲</w:t>
            </w:r>
            <w:r w:rsidR="009200FA">
              <w:rPr>
                <w:noProof/>
                <w:webHidden/>
              </w:rPr>
              <w:tab/>
            </w:r>
            <w:r w:rsidR="009200FA">
              <w:rPr>
                <w:noProof/>
                <w:webHidden/>
              </w:rPr>
              <w:fldChar w:fldCharType="begin"/>
            </w:r>
            <w:r w:rsidR="009200FA">
              <w:rPr>
                <w:noProof/>
                <w:webHidden/>
              </w:rPr>
              <w:instrText xml:space="preserve"> PAGEREF _Toc103599934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557BE347" w14:textId="5E27639D" w:rsidR="009200FA" w:rsidRDefault="00381005">
          <w:pPr>
            <w:pStyle w:val="12"/>
            <w:rPr>
              <w:rFonts w:asciiTheme="minorHAnsi" w:eastAsiaTheme="minorEastAsia"/>
              <w:noProof/>
              <w:sz w:val="21"/>
            </w:rPr>
          </w:pPr>
          <w:hyperlink w:anchor="_Toc103599935" w:history="1">
            <w:r w:rsidR="009200FA" w:rsidRPr="00E81981">
              <w:rPr>
                <w:rStyle w:val="aff7"/>
                <w:noProof/>
                <w14:scene3d>
                  <w14:camera w14:prst="orthographicFront"/>
                  <w14:lightRig w14:rig="threePt" w14:dir="t">
                    <w14:rot w14:lat="0" w14:lon="0" w14:rev="0"/>
                  </w14:lightRig>
                </w14:scene3d>
              </w:rPr>
              <w:t>２</w:t>
            </w:r>
            <w:r w:rsidR="009200FA" w:rsidRPr="00E81981">
              <w:rPr>
                <w:rStyle w:val="aff7"/>
                <w:noProof/>
              </w:rPr>
              <w:t xml:space="preserve"> 本書について</w:t>
            </w:r>
            <w:r w:rsidR="009200FA">
              <w:rPr>
                <w:noProof/>
                <w:webHidden/>
              </w:rPr>
              <w:tab/>
            </w:r>
            <w:r w:rsidR="009200FA">
              <w:rPr>
                <w:noProof/>
                <w:webHidden/>
              </w:rPr>
              <w:fldChar w:fldCharType="begin"/>
            </w:r>
            <w:r w:rsidR="009200FA">
              <w:rPr>
                <w:noProof/>
                <w:webHidden/>
              </w:rPr>
              <w:instrText xml:space="preserve"> PAGEREF _Toc103599935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0CCAED4B" w14:textId="0C22E39D" w:rsidR="009200FA" w:rsidRDefault="00381005">
          <w:pPr>
            <w:pStyle w:val="24"/>
            <w:tabs>
              <w:tab w:val="right" w:leader="dot" w:pos="8494"/>
            </w:tabs>
            <w:rPr>
              <w:rFonts w:asciiTheme="minorHAnsi" w:eastAsiaTheme="minorEastAsia"/>
              <w:noProof/>
              <w:sz w:val="21"/>
            </w:rPr>
          </w:pPr>
          <w:hyperlink w:anchor="_Toc103599936" w:history="1">
            <w:r w:rsidR="009200FA" w:rsidRPr="00E81981">
              <w:rPr>
                <w:rStyle w:val="aff7"/>
                <w:noProof/>
                <w14:scene3d>
                  <w14:camera w14:prst="orthographicFront"/>
                  <w14:lightRig w14:rig="threePt" w14:dir="t">
                    <w14:rot w14:lat="0" w14:lon="0" w14:rev="0"/>
                  </w14:lightRig>
                </w14:scene3d>
              </w:rPr>
              <w:t>２.１</w:t>
            </w:r>
            <w:r w:rsidR="009200FA" w:rsidRPr="00E81981">
              <w:rPr>
                <w:rStyle w:val="aff7"/>
                <w:noProof/>
              </w:rPr>
              <w:t xml:space="preserve"> 本書の全体構成</w:t>
            </w:r>
            <w:r w:rsidR="009200FA">
              <w:rPr>
                <w:noProof/>
                <w:webHidden/>
              </w:rPr>
              <w:tab/>
            </w:r>
            <w:r w:rsidR="009200FA">
              <w:rPr>
                <w:noProof/>
                <w:webHidden/>
              </w:rPr>
              <w:fldChar w:fldCharType="begin"/>
            </w:r>
            <w:r w:rsidR="009200FA">
              <w:rPr>
                <w:noProof/>
                <w:webHidden/>
              </w:rPr>
              <w:instrText xml:space="preserve"> PAGEREF _Toc103599936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5FFE0932" w14:textId="13BC10CC" w:rsidR="009200FA" w:rsidRDefault="00381005">
          <w:pPr>
            <w:pStyle w:val="34"/>
            <w:tabs>
              <w:tab w:val="left" w:pos="1050"/>
              <w:tab w:val="right" w:leader="dot" w:pos="8494"/>
            </w:tabs>
            <w:rPr>
              <w:rFonts w:asciiTheme="minorHAnsi" w:eastAsiaTheme="minorEastAsia"/>
              <w:noProof/>
              <w:sz w:val="21"/>
            </w:rPr>
          </w:pPr>
          <w:hyperlink w:anchor="_Toc1035999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コアデータパーツ</w:t>
            </w:r>
            <w:r w:rsidR="009200FA">
              <w:rPr>
                <w:noProof/>
                <w:webHidden/>
              </w:rPr>
              <w:tab/>
            </w:r>
            <w:r w:rsidR="009200FA">
              <w:rPr>
                <w:noProof/>
                <w:webHidden/>
              </w:rPr>
              <w:fldChar w:fldCharType="begin"/>
            </w:r>
            <w:r w:rsidR="009200FA">
              <w:rPr>
                <w:noProof/>
                <w:webHidden/>
              </w:rPr>
              <w:instrText xml:space="preserve"> PAGEREF _Toc103599937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2FB3B0C9" w14:textId="446AA9DF" w:rsidR="009200FA" w:rsidRDefault="00381005">
          <w:pPr>
            <w:pStyle w:val="34"/>
            <w:tabs>
              <w:tab w:val="left" w:pos="1050"/>
              <w:tab w:val="right" w:leader="dot" w:pos="8494"/>
            </w:tabs>
            <w:rPr>
              <w:rFonts w:asciiTheme="minorHAnsi" w:eastAsiaTheme="minorEastAsia"/>
              <w:noProof/>
              <w:sz w:val="21"/>
            </w:rPr>
          </w:pPr>
          <w:hyperlink w:anchor="_Toc1035999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データモデル</w:t>
            </w:r>
            <w:r w:rsidR="009200FA">
              <w:rPr>
                <w:noProof/>
                <w:webHidden/>
              </w:rPr>
              <w:tab/>
            </w:r>
            <w:r w:rsidR="009200FA">
              <w:rPr>
                <w:noProof/>
                <w:webHidden/>
              </w:rPr>
              <w:fldChar w:fldCharType="begin"/>
            </w:r>
            <w:r w:rsidR="009200FA">
              <w:rPr>
                <w:noProof/>
                <w:webHidden/>
              </w:rPr>
              <w:instrText xml:space="preserve"> PAGEREF _Toc103599938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1B91DEE5" w14:textId="12AC1D1C" w:rsidR="009200FA" w:rsidRDefault="00381005">
          <w:pPr>
            <w:pStyle w:val="34"/>
            <w:tabs>
              <w:tab w:val="left" w:pos="1050"/>
              <w:tab w:val="right" w:leader="dot" w:pos="8494"/>
            </w:tabs>
            <w:rPr>
              <w:rFonts w:asciiTheme="minorHAnsi" w:eastAsiaTheme="minorEastAsia"/>
              <w:noProof/>
              <w:sz w:val="21"/>
            </w:rPr>
          </w:pPr>
          <w:hyperlink w:anchor="_Toc1035999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コード体系</w:t>
            </w:r>
            <w:r w:rsidR="009200FA">
              <w:rPr>
                <w:noProof/>
                <w:webHidden/>
              </w:rPr>
              <w:tab/>
            </w:r>
            <w:r w:rsidR="009200FA">
              <w:rPr>
                <w:noProof/>
                <w:webHidden/>
              </w:rPr>
              <w:fldChar w:fldCharType="begin"/>
            </w:r>
            <w:r w:rsidR="009200FA">
              <w:rPr>
                <w:noProof/>
                <w:webHidden/>
              </w:rPr>
              <w:instrText xml:space="preserve"> PAGEREF _Toc103599939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4620C2CB" w14:textId="02FBDD0C" w:rsidR="009200FA" w:rsidRDefault="00381005">
          <w:pPr>
            <w:pStyle w:val="34"/>
            <w:tabs>
              <w:tab w:val="left" w:pos="1050"/>
              <w:tab w:val="right" w:leader="dot" w:pos="8494"/>
            </w:tabs>
            <w:rPr>
              <w:rFonts w:asciiTheme="minorHAnsi" w:eastAsiaTheme="minorEastAsia"/>
              <w:noProof/>
              <w:sz w:val="21"/>
            </w:rPr>
          </w:pPr>
          <w:hyperlink w:anchor="_Toc1035999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_Toc103599940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71DDCA26" w14:textId="7C6A0E13" w:rsidR="009200FA" w:rsidRDefault="00381005">
          <w:pPr>
            <w:pStyle w:val="34"/>
            <w:tabs>
              <w:tab w:val="left" w:pos="1050"/>
              <w:tab w:val="right" w:leader="dot" w:pos="8494"/>
            </w:tabs>
            <w:rPr>
              <w:rFonts w:asciiTheme="minorHAnsi" w:eastAsiaTheme="minorEastAsia"/>
              <w:noProof/>
              <w:sz w:val="21"/>
            </w:rPr>
          </w:pPr>
          <w:hyperlink w:anchor="_Toc103599941"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データの運用</w:t>
            </w:r>
            <w:r w:rsidR="009200FA">
              <w:rPr>
                <w:noProof/>
                <w:webHidden/>
              </w:rPr>
              <w:tab/>
            </w:r>
            <w:r w:rsidR="009200FA">
              <w:rPr>
                <w:noProof/>
                <w:webHidden/>
              </w:rPr>
              <w:fldChar w:fldCharType="begin"/>
            </w:r>
            <w:r w:rsidR="009200FA">
              <w:rPr>
                <w:noProof/>
                <w:webHidden/>
              </w:rPr>
              <w:instrText xml:space="preserve"> PAGEREF _Toc103599941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64A0FCED" w14:textId="0B7E3CFC" w:rsidR="009200FA" w:rsidRDefault="00381005">
          <w:pPr>
            <w:pStyle w:val="24"/>
            <w:tabs>
              <w:tab w:val="right" w:leader="dot" w:pos="8494"/>
            </w:tabs>
            <w:rPr>
              <w:rFonts w:asciiTheme="minorHAnsi" w:eastAsiaTheme="minorEastAsia"/>
              <w:noProof/>
              <w:sz w:val="21"/>
            </w:rPr>
          </w:pPr>
          <w:hyperlink w:anchor="_Toc103599942" w:history="1">
            <w:r w:rsidR="009200FA" w:rsidRPr="00E81981">
              <w:rPr>
                <w:rStyle w:val="aff7"/>
                <w:noProof/>
                <w14:scene3d>
                  <w14:camera w14:prst="orthographicFront"/>
                  <w14:lightRig w14:rig="threePt" w14:dir="t">
                    <w14:rot w14:lat="0" w14:lon="0" w14:rev="0"/>
                  </w14:lightRig>
                </w14:scene3d>
              </w:rPr>
              <w:t>２.２</w:t>
            </w:r>
            <w:r w:rsidR="009200FA" w:rsidRPr="00E81981">
              <w:rPr>
                <w:rStyle w:val="aff7"/>
                <w:noProof/>
              </w:rPr>
              <w:t xml:space="preserve"> 本書の使い方</w:t>
            </w:r>
            <w:r w:rsidR="009200FA">
              <w:rPr>
                <w:noProof/>
                <w:webHidden/>
              </w:rPr>
              <w:tab/>
            </w:r>
            <w:r w:rsidR="009200FA">
              <w:rPr>
                <w:noProof/>
                <w:webHidden/>
              </w:rPr>
              <w:fldChar w:fldCharType="begin"/>
            </w:r>
            <w:r w:rsidR="009200FA">
              <w:rPr>
                <w:noProof/>
                <w:webHidden/>
              </w:rPr>
              <w:instrText xml:space="preserve"> PAGEREF _Toc103599942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F140A4F" w14:textId="410024D6" w:rsidR="009200FA" w:rsidRDefault="00381005">
          <w:pPr>
            <w:pStyle w:val="34"/>
            <w:tabs>
              <w:tab w:val="left" w:pos="1050"/>
              <w:tab w:val="right" w:leader="dot" w:pos="8494"/>
            </w:tabs>
            <w:rPr>
              <w:rFonts w:asciiTheme="minorHAnsi" w:eastAsiaTheme="minorEastAsia"/>
              <w:noProof/>
              <w:sz w:val="21"/>
            </w:rPr>
          </w:pPr>
          <w:hyperlink w:anchor="_Toc103599943"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データを設計する場合</w:t>
            </w:r>
            <w:r w:rsidR="009200FA">
              <w:rPr>
                <w:noProof/>
                <w:webHidden/>
              </w:rPr>
              <w:tab/>
            </w:r>
            <w:r w:rsidR="009200FA">
              <w:rPr>
                <w:noProof/>
                <w:webHidden/>
              </w:rPr>
              <w:fldChar w:fldCharType="begin"/>
            </w:r>
            <w:r w:rsidR="009200FA">
              <w:rPr>
                <w:noProof/>
                <w:webHidden/>
              </w:rPr>
              <w:instrText xml:space="preserve"> PAGEREF _Toc103599943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EDC35FE" w14:textId="6288A012" w:rsidR="009200FA" w:rsidRDefault="00381005">
          <w:pPr>
            <w:pStyle w:val="34"/>
            <w:tabs>
              <w:tab w:val="left" w:pos="1050"/>
              <w:tab w:val="right" w:leader="dot" w:pos="8494"/>
            </w:tabs>
            <w:rPr>
              <w:rFonts w:asciiTheme="minorHAnsi" w:eastAsiaTheme="minorEastAsia"/>
              <w:noProof/>
              <w:sz w:val="21"/>
            </w:rPr>
          </w:pPr>
          <w:hyperlink w:anchor="_Toc103599944"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データ連携する場合</w:t>
            </w:r>
            <w:r w:rsidR="009200FA">
              <w:rPr>
                <w:noProof/>
                <w:webHidden/>
              </w:rPr>
              <w:tab/>
            </w:r>
            <w:r w:rsidR="009200FA">
              <w:rPr>
                <w:noProof/>
                <w:webHidden/>
              </w:rPr>
              <w:fldChar w:fldCharType="begin"/>
            </w:r>
            <w:r w:rsidR="009200FA">
              <w:rPr>
                <w:noProof/>
                <w:webHidden/>
              </w:rPr>
              <w:instrText xml:space="preserve"> PAGEREF _Toc103599944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31101B14" w14:textId="26D48A8E" w:rsidR="009200FA" w:rsidRDefault="00381005">
          <w:pPr>
            <w:pStyle w:val="24"/>
            <w:tabs>
              <w:tab w:val="right" w:leader="dot" w:pos="8494"/>
            </w:tabs>
            <w:rPr>
              <w:rFonts w:asciiTheme="minorHAnsi" w:eastAsiaTheme="minorEastAsia"/>
              <w:noProof/>
              <w:sz w:val="21"/>
            </w:rPr>
          </w:pPr>
          <w:hyperlink w:anchor="_Toc103599945" w:history="1">
            <w:r w:rsidR="009200FA" w:rsidRPr="00E81981">
              <w:rPr>
                <w:rStyle w:val="aff7"/>
                <w:noProof/>
                <w14:scene3d>
                  <w14:camera w14:prst="orthographicFront"/>
                  <w14:lightRig w14:rig="threePt" w14:dir="t">
                    <w14:rot w14:lat="0" w14:lon="0" w14:rev="0"/>
                  </w14:lightRig>
                </w14:scene3d>
              </w:rPr>
              <w:t>２.３</w:t>
            </w:r>
            <w:r w:rsidR="009200FA" w:rsidRPr="00E81981">
              <w:rPr>
                <w:rStyle w:val="aff7"/>
                <w:noProof/>
              </w:rPr>
              <w:t xml:space="preserve"> 関連取り組みとの関連性</w:t>
            </w:r>
            <w:r w:rsidR="009200FA">
              <w:rPr>
                <w:noProof/>
                <w:webHidden/>
              </w:rPr>
              <w:tab/>
            </w:r>
            <w:r w:rsidR="009200FA">
              <w:rPr>
                <w:noProof/>
                <w:webHidden/>
              </w:rPr>
              <w:fldChar w:fldCharType="begin"/>
            </w:r>
            <w:r w:rsidR="009200FA">
              <w:rPr>
                <w:noProof/>
                <w:webHidden/>
              </w:rPr>
              <w:instrText xml:space="preserve"> PAGEREF _Toc103599945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1EBA4E2" w14:textId="3C632396" w:rsidR="009200FA" w:rsidRDefault="00381005">
          <w:pPr>
            <w:pStyle w:val="34"/>
            <w:tabs>
              <w:tab w:val="left" w:pos="1050"/>
              <w:tab w:val="right" w:leader="dot" w:pos="8494"/>
            </w:tabs>
            <w:rPr>
              <w:rFonts w:asciiTheme="minorHAnsi" w:eastAsiaTheme="minorEastAsia"/>
              <w:noProof/>
              <w:sz w:val="21"/>
            </w:rPr>
          </w:pPr>
          <w:hyperlink w:anchor="_Toc10359994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政府相互運用性フレームワークとの関係性</w:t>
            </w:r>
            <w:r w:rsidR="009200FA">
              <w:rPr>
                <w:noProof/>
                <w:webHidden/>
              </w:rPr>
              <w:tab/>
            </w:r>
            <w:r w:rsidR="009200FA">
              <w:rPr>
                <w:noProof/>
                <w:webHidden/>
              </w:rPr>
              <w:fldChar w:fldCharType="begin"/>
            </w:r>
            <w:r w:rsidR="009200FA">
              <w:rPr>
                <w:noProof/>
                <w:webHidden/>
              </w:rPr>
              <w:instrText xml:space="preserve"> PAGEREF _Toc103599946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8214B0A" w14:textId="16100E62" w:rsidR="009200FA" w:rsidRDefault="00381005">
          <w:pPr>
            <w:pStyle w:val="34"/>
            <w:tabs>
              <w:tab w:val="left" w:pos="1050"/>
              <w:tab w:val="right" w:leader="dot" w:pos="8494"/>
            </w:tabs>
            <w:rPr>
              <w:rFonts w:asciiTheme="minorHAnsi" w:eastAsiaTheme="minorEastAsia"/>
              <w:noProof/>
              <w:sz w:val="21"/>
            </w:rPr>
          </w:pPr>
          <w:hyperlink w:anchor="_Toc10359994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地理空間情報、CityGMLとの関係性</w:t>
            </w:r>
            <w:r w:rsidR="009200FA">
              <w:rPr>
                <w:noProof/>
                <w:webHidden/>
              </w:rPr>
              <w:tab/>
            </w:r>
            <w:r w:rsidR="009200FA">
              <w:rPr>
                <w:noProof/>
                <w:webHidden/>
              </w:rPr>
              <w:fldChar w:fldCharType="begin"/>
            </w:r>
            <w:r w:rsidR="009200FA">
              <w:rPr>
                <w:noProof/>
                <w:webHidden/>
              </w:rPr>
              <w:instrText xml:space="preserve"> PAGEREF _Toc103599947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1048AFC7" w14:textId="72AEDD9B" w:rsidR="009200FA" w:rsidRDefault="00381005">
          <w:pPr>
            <w:pStyle w:val="34"/>
            <w:tabs>
              <w:tab w:val="left" w:pos="1050"/>
              <w:tab w:val="right" w:leader="dot" w:pos="8494"/>
            </w:tabs>
            <w:rPr>
              <w:rFonts w:asciiTheme="minorHAnsi" w:eastAsiaTheme="minorEastAsia"/>
              <w:noProof/>
              <w:sz w:val="21"/>
            </w:rPr>
          </w:pPr>
          <w:hyperlink w:anchor="_Toc103599948" w:history="1">
            <w:r w:rsidR="009200FA" w:rsidRPr="00E81981">
              <w:rPr>
                <w:rStyle w:val="aff7"/>
                <w:noProof/>
              </w:rPr>
              <w:t>3)</w:t>
            </w:r>
            <w:r w:rsidR="009200FA">
              <w:rPr>
                <w:rFonts w:asciiTheme="minorHAnsi" w:eastAsiaTheme="minorEastAsia"/>
                <w:noProof/>
                <w:sz w:val="21"/>
              </w:rPr>
              <w:tab/>
            </w:r>
            <w:r w:rsidR="009200FA" w:rsidRPr="00E81981">
              <w:rPr>
                <w:rStyle w:val="aff7"/>
                <w:noProof/>
              </w:rPr>
              <w:t>Smart Data Modelとの関係性</w:t>
            </w:r>
            <w:r w:rsidR="009200FA">
              <w:rPr>
                <w:noProof/>
                <w:webHidden/>
              </w:rPr>
              <w:tab/>
            </w:r>
            <w:r w:rsidR="009200FA">
              <w:rPr>
                <w:noProof/>
                <w:webHidden/>
              </w:rPr>
              <w:fldChar w:fldCharType="begin"/>
            </w:r>
            <w:r w:rsidR="009200FA">
              <w:rPr>
                <w:noProof/>
                <w:webHidden/>
              </w:rPr>
              <w:instrText xml:space="preserve"> PAGEREF _Toc103599948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F8C2368" w14:textId="44D33119" w:rsidR="009200FA" w:rsidRDefault="00381005">
          <w:pPr>
            <w:pStyle w:val="34"/>
            <w:tabs>
              <w:tab w:val="left" w:pos="1050"/>
              <w:tab w:val="right" w:leader="dot" w:pos="8494"/>
            </w:tabs>
            <w:rPr>
              <w:rFonts w:asciiTheme="minorHAnsi" w:eastAsiaTheme="minorEastAsia"/>
              <w:noProof/>
              <w:sz w:val="21"/>
            </w:rPr>
          </w:pPr>
          <w:hyperlink w:anchor="_Toc103599949" w:history="1">
            <w:r w:rsidR="009200FA" w:rsidRPr="00E81981">
              <w:rPr>
                <w:rStyle w:val="aff7"/>
                <w:noProof/>
              </w:rPr>
              <w:t>4)</w:t>
            </w:r>
            <w:r w:rsidR="009200FA">
              <w:rPr>
                <w:rFonts w:asciiTheme="minorHAnsi" w:eastAsiaTheme="minorEastAsia"/>
                <w:noProof/>
                <w:sz w:val="21"/>
              </w:rPr>
              <w:tab/>
            </w:r>
            <w:r w:rsidR="009200FA" w:rsidRPr="00E81981">
              <w:rPr>
                <w:rStyle w:val="aff7"/>
                <w:noProof/>
              </w:rPr>
              <w:t>Schema.orgとの関係性</w:t>
            </w:r>
            <w:r w:rsidR="009200FA">
              <w:rPr>
                <w:noProof/>
                <w:webHidden/>
              </w:rPr>
              <w:tab/>
            </w:r>
            <w:r w:rsidR="009200FA">
              <w:rPr>
                <w:noProof/>
                <w:webHidden/>
              </w:rPr>
              <w:fldChar w:fldCharType="begin"/>
            </w:r>
            <w:r w:rsidR="009200FA">
              <w:rPr>
                <w:noProof/>
                <w:webHidden/>
              </w:rPr>
              <w:instrText xml:space="preserve"> PAGEREF _Toc103599949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E373CE0" w14:textId="15EC6422" w:rsidR="009200FA" w:rsidRDefault="00381005">
          <w:pPr>
            <w:pStyle w:val="34"/>
            <w:tabs>
              <w:tab w:val="left" w:pos="1050"/>
              <w:tab w:val="right" w:leader="dot" w:pos="8494"/>
            </w:tabs>
            <w:rPr>
              <w:rFonts w:asciiTheme="minorHAnsi" w:eastAsiaTheme="minorEastAsia"/>
              <w:noProof/>
              <w:sz w:val="21"/>
            </w:rPr>
          </w:pPr>
          <w:hyperlink w:anchor="_Toc103599950"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デジタル・ツインとの関係性</w:t>
            </w:r>
            <w:r w:rsidR="009200FA">
              <w:rPr>
                <w:noProof/>
                <w:webHidden/>
              </w:rPr>
              <w:tab/>
            </w:r>
            <w:r w:rsidR="009200FA">
              <w:rPr>
                <w:noProof/>
                <w:webHidden/>
              </w:rPr>
              <w:fldChar w:fldCharType="begin"/>
            </w:r>
            <w:r w:rsidR="009200FA">
              <w:rPr>
                <w:noProof/>
                <w:webHidden/>
              </w:rPr>
              <w:instrText xml:space="preserve"> PAGEREF _Toc103599950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38272D06" w14:textId="66272657" w:rsidR="009200FA" w:rsidRDefault="00381005">
          <w:pPr>
            <w:pStyle w:val="34"/>
            <w:tabs>
              <w:tab w:val="left" w:pos="1050"/>
              <w:tab w:val="right" w:leader="dot" w:pos="8494"/>
            </w:tabs>
            <w:rPr>
              <w:rFonts w:asciiTheme="minorHAnsi" w:eastAsiaTheme="minorEastAsia"/>
              <w:noProof/>
              <w:sz w:val="21"/>
            </w:rPr>
          </w:pPr>
          <w:hyperlink w:anchor="_Toc103599951" w:history="1">
            <w:r w:rsidR="009200FA" w:rsidRPr="00E81981">
              <w:rPr>
                <w:rStyle w:val="aff7"/>
                <w:noProof/>
              </w:rPr>
              <w:t>6)</w:t>
            </w:r>
            <w:r w:rsidR="009200FA">
              <w:rPr>
                <w:rFonts w:asciiTheme="minorHAnsi" w:eastAsiaTheme="minorEastAsia"/>
                <w:noProof/>
                <w:sz w:val="21"/>
              </w:rPr>
              <w:tab/>
            </w:r>
            <w:r w:rsidR="009200FA" w:rsidRPr="00E81981">
              <w:rPr>
                <w:rStyle w:val="aff7"/>
                <w:noProof/>
              </w:rPr>
              <w:t>推奨データセットとの関係性</w:t>
            </w:r>
            <w:r w:rsidR="009200FA">
              <w:rPr>
                <w:noProof/>
                <w:webHidden/>
              </w:rPr>
              <w:tab/>
            </w:r>
            <w:r w:rsidR="009200FA">
              <w:rPr>
                <w:noProof/>
                <w:webHidden/>
              </w:rPr>
              <w:fldChar w:fldCharType="begin"/>
            </w:r>
            <w:r w:rsidR="009200FA">
              <w:rPr>
                <w:noProof/>
                <w:webHidden/>
              </w:rPr>
              <w:instrText xml:space="preserve"> PAGEREF _Toc103599951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51F71C3D" w14:textId="1850B643" w:rsidR="009200FA" w:rsidRDefault="00381005">
          <w:pPr>
            <w:pStyle w:val="12"/>
            <w:rPr>
              <w:rFonts w:asciiTheme="minorHAnsi" w:eastAsiaTheme="minorEastAsia"/>
              <w:noProof/>
              <w:sz w:val="21"/>
            </w:rPr>
          </w:pPr>
          <w:hyperlink w:anchor="_Toc103599952" w:history="1">
            <w:r w:rsidR="009200FA" w:rsidRPr="00E81981">
              <w:rPr>
                <w:rStyle w:val="aff7"/>
                <w:noProof/>
                <w14:scene3d>
                  <w14:camera w14:prst="orthographicFront"/>
                  <w14:lightRig w14:rig="threePt" w14:dir="t">
                    <w14:rot w14:lat="0" w14:lon="0" w14:rev="0"/>
                  </w14:lightRig>
                </w14:scene3d>
              </w:rPr>
              <w:t>３</w:t>
            </w:r>
            <w:r w:rsidR="009200FA" w:rsidRPr="00E81981">
              <w:rPr>
                <w:rStyle w:val="aff7"/>
                <w:noProof/>
              </w:rPr>
              <w:t xml:space="preserve"> すべてのデータモデルへの共通事項</w:t>
            </w:r>
            <w:r w:rsidR="009200FA">
              <w:rPr>
                <w:noProof/>
                <w:webHidden/>
              </w:rPr>
              <w:tab/>
            </w:r>
            <w:r w:rsidR="009200FA">
              <w:rPr>
                <w:noProof/>
                <w:webHidden/>
              </w:rPr>
              <w:fldChar w:fldCharType="begin"/>
            </w:r>
            <w:r w:rsidR="009200FA">
              <w:rPr>
                <w:noProof/>
                <w:webHidden/>
              </w:rPr>
              <w:instrText xml:space="preserve"> PAGEREF _Toc103599952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100340EE" w14:textId="1B9EE65C" w:rsidR="009200FA" w:rsidRDefault="00381005">
          <w:pPr>
            <w:pStyle w:val="24"/>
            <w:tabs>
              <w:tab w:val="right" w:leader="dot" w:pos="8494"/>
            </w:tabs>
            <w:rPr>
              <w:rFonts w:asciiTheme="minorHAnsi" w:eastAsiaTheme="minorEastAsia"/>
              <w:noProof/>
              <w:sz w:val="21"/>
            </w:rPr>
          </w:pPr>
          <w:hyperlink w:anchor="_Toc103599953" w:history="1">
            <w:r w:rsidR="009200FA" w:rsidRPr="00E81981">
              <w:rPr>
                <w:rStyle w:val="aff7"/>
                <w:noProof/>
                <w14:scene3d>
                  <w14:camera w14:prst="orthographicFront"/>
                  <w14:lightRig w14:rig="threePt" w14:dir="t">
                    <w14:rot w14:lat="0" w14:lon="0" w14:rev="0"/>
                  </w14:lightRig>
                </w14:scene3d>
              </w:rPr>
              <w:t>３.１</w:t>
            </w:r>
            <w:r w:rsidR="009200FA" w:rsidRPr="00E81981">
              <w:rPr>
                <w:rStyle w:val="aff7"/>
                <w:noProof/>
              </w:rPr>
              <w:t xml:space="preserve"> 文字</w:t>
            </w:r>
            <w:r w:rsidR="009200FA">
              <w:rPr>
                <w:noProof/>
                <w:webHidden/>
              </w:rPr>
              <w:tab/>
            </w:r>
            <w:r w:rsidR="009200FA">
              <w:rPr>
                <w:noProof/>
                <w:webHidden/>
              </w:rPr>
              <w:fldChar w:fldCharType="begin"/>
            </w:r>
            <w:r w:rsidR="009200FA">
              <w:rPr>
                <w:noProof/>
                <w:webHidden/>
              </w:rPr>
              <w:instrText xml:space="preserve"> PAGEREF _Toc103599953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7DEAC19" w14:textId="3AA4D0C9" w:rsidR="009200FA" w:rsidRDefault="00381005">
          <w:pPr>
            <w:pStyle w:val="24"/>
            <w:tabs>
              <w:tab w:val="right" w:leader="dot" w:pos="8494"/>
            </w:tabs>
            <w:rPr>
              <w:rFonts w:asciiTheme="minorHAnsi" w:eastAsiaTheme="minorEastAsia"/>
              <w:noProof/>
              <w:sz w:val="21"/>
            </w:rPr>
          </w:pPr>
          <w:hyperlink w:anchor="_Toc103599954" w:history="1">
            <w:r w:rsidR="009200FA" w:rsidRPr="00E81981">
              <w:rPr>
                <w:rStyle w:val="aff7"/>
                <w:noProof/>
                <w14:scene3d>
                  <w14:camera w14:prst="orthographicFront"/>
                  <w14:lightRig w14:rig="threePt" w14:dir="t">
                    <w14:rot w14:lat="0" w14:lon="0" w14:rev="0"/>
                  </w14:lightRig>
                </w14:scene3d>
              </w:rPr>
              <w:t>３.２</w:t>
            </w:r>
            <w:r w:rsidR="009200FA" w:rsidRPr="00E81981">
              <w:rPr>
                <w:rStyle w:val="aff7"/>
                <w:noProof/>
              </w:rPr>
              <w:t xml:space="preserve"> 外国語表記・ピクトグラム</w:t>
            </w:r>
            <w:r w:rsidR="009200FA">
              <w:rPr>
                <w:noProof/>
                <w:webHidden/>
              </w:rPr>
              <w:tab/>
            </w:r>
            <w:r w:rsidR="009200FA">
              <w:rPr>
                <w:noProof/>
                <w:webHidden/>
              </w:rPr>
              <w:fldChar w:fldCharType="begin"/>
            </w:r>
            <w:r w:rsidR="009200FA">
              <w:rPr>
                <w:noProof/>
                <w:webHidden/>
              </w:rPr>
              <w:instrText xml:space="preserve"> PAGEREF _Toc103599954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47D196A" w14:textId="3362FB00" w:rsidR="009200FA" w:rsidRDefault="00381005">
          <w:pPr>
            <w:pStyle w:val="24"/>
            <w:tabs>
              <w:tab w:val="right" w:leader="dot" w:pos="8494"/>
            </w:tabs>
            <w:rPr>
              <w:rFonts w:asciiTheme="minorHAnsi" w:eastAsiaTheme="minorEastAsia"/>
              <w:noProof/>
              <w:sz w:val="21"/>
            </w:rPr>
          </w:pPr>
          <w:hyperlink w:anchor="_Toc103599955" w:history="1">
            <w:r w:rsidR="009200FA" w:rsidRPr="00E81981">
              <w:rPr>
                <w:rStyle w:val="aff7"/>
                <w:noProof/>
                <w14:scene3d>
                  <w14:camera w14:prst="orthographicFront"/>
                  <w14:lightRig w14:rig="threePt" w14:dir="t">
                    <w14:rot w14:lat="0" w14:lon="0" w14:rev="0"/>
                  </w14:lightRig>
                </w14:scene3d>
              </w:rPr>
              <w:t>３.３</w:t>
            </w:r>
            <w:r w:rsidR="009200FA" w:rsidRPr="00E81981">
              <w:rPr>
                <w:rStyle w:val="aff7"/>
                <w:noProof/>
              </w:rPr>
              <w:t xml:space="preserve"> 日時</w:t>
            </w:r>
            <w:r w:rsidR="009200FA">
              <w:rPr>
                <w:noProof/>
                <w:webHidden/>
              </w:rPr>
              <w:tab/>
            </w:r>
            <w:r w:rsidR="009200FA">
              <w:rPr>
                <w:noProof/>
                <w:webHidden/>
              </w:rPr>
              <w:fldChar w:fldCharType="begin"/>
            </w:r>
            <w:r w:rsidR="009200FA">
              <w:rPr>
                <w:noProof/>
                <w:webHidden/>
              </w:rPr>
              <w:instrText xml:space="preserve"> PAGEREF _Toc103599955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E44EBA6" w14:textId="38425004" w:rsidR="009200FA" w:rsidRDefault="00381005">
          <w:pPr>
            <w:pStyle w:val="34"/>
            <w:tabs>
              <w:tab w:val="left" w:pos="1050"/>
              <w:tab w:val="right" w:leader="dot" w:pos="8494"/>
            </w:tabs>
            <w:rPr>
              <w:rFonts w:asciiTheme="minorHAnsi" w:eastAsiaTheme="minorEastAsia"/>
              <w:noProof/>
              <w:sz w:val="21"/>
            </w:rPr>
          </w:pPr>
          <w:hyperlink w:anchor="_Toc103599956" w:history="1">
            <w:r w:rsidR="009200FA" w:rsidRPr="00E81981">
              <w:rPr>
                <w:rStyle w:val="aff7"/>
                <w:noProof/>
              </w:rPr>
              <w:t>1)</w:t>
            </w:r>
            <w:r w:rsidR="009200FA">
              <w:rPr>
                <w:rFonts w:asciiTheme="minorHAnsi" w:eastAsiaTheme="minorEastAsia"/>
                <w:noProof/>
                <w:sz w:val="21"/>
              </w:rPr>
              <w:tab/>
            </w:r>
            <w:r w:rsidR="009200FA" w:rsidRPr="00E81981">
              <w:rPr>
                <w:rStyle w:val="aff7"/>
                <w:noProof/>
              </w:rPr>
              <w:t>定期スケジュール</w:t>
            </w:r>
            <w:r w:rsidR="009200FA">
              <w:rPr>
                <w:noProof/>
                <w:webHidden/>
              </w:rPr>
              <w:tab/>
            </w:r>
            <w:r w:rsidR="009200FA">
              <w:rPr>
                <w:noProof/>
                <w:webHidden/>
              </w:rPr>
              <w:fldChar w:fldCharType="begin"/>
            </w:r>
            <w:r w:rsidR="009200FA">
              <w:rPr>
                <w:noProof/>
                <w:webHidden/>
              </w:rPr>
              <w:instrText xml:space="preserve"> PAGEREF _Toc103599956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511079D" w14:textId="15CD6ADF" w:rsidR="009200FA" w:rsidRDefault="00381005">
          <w:pPr>
            <w:pStyle w:val="34"/>
            <w:tabs>
              <w:tab w:val="left" w:pos="1050"/>
              <w:tab w:val="right" w:leader="dot" w:pos="8494"/>
            </w:tabs>
            <w:rPr>
              <w:rFonts w:asciiTheme="minorHAnsi" w:eastAsiaTheme="minorEastAsia"/>
              <w:noProof/>
              <w:sz w:val="21"/>
            </w:rPr>
          </w:pPr>
          <w:hyperlink w:anchor="_Toc103599957" w:history="1">
            <w:r w:rsidR="009200FA" w:rsidRPr="00E81981">
              <w:rPr>
                <w:rStyle w:val="aff7"/>
                <w:noProof/>
              </w:rPr>
              <w:t>2)</w:t>
            </w:r>
            <w:r w:rsidR="009200FA">
              <w:rPr>
                <w:rFonts w:asciiTheme="minorHAnsi" w:eastAsiaTheme="minorEastAsia"/>
                <w:noProof/>
                <w:sz w:val="21"/>
              </w:rPr>
              <w:tab/>
            </w:r>
            <w:r w:rsidR="009200FA" w:rsidRPr="00E81981">
              <w:rPr>
                <w:rStyle w:val="aff7"/>
                <w:noProof/>
              </w:rPr>
              <w:t>非定期のスケジュール</w:t>
            </w:r>
            <w:r w:rsidR="009200FA">
              <w:rPr>
                <w:noProof/>
                <w:webHidden/>
              </w:rPr>
              <w:tab/>
            </w:r>
            <w:r w:rsidR="009200FA">
              <w:rPr>
                <w:noProof/>
                <w:webHidden/>
              </w:rPr>
              <w:fldChar w:fldCharType="begin"/>
            </w:r>
            <w:r w:rsidR="009200FA">
              <w:rPr>
                <w:noProof/>
                <w:webHidden/>
              </w:rPr>
              <w:instrText xml:space="preserve"> PAGEREF _Toc103599957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195DD061" w14:textId="7A4E2F10" w:rsidR="009200FA" w:rsidRDefault="00381005">
          <w:pPr>
            <w:pStyle w:val="24"/>
            <w:tabs>
              <w:tab w:val="right" w:leader="dot" w:pos="8494"/>
            </w:tabs>
            <w:rPr>
              <w:rFonts w:asciiTheme="minorHAnsi" w:eastAsiaTheme="minorEastAsia"/>
              <w:noProof/>
              <w:sz w:val="21"/>
            </w:rPr>
          </w:pPr>
          <w:hyperlink w:anchor="_Toc103599958" w:history="1">
            <w:r w:rsidR="009200FA" w:rsidRPr="00E81981">
              <w:rPr>
                <w:rStyle w:val="aff7"/>
                <w:noProof/>
                <w14:scene3d>
                  <w14:camera w14:prst="orthographicFront"/>
                  <w14:lightRig w14:rig="threePt" w14:dir="t">
                    <w14:rot w14:lat="0" w14:lon="0" w14:rev="0"/>
                  </w14:lightRig>
                </w14:scene3d>
              </w:rPr>
              <w:t>３.４</w:t>
            </w:r>
            <w:r w:rsidR="009200FA" w:rsidRPr="00E81981">
              <w:rPr>
                <w:rStyle w:val="aff7"/>
                <w:noProof/>
              </w:rPr>
              <w:t xml:space="preserve"> 緯度、経度</w:t>
            </w:r>
            <w:r w:rsidR="009200FA">
              <w:rPr>
                <w:noProof/>
                <w:webHidden/>
              </w:rPr>
              <w:tab/>
            </w:r>
            <w:r w:rsidR="009200FA">
              <w:rPr>
                <w:noProof/>
                <w:webHidden/>
              </w:rPr>
              <w:fldChar w:fldCharType="begin"/>
            </w:r>
            <w:r w:rsidR="009200FA">
              <w:rPr>
                <w:noProof/>
                <w:webHidden/>
              </w:rPr>
              <w:instrText xml:space="preserve"> PAGEREF _Toc103599958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3F0FD183" w14:textId="73BB2F3B" w:rsidR="009200FA" w:rsidRDefault="00381005">
          <w:pPr>
            <w:pStyle w:val="24"/>
            <w:tabs>
              <w:tab w:val="right" w:leader="dot" w:pos="8494"/>
            </w:tabs>
            <w:rPr>
              <w:rFonts w:asciiTheme="minorHAnsi" w:eastAsiaTheme="minorEastAsia"/>
              <w:noProof/>
              <w:sz w:val="21"/>
            </w:rPr>
          </w:pPr>
          <w:hyperlink w:anchor="_Toc103599959" w:history="1">
            <w:r w:rsidR="009200FA" w:rsidRPr="00E81981">
              <w:rPr>
                <w:rStyle w:val="aff7"/>
                <w:noProof/>
                <w14:scene3d>
                  <w14:camera w14:prst="orthographicFront"/>
                  <w14:lightRig w14:rig="threePt" w14:dir="t">
                    <w14:rot w14:lat="0" w14:lon="0" w14:rev="0"/>
                  </w14:lightRig>
                </w14:scene3d>
              </w:rPr>
              <w:t>３.５</w:t>
            </w:r>
            <w:r w:rsidR="009200FA" w:rsidRPr="00E81981">
              <w:rPr>
                <w:rStyle w:val="aff7"/>
                <w:noProof/>
              </w:rPr>
              <w:t xml:space="preserve"> 住所等（アドレス）</w:t>
            </w:r>
            <w:r w:rsidR="009200FA">
              <w:rPr>
                <w:noProof/>
                <w:webHidden/>
              </w:rPr>
              <w:tab/>
            </w:r>
            <w:r w:rsidR="009200FA">
              <w:rPr>
                <w:noProof/>
                <w:webHidden/>
              </w:rPr>
              <w:fldChar w:fldCharType="begin"/>
            </w:r>
            <w:r w:rsidR="009200FA">
              <w:rPr>
                <w:noProof/>
                <w:webHidden/>
              </w:rPr>
              <w:instrText xml:space="preserve"> PAGEREF _Toc103599959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5CE551E0" w14:textId="0766C1B3" w:rsidR="009200FA" w:rsidRDefault="00381005">
          <w:pPr>
            <w:pStyle w:val="34"/>
            <w:tabs>
              <w:tab w:val="left" w:pos="1050"/>
              <w:tab w:val="right" w:leader="dot" w:pos="8494"/>
            </w:tabs>
            <w:rPr>
              <w:rFonts w:asciiTheme="minorHAnsi" w:eastAsiaTheme="minorEastAsia"/>
              <w:noProof/>
              <w:sz w:val="21"/>
            </w:rPr>
          </w:pPr>
          <w:hyperlink w:anchor="_Toc103599960" w:history="1">
            <w:r w:rsidR="009200FA" w:rsidRPr="00E81981">
              <w:rPr>
                <w:rStyle w:val="aff7"/>
                <w:noProof/>
              </w:rPr>
              <w:t>1)</w:t>
            </w:r>
            <w:r w:rsidR="009200FA">
              <w:rPr>
                <w:rFonts w:asciiTheme="minorHAnsi" w:eastAsiaTheme="minorEastAsia"/>
                <w:noProof/>
                <w:sz w:val="21"/>
              </w:rPr>
              <w:tab/>
            </w:r>
            <w:r w:rsidR="009200FA" w:rsidRPr="00E81981">
              <w:rPr>
                <w:rStyle w:val="aff7"/>
                <w:noProof/>
              </w:rPr>
              <w:t>都道府県分離表記方式（町字ID想定）</w:t>
            </w:r>
            <w:r w:rsidR="009200FA">
              <w:rPr>
                <w:noProof/>
                <w:webHidden/>
              </w:rPr>
              <w:tab/>
            </w:r>
            <w:r w:rsidR="009200FA">
              <w:rPr>
                <w:noProof/>
                <w:webHidden/>
              </w:rPr>
              <w:fldChar w:fldCharType="begin"/>
            </w:r>
            <w:r w:rsidR="009200FA">
              <w:rPr>
                <w:noProof/>
                <w:webHidden/>
              </w:rPr>
              <w:instrText xml:space="preserve"> PAGEREF _Toc103599960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6482DC8F" w14:textId="40C063FE" w:rsidR="009200FA" w:rsidRDefault="00381005">
          <w:pPr>
            <w:pStyle w:val="34"/>
            <w:tabs>
              <w:tab w:val="left" w:pos="1050"/>
              <w:tab w:val="right" w:leader="dot" w:pos="8494"/>
            </w:tabs>
            <w:rPr>
              <w:rFonts w:asciiTheme="minorHAnsi" w:eastAsiaTheme="minorEastAsia"/>
              <w:noProof/>
              <w:sz w:val="21"/>
            </w:rPr>
          </w:pPr>
          <w:hyperlink w:anchor="_Toc103599961"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都道府県分離表記方式（町字ID非想定）</w:t>
            </w:r>
            <w:r w:rsidR="009200FA">
              <w:rPr>
                <w:noProof/>
                <w:webHidden/>
              </w:rPr>
              <w:tab/>
            </w:r>
            <w:r w:rsidR="009200FA">
              <w:rPr>
                <w:noProof/>
                <w:webHidden/>
              </w:rPr>
              <w:fldChar w:fldCharType="begin"/>
            </w:r>
            <w:r w:rsidR="009200FA">
              <w:rPr>
                <w:noProof/>
                <w:webHidden/>
              </w:rPr>
              <w:instrText xml:space="preserve"> PAGEREF _Toc103599961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B544028" w14:textId="0049606B" w:rsidR="009200FA" w:rsidRDefault="00381005">
          <w:pPr>
            <w:pStyle w:val="34"/>
            <w:tabs>
              <w:tab w:val="left" w:pos="1050"/>
              <w:tab w:val="right" w:leader="dot" w:pos="8494"/>
            </w:tabs>
            <w:rPr>
              <w:rFonts w:asciiTheme="minorHAnsi" w:eastAsiaTheme="minorEastAsia"/>
              <w:noProof/>
              <w:sz w:val="21"/>
            </w:rPr>
          </w:pPr>
          <w:hyperlink w:anchor="_Toc10359996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全住所一体方式</w:t>
            </w:r>
            <w:r w:rsidR="009200FA">
              <w:rPr>
                <w:noProof/>
                <w:webHidden/>
              </w:rPr>
              <w:tab/>
            </w:r>
            <w:r w:rsidR="009200FA">
              <w:rPr>
                <w:noProof/>
                <w:webHidden/>
              </w:rPr>
              <w:fldChar w:fldCharType="begin"/>
            </w:r>
            <w:r w:rsidR="009200FA">
              <w:rPr>
                <w:noProof/>
                <w:webHidden/>
              </w:rPr>
              <w:instrText xml:space="preserve"> PAGEREF _Toc103599962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3A2DE8B7" w14:textId="4CCD5791" w:rsidR="009200FA" w:rsidRDefault="00381005">
          <w:pPr>
            <w:pStyle w:val="24"/>
            <w:tabs>
              <w:tab w:val="right" w:leader="dot" w:pos="8494"/>
            </w:tabs>
            <w:rPr>
              <w:rFonts w:asciiTheme="minorHAnsi" w:eastAsiaTheme="minorEastAsia"/>
              <w:noProof/>
              <w:sz w:val="21"/>
            </w:rPr>
          </w:pPr>
          <w:hyperlink w:anchor="_Toc103599963" w:history="1">
            <w:r w:rsidR="009200FA" w:rsidRPr="00E81981">
              <w:rPr>
                <w:rStyle w:val="aff7"/>
                <w:noProof/>
                <w14:scene3d>
                  <w14:camera w14:prst="orthographicFront"/>
                  <w14:lightRig w14:rig="threePt" w14:dir="t">
                    <w14:rot w14:lat="0" w14:lon="0" w14:rev="0"/>
                  </w14:lightRig>
                </w14:scene3d>
              </w:rPr>
              <w:t>３.６</w:t>
            </w:r>
            <w:r w:rsidR="009200FA" w:rsidRPr="00E81981">
              <w:rPr>
                <w:rStyle w:val="aff7"/>
                <w:noProof/>
              </w:rPr>
              <w:t xml:space="preserve"> 連絡先</w:t>
            </w:r>
            <w:r w:rsidR="009200FA">
              <w:rPr>
                <w:noProof/>
                <w:webHidden/>
              </w:rPr>
              <w:tab/>
            </w:r>
            <w:r w:rsidR="009200FA">
              <w:rPr>
                <w:noProof/>
                <w:webHidden/>
              </w:rPr>
              <w:fldChar w:fldCharType="begin"/>
            </w:r>
            <w:r w:rsidR="009200FA">
              <w:rPr>
                <w:noProof/>
                <w:webHidden/>
              </w:rPr>
              <w:instrText xml:space="preserve"> PAGEREF _Toc103599963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E459870" w14:textId="3C6BBCB6" w:rsidR="009200FA" w:rsidRDefault="00381005">
          <w:pPr>
            <w:pStyle w:val="24"/>
            <w:tabs>
              <w:tab w:val="right" w:leader="dot" w:pos="8494"/>
            </w:tabs>
            <w:rPr>
              <w:rFonts w:asciiTheme="minorHAnsi" w:eastAsiaTheme="minorEastAsia"/>
              <w:noProof/>
              <w:sz w:val="21"/>
            </w:rPr>
          </w:pPr>
          <w:hyperlink w:anchor="_Toc103599964" w:history="1">
            <w:r w:rsidR="009200FA" w:rsidRPr="00E81981">
              <w:rPr>
                <w:rStyle w:val="aff7"/>
                <w:noProof/>
                <w14:scene3d>
                  <w14:camera w14:prst="orthographicFront"/>
                  <w14:lightRig w14:rig="threePt" w14:dir="t">
                    <w14:rot w14:lat="0" w14:lon="0" w14:rev="0"/>
                  </w14:lightRig>
                </w14:scene3d>
              </w:rPr>
              <w:t>３.７</w:t>
            </w:r>
            <w:r w:rsidR="009200FA" w:rsidRPr="00E81981">
              <w:rPr>
                <w:rStyle w:val="aff7"/>
                <w:noProof/>
              </w:rPr>
              <w:t xml:space="preserve"> 画像</w:t>
            </w:r>
            <w:r w:rsidR="009200FA">
              <w:rPr>
                <w:noProof/>
                <w:webHidden/>
              </w:rPr>
              <w:tab/>
            </w:r>
            <w:r w:rsidR="009200FA">
              <w:rPr>
                <w:noProof/>
                <w:webHidden/>
              </w:rPr>
              <w:fldChar w:fldCharType="begin"/>
            </w:r>
            <w:r w:rsidR="009200FA">
              <w:rPr>
                <w:noProof/>
                <w:webHidden/>
              </w:rPr>
              <w:instrText xml:space="preserve"> PAGEREF _Toc103599964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1EF5C001" w14:textId="5E75A3D2" w:rsidR="009200FA" w:rsidRDefault="00381005">
          <w:pPr>
            <w:pStyle w:val="24"/>
            <w:tabs>
              <w:tab w:val="right" w:leader="dot" w:pos="8494"/>
            </w:tabs>
            <w:rPr>
              <w:rFonts w:asciiTheme="minorHAnsi" w:eastAsiaTheme="minorEastAsia"/>
              <w:noProof/>
              <w:sz w:val="21"/>
            </w:rPr>
          </w:pPr>
          <w:hyperlink w:anchor="_Toc103599965" w:history="1">
            <w:r w:rsidR="009200FA" w:rsidRPr="00E81981">
              <w:rPr>
                <w:rStyle w:val="aff7"/>
                <w:noProof/>
                <w14:scene3d>
                  <w14:camera w14:prst="orthographicFront"/>
                  <w14:lightRig w14:rig="threePt" w14:dir="t">
                    <w14:rot w14:lat="0" w14:lon="0" w14:rev="0"/>
                  </w14:lightRig>
                </w14:scene3d>
              </w:rPr>
              <w:t>３.８</w:t>
            </w:r>
            <w:r w:rsidR="009200FA" w:rsidRPr="00E81981">
              <w:rPr>
                <w:rStyle w:val="aff7"/>
                <w:noProof/>
              </w:rPr>
              <w:t xml:space="preserve"> 空間スキーマ</w:t>
            </w:r>
            <w:r w:rsidR="009200FA">
              <w:rPr>
                <w:noProof/>
                <w:webHidden/>
              </w:rPr>
              <w:tab/>
            </w:r>
            <w:r w:rsidR="009200FA">
              <w:rPr>
                <w:noProof/>
                <w:webHidden/>
              </w:rPr>
              <w:fldChar w:fldCharType="begin"/>
            </w:r>
            <w:r w:rsidR="009200FA">
              <w:rPr>
                <w:noProof/>
                <w:webHidden/>
              </w:rPr>
              <w:instrText xml:space="preserve"> PAGEREF _Toc103599965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4D3AC7F" w14:textId="5C10653E" w:rsidR="009200FA" w:rsidRDefault="00381005">
          <w:pPr>
            <w:pStyle w:val="24"/>
            <w:tabs>
              <w:tab w:val="right" w:leader="dot" w:pos="8494"/>
            </w:tabs>
            <w:rPr>
              <w:rFonts w:asciiTheme="minorHAnsi" w:eastAsiaTheme="minorEastAsia"/>
              <w:noProof/>
              <w:sz w:val="21"/>
            </w:rPr>
          </w:pPr>
          <w:hyperlink w:anchor="_Toc103599966" w:history="1">
            <w:r w:rsidR="009200FA" w:rsidRPr="00E81981">
              <w:rPr>
                <w:rStyle w:val="aff7"/>
                <w:noProof/>
                <w14:scene3d>
                  <w14:camera w14:prst="orthographicFront"/>
                  <w14:lightRig w14:rig="threePt" w14:dir="t">
                    <w14:rot w14:lat="0" w14:lon="0" w14:rev="0"/>
                  </w14:lightRig>
                </w14:scene3d>
              </w:rPr>
              <w:t>３.９</w:t>
            </w:r>
            <w:r w:rsidR="009200FA" w:rsidRPr="00E81981">
              <w:rPr>
                <w:rStyle w:val="aff7"/>
                <w:noProof/>
              </w:rPr>
              <w:t xml:space="preserve"> レコード情報</w:t>
            </w:r>
            <w:r w:rsidR="009200FA">
              <w:rPr>
                <w:noProof/>
                <w:webHidden/>
              </w:rPr>
              <w:tab/>
            </w:r>
            <w:r w:rsidR="009200FA">
              <w:rPr>
                <w:noProof/>
                <w:webHidden/>
              </w:rPr>
              <w:fldChar w:fldCharType="begin"/>
            </w:r>
            <w:r w:rsidR="009200FA">
              <w:rPr>
                <w:noProof/>
                <w:webHidden/>
              </w:rPr>
              <w:instrText xml:space="preserve"> PAGEREF _Toc103599966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78D5E93" w14:textId="16DC86D6" w:rsidR="009200FA" w:rsidRDefault="00381005">
          <w:pPr>
            <w:pStyle w:val="24"/>
            <w:tabs>
              <w:tab w:val="right" w:leader="dot" w:pos="8494"/>
            </w:tabs>
            <w:rPr>
              <w:rFonts w:asciiTheme="minorHAnsi" w:eastAsiaTheme="minorEastAsia"/>
              <w:noProof/>
              <w:sz w:val="21"/>
            </w:rPr>
          </w:pPr>
          <w:hyperlink w:anchor="_Toc103599967" w:history="1">
            <w:r w:rsidR="009200FA" w:rsidRPr="00E81981">
              <w:rPr>
                <w:rStyle w:val="aff7"/>
                <w:noProof/>
                <w14:scene3d>
                  <w14:camera w14:prst="orthographicFront"/>
                  <w14:lightRig w14:rig="threePt" w14:dir="t">
                    <w14:rot w14:lat="0" w14:lon="0" w14:rev="0"/>
                  </w14:lightRig>
                </w14:scene3d>
              </w:rPr>
              <w:t>３.１０</w:t>
            </w:r>
            <w:r w:rsidR="009200FA" w:rsidRPr="00E81981">
              <w:rPr>
                <w:rStyle w:val="aff7"/>
                <w:noProof/>
              </w:rPr>
              <w:t xml:space="preserve"> アクセシビリティデータ</w:t>
            </w:r>
            <w:r w:rsidR="009200FA">
              <w:rPr>
                <w:noProof/>
                <w:webHidden/>
              </w:rPr>
              <w:tab/>
            </w:r>
            <w:r w:rsidR="009200FA">
              <w:rPr>
                <w:noProof/>
                <w:webHidden/>
              </w:rPr>
              <w:fldChar w:fldCharType="begin"/>
            </w:r>
            <w:r w:rsidR="009200FA">
              <w:rPr>
                <w:noProof/>
                <w:webHidden/>
              </w:rPr>
              <w:instrText xml:space="preserve"> PAGEREF _Toc103599967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65721075" w14:textId="1F6235ED" w:rsidR="009200FA" w:rsidRDefault="00381005">
          <w:pPr>
            <w:pStyle w:val="24"/>
            <w:tabs>
              <w:tab w:val="right" w:leader="dot" w:pos="8494"/>
            </w:tabs>
            <w:rPr>
              <w:rFonts w:asciiTheme="minorHAnsi" w:eastAsiaTheme="minorEastAsia"/>
              <w:noProof/>
              <w:sz w:val="21"/>
            </w:rPr>
          </w:pPr>
          <w:hyperlink w:anchor="_Toc103599968" w:history="1">
            <w:r w:rsidR="009200FA" w:rsidRPr="00E81981">
              <w:rPr>
                <w:rStyle w:val="aff7"/>
                <w:noProof/>
                <w14:scene3d>
                  <w14:camera w14:prst="orthographicFront"/>
                  <w14:lightRig w14:rig="threePt" w14:dir="t">
                    <w14:rot w14:lat="0" w14:lon="0" w14:rev="0"/>
                  </w14:lightRig>
                </w14:scene3d>
              </w:rPr>
              <w:t>３.１１</w:t>
            </w:r>
            <w:r w:rsidR="009200FA" w:rsidRPr="00E81981">
              <w:rPr>
                <w:rStyle w:val="aff7"/>
                <w:noProof/>
              </w:rPr>
              <w:t xml:space="preserve"> 子育て支援情報データ</w:t>
            </w:r>
            <w:r w:rsidR="009200FA">
              <w:rPr>
                <w:noProof/>
                <w:webHidden/>
              </w:rPr>
              <w:tab/>
            </w:r>
            <w:r w:rsidR="009200FA">
              <w:rPr>
                <w:noProof/>
                <w:webHidden/>
              </w:rPr>
              <w:fldChar w:fldCharType="begin"/>
            </w:r>
            <w:r w:rsidR="009200FA">
              <w:rPr>
                <w:noProof/>
                <w:webHidden/>
              </w:rPr>
              <w:instrText xml:space="preserve"> PAGEREF _Toc103599968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63EE3749" w14:textId="2ECEDC3A" w:rsidR="009200FA" w:rsidRDefault="00381005">
          <w:pPr>
            <w:pStyle w:val="24"/>
            <w:tabs>
              <w:tab w:val="right" w:leader="dot" w:pos="8494"/>
            </w:tabs>
            <w:rPr>
              <w:rFonts w:asciiTheme="minorHAnsi" w:eastAsiaTheme="minorEastAsia"/>
              <w:noProof/>
              <w:sz w:val="21"/>
            </w:rPr>
          </w:pPr>
          <w:hyperlink w:anchor="_Toc103599969" w:history="1">
            <w:r w:rsidR="009200FA" w:rsidRPr="00E81981">
              <w:rPr>
                <w:rStyle w:val="aff7"/>
                <w:noProof/>
                <w14:scene3d>
                  <w14:camera w14:prst="orthographicFront"/>
                  <w14:lightRig w14:rig="threePt" w14:dir="t">
                    <w14:rot w14:lat="0" w14:lon="0" w14:rev="0"/>
                  </w14:lightRig>
                </w14:scene3d>
              </w:rPr>
              <w:t>３.１２</w:t>
            </w:r>
            <w:r w:rsidR="009200FA" w:rsidRPr="00E81981">
              <w:rPr>
                <w:rStyle w:val="aff7"/>
                <w:noProof/>
              </w:rPr>
              <w:t xml:space="preserve"> 言語対応データ</w:t>
            </w:r>
            <w:r w:rsidR="009200FA">
              <w:rPr>
                <w:noProof/>
                <w:webHidden/>
              </w:rPr>
              <w:tab/>
            </w:r>
            <w:r w:rsidR="009200FA">
              <w:rPr>
                <w:noProof/>
                <w:webHidden/>
              </w:rPr>
              <w:fldChar w:fldCharType="begin"/>
            </w:r>
            <w:r w:rsidR="009200FA">
              <w:rPr>
                <w:noProof/>
                <w:webHidden/>
              </w:rPr>
              <w:instrText xml:space="preserve"> PAGEREF _Toc103599969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44CBE31B" w14:textId="6A9F7A6B" w:rsidR="009200FA" w:rsidRDefault="00381005">
          <w:pPr>
            <w:pStyle w:val="24"/>
            <w:tabs>
              <w:tab w:val="right" w:leader="dot" w:pos="8494"/>
            </w:tabs>
            <w:rPr>
              <w:rFonts w:asciiTheme="minorHAnsi" w:eastAsiaTheme="minorEastAsia"/>
              <w:noProof/>
              <w:sz w:val="21"/>
            </w:rPr>
          </w:pPr>
          <w:hyperlink w:anchor="_Toc103599970" w:history="1">
            <w:r w:rsidR="009200FA" w:rsidRPr="00E81981">
              <w:rPr>
                <w:rStyle w:val="aff7"/>
                <w:noProof/>
                <w14:scene3d>
                  <w14:camera w14:prst="orthographicFront"/>
                  <w14:lightRig w14:rig="threePt" w14:dir="t">
                    <w14:rot w14:lat="0" w14:lon="0" w14:rev="0"/>
                  </w14:lightRig>
                </w14:scene3d>
              </w:rPr>
              <w:t>３.１３</w:t>
            </w:r>
            <w:r w:rsidR="009200FA" w:rsidRPr="00E81981">
              <w:rPr>
                <w:rStyle w:val="aff7"/>
                <w:noProof/>
              </w:rPr>
              <w:t xml:space="preserve"> 申込・予約</w:t>
            </w:r>
            <w:r w:rsidR="009200FA">
              <w:rPr>
                <w:noProof/>
                <w:webHidden/>
              </w:rPr>
              <w:tab/>
            </w:r>
            <w:r w:rsidR="009200FA">
              <w:rPr>
                <w:noProof/>
                <w:webHidden/>
              </w:rPr>
              <w:fldChar w:fldCharType="begin"/>
            </w:r>
            <w:r w:rsidR="009200FA">
              <w:rPr>
                <w:noProof/>
                <w:webHidden/>
              </w:rPr>
              <w:instrText xml:space="preserve"> PAGEREF _Toc103599970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CD458C0" w14:textId="57614BDF" w:rsidR="009200FA" w:rsidRDefault="00381005">
          <w:pPr>
            <w:pStyle w:val="24"/>
            <w:tabs>
              <w:tab w:val="right" w:leader="dot" w:pos="8494"/>
            </w:tabs>
            <w:rPr>
              <w:rFonts w:asciiTheme="minorHAnsi" w:eastAsiaTheme="minorEastAsia"/>
              <w:noProof/>
              <w:sz w:val="21"/>
            </w:rPr>
          </w:pPr>
          <w:hyperlink w:anchor="_Toc103599971" w:history="1">
            <w:r w:rsidR="009200FA" w:rsidRPr="00E81981">
              <w:rPr>
                <w:rStyle w:val="aff7"/>
                <w:noProof/>
                <w14:scene3d>
                  <w14:camera w14:prst="orthographicFront"/>
                  <w14:lightRig w14:rig="threePt" w14:dir="t">
                    <w14:rot w14:lat="0" w14:lon="0" w14:rev="0"/>
                  </w14:lightRig>
                </w14:scene3d>
              </w:rPr>
              <w:t>３.１４</w:t>
            </w:r>
            <w:r w:rsidR="009200FA" w:rsidRPr="00E81981">
              <w:rPr>
                <w:rStyle w:val="aff7"/>
                <w:noProof/>
              </w:rPr>
              <w:t xml:space="preserve"> 支払</w:t>
            </w:r>
            <w:r w:rsidR="009200FA">
              <w:rPr>
                <w:noProof/>
                <w:webHidden/>
              </w:rPr>
              <w:tab/>
            </w:r>
            <w:r w:rsidR="009200FA">
              <w:rPr>
                <w:noProof/>
                <w:webHidden/>
              </w:rPr>
              <w:fldChar w:fldCharType="begin"/>
            </w:r>
            <w:r w:rsidR="009200FA">
              <w:rPr>
                <w:noProof/>
                <w:webHidden/>
              </w:rPr>
              <w:instrText xml:space="preserve"> PAGEREF _Toc103599971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95DA4B3" w14:textId="2E26F3F2" w:rsidR="009200FA" w:rsidRDefault="00381005">
          <w:pPr>
            <w:pStyle w:val="12"/>
            <w:rPr>
              <w:rFonts w:asciiTheme="minorHAnsi" w:eastAsiaTheme="minorEastAsia"/>
              <w:noProof/>
              <w:sz w:val="21"/>
            </w:rPr>
          </w:pPr>
          <w:hyperlink w:anchor="_Toc103599972" w:history="1">
            <w:r w:rsidR="009200FA" w:rsidRPr="00E81981">
              <w:rPr>
                <w:rStyle w:val="aff7"/>
                <w:noProof/>
                <w14:scene3d>
                  <w14:camera w14:prst="orthographicFront"/>
                  <w14:lightRig w14:rig="threePt" w14:dir="t">
                    <w14:rot w14:lat="0" w14:lon="0" w14:rev="0"/>
                  </w14:lightRig>
                </w14:scene3d>
              </w:rPr>
              <w:t>４</w:t>
            </w:r>
            <w:r w:rsidR="009200FA" w:rsidRPr="00E81981">
              <w:rPr>
                <w:rStyle w:val="aff7"/>
                <w:noProof/>
              </w:rPr>
              <w:t xml:space="preserve"> 実装データモデル</w:t>
            </w:r>
            <w:r w:rsidR="009200FA">
              <w:rPr>
                <w:noProof/>
                <w:webHidden/>
              </w:rPr>
              <w:tab/>
            </w:r>
            <w:r w:rsidR="009200FA">
              <w:rPr>
                <w:noProof/>
                <w:webHidden/>
              </w:rPr>
              <w:fldChar w:fldCharType="begin"/>
            </w:r>
            <w:r w:rsidR="009200FA">
              <w:rPr>
                <w:noProof/>
                <w:webHidden/>
              </w:rPr>
              <w:instrText xml:space="preserve"> PAGEREF _Toc103599972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88456E4" w14:textId="1FD42F0B" w:rsidR="009200FA" w:rsidRDefault="00381005">
          <w:pPr>
            <w:pStyle w:val="24"/>
            <w:tabs>
              <w:tab w:val="right" w:leader="dot" w:pos="8494"/>
            </w:tabs>
            <w:rPr>
              <w:rFonts w:asciiTheme="minorHAnsi" w:eastAsiaTheme="minorEastAsia"/>
              <w:noProof/>
              <w:sz w:val="21"/>
            </w:rPr>
          </w:pPr>
          <w:hyperlink w:anchor="_Toc103599973" w:history="1">
            <w:r w:rsidR="009200FA" w:rsidRPr="00E81981">
              <w:rPr>
                <w:rStyle w:val="aff7"/>
                <w:noProof/>
                <w14:scene3d>
                  <w14:camera w14:prst="orthographicFront"/>
                  <w14:lightRig w14:rig="threePt" w14:dir="t">
                    <w14:rot w14:lat="0" w14:lon="0" w14:rev="0"/>
                  </w14:lightRig>
                </w14:scene3d>
              </w:rPr>
              <w:t>４.１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_Toc103599973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0806704D" w14:textId="5DFB2707" w:rsidR="009200FA" w:rsidRDefault="00381005">
          <w:pPr>
            <w:pStyle w:val="34"/>
            <w:tabs>
              <w:tab w:val="left" w:pos="1050"/>
              <w:tab w:val="right" w:leader="dot" w:pos="8494"/>
            </w:tabs>
            <w:rPr>
              <w:rFonts w:asciiTheme="minorHAnsi" w:eastAsiaTheme="minorEastAsia"/>
              <w:noProof/>
              <w:sz w:val="21"/>
            </w:rPr>
          </w:pPr>
          <w:hyperlink w:anchor="_Toc103599974" w:history="1">
            <w:r w:rsidR="009200FA" w:rsidRPr="00E81981">
              <w:rPr>
                <w:rStyle w:val="aff7"/>
                <w:noProof/>
              </w:rPr>
              <w:t>1)</w:t>
            </w:r>
            <w:r w:rsidR="009200FA">
              <w:rPr>
                <w:rFonts w:asciiTheme="minorHAnsi" w:eastAsiaTheme="minorEastAsia"/>
                <w:noProof/>
                <w:sz w:val="21"/>
              </w:rPr>
              <w:tab/>
            </w:r>
            <w:r w:rsidR="009200FA" w:rsidRPr="00E81981">
              <w:rPr>
                <w:rStyle w:val="aff7"/>
                <w:noProof/>
              </w:rPr>
              <w:t>土地</w:t>
            </w:r>
            <w:r w:rsidR="009200FA">
              <w:rPr>
                <w:noProof/>
                <w:webHidden/>
              </w:rPr>
              <w:tab/>
            </w:r>
            <w:r w:rsidR="009200FA">
              <w:rPr>
                <w:noProof/>
                <w:webHidden/>
              </w:rPr>
              <w:fldChar w:fldCharType="begin"/>
            </w:r>
            <w:r w:rsidR="009200FA">
              <w:rPr>
                <w:noProof/>
                <w:webHidden/>
              </w:rPr>
              <w:instrText xml:space="preserve"> PAGEREF _Toc103599974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A0EFD08" w14:textId="6F084BFF" w:rsidR="009200FA" w:rsidRDefault="00381005">
          <w:pPr>
            <w:pStyle w:val="34"/>
            <w:tabs>
              <w:tab w:val="left" w:pos="1050"/>
              <w:tab w:val="right" w:leader="dot" w:pos="8494"/>
            </w:tabs>
            <w:rPr>
              <w:rFonts w:asciiTheme="minorHAnsi" w:eastAsiaTheme="minorEastAsia"/>
              <w:noProof/>
              <w:sz w:val="21"/>
            </w:rPr>
          </w:pPr>
          <w:hyperlink w:anchor="_Toc10359997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都市計画基礎調査情報</w:t>
            </w:r>
            <w:r w:rsidR="009200FA">
              <w:rPr>
                <w:noProof/>
                <w:webHidden/>
              </w:rPr>
              <w:tab/>
            </w:r>
            <w:r w:rsidR="009200FA">
              <w:rPr>
                <w:noProof/>
                <w:webHidden/>
              </w:rPr>
              <w:fldChar w:fldCharType="begin"/>
            </w:r>
            <w:r w:rsidR="009200FA">
              <w:rPr>
                <w:noProof/>
                <w:webHidden/>
              </w:rPr>
              <w:instrText xml:space="preserve"> PAGEREF _Toc103599975 \h </w:instrText>
            </w:r>
            <w:r w:rsidR="009200FA">
              <w:rPr>
                <w:noProof/>
                <w:webHidden/>
              </w:rPr>
            </w:r>
            <w:r w:rsidR="009200FA">
              <w:rPr>
                <w:noProof/>
                <w:webHidden/>
              </w:rPr>
              <w:fldChar w:fldCharType="separate"/>
            </w:r>
            <w:r w:rsidR="009200FA">
              <w:rPr>
                <w:noProof/>
                <w:webHidden/>
              </w:rPr>
              <w:t>32</w:t>
            </w:r>
            <w:r w:rsidR="009200FA">
              <w:rPr>
                <w:noProof/>
                <w:webHidden/>
              </w:rPr>
              <w:fldChar w:fldCharType="end"/>
            </w:r>
          </w:hyperlink>
        </w:p>
        <w:p w14:paraId="2C0E0B8D" w14:textId="118B6C44" w:rsidR="009200FA" w:rsidRDefault="00381005">
          <w:pPr>
            <w:pStyle w:val="24"/>
            <w:tabs>
              <w:tab w:val="right" w:leader="dot" w:pos="8494"/>
            </w:tabs>
            <w:rPr>
              <w:rFonts w:asciiTheme="minorHAnsi" w:eastAsiaTheme="minorEastAsia"/>
              <w:noProof/>
              <w:sz w:val="21"/>
            </w:rPr>
          </w:pPr>
          <w:hyperlink w:anchor="_Toc103599976" w:history="1">
            <w:r w:rsidR="009200FA" w:rsidRPr="00E81981">
              <w:rPr>
                <w:rStyle w:val="aff7"/>
                <w:noProof/>
                <w14:scene3d>
                  <w14:camera w14:prst="orthographicFront"/>
                  <w14:lightRig w14:rig="threePt" w14:dir="t">
                    <w14:rot w14:lat="0" w14:lon="0" w14:rev="0"/>
                  </w14:lightRig>
                </w14:scene3d>
              </w:rPr>
              <w:t>４.２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_Toc103599976 \h </w:instrText>
            </w:r>
            <w:r w:rsidR="009200FA">
              <w:rPr>
                <w:noProof/>
                <w:webHidden/>
              </w:rPr>
            </w:r>
            <w:r w:rsidR="009200FA">
              <w:rPr>
                <w:noProof/>
                <w:webHidden/>
              </w:rPr>
              <w:fldChar w:fldCharType="separate"/>
            </w:r>
            <w:r w:rsidR="009200FA">
              <w:rPr>
                <w:noProof/>
                <w:webHidden/>
              </w:rPr>
              <w:t>34</w:t>
            </w:r>
            <w:r w:rsidR="009200FA">
              <w:rPr>
                <w:noProof/>
                <w:webHidden/>
              </w:rPr>
              <w:fldChar w:fldCharType="end"/>
            </w:r>
          </w:hyperlink>
        </w:p>
        <w:p w14:paraId="31DDEC93" w14:textId="1BBE6008" w:rsidR="009200FA" w:rsidRDefault="00381005">
          <w:pPr>
            <w:pStyle w:val="24"/>
            <w:tabs>
              <w:tab w:val="right" w:leader="dot" w:pos="8494"/>
            </w:tabs>
            <w:rPr>
              <w:rFonts w:asciiTheme="minorHAnsi" w:eastAsiaTheme="minorEastAsia"/>
              <w:noProof/>
              <w:sz w:val="21"/>
            </w:rPr>
          </w:pPr>
          <w:hyperlink w:anchor="_Toc103599977" w:history="1">
            <w:r w:rsidR="009200FA" w:rsidRPr="00E81981">
              <w:rPr>
                <w:rStyle w:val="aff7"/>
                <w:noProof/>
                <w14:scene3d>
                  <w14:camera w14:prst="orthographicFront"/>
                  <w14:lightRig w14:rig="threePt" w14:dir="t">
                    <w14:rot w14:lat="0" w14:lon="0" w14:rev="0"/>
                  </w14:lightRig>
                </w14:scene3d>
              </w:rPr>
              <w:t>４.３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_Toc103599977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29C9A0C4" w14:textId="0FAF7765" w:rsidR="009200FA" w:rsidRDefault="00381005">
          <w:pPr>
            <w:pStyle w:val="34"/>
            <w:tabs>
              <w:tab w:val="left" w:pos="1050"/>
              <w:tab w:val="right" w:leader="dot" w:pos="8494"/>
            </w:tabs>
            <w:rPr>
              <w:rFonts w:asciiTheme="minorHAnsi" w:eastAsiaTheme="minorEastAsia"/>
              <w:noProof/>
              <w:sz w:val="21"/>
            </w:rPr>
          </w:pPr>
          <w:hyperlink w:anchor="_Toc103599978"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_Toc103599978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37293F1E" w14:textId="522953C3" w:rsidR="009200FA" w:rsidRDefault="00381005">
          <w:pPr>
            <w:pStyle w:val="34"/>
            <w:tabs>
              <w:tab w:val="left" w:pos="1050"/>
              <w:tab w:val="right" w:leader="dot" w:pos="8494"/>
            </w:tabs>
            <w:rPr>
              <w:rFonts w:asciiTheme="minorHAnsi" w:eastAsiaTheme="minorEastAsia"/>
              <w:noProof/>
              <w:sz w:val="21"/>
            </w:rPr>
          </w:pPr>
          <w:hyperlink w:anchor="_Toc103599979" w:history="1">
            <w:r w:rsidR="009200FA" w:rsidRPr="00E81981">
              <w:rPr>
                <w:rStyle w:val="aff7"/>
                <w:noProof/>
              </w:rPr>
              <w:t>2)</w:t>
            </w:r>
            <w:r w:rsidR="009200FA">
              <w:rPr>
                <w:rFonts w:asciiTheme="minorHAnsi" w:eastAsiaTheme="minorEastAsia"/>
                <w:noProof/>
                <w:sz w:val="21"/>
              </w:rPr>
              <w:tab/>
            </w:r>
            <w:r w:rsidR="009200FA" w:rsidRPr="00E81981">
              <w:rPr>
                <w:rStyle w:val="aff7"/>
                <w:noProof/>
              </w:rPr>
              <w:t>公共施設・観光施設</w:t>
            </w:r>
            <w:r w:rsidR="009200FA">
              <w:rPr>
                <w:noProof/>
                <w:webHidden/>
              </w:rPr>
              <w:tab/>
            </w:r>
            <w:r w:rsidR="009200FA">
              <w:rPr>
                <w:noProof/>
                <w:webHidden/>
              </w:rPr>
              <w:fldChar w:fldCharType="begin"/>
            </w:r>
            <w:r w:rsidR="009200FA">
              <w:rPr>
                <w:noProof/>
                <w:webHidden/>
              </w:rPr>
              <w:instrText xml:space="preserve"> PAGEREF _Toc103599979 \h </w:instrText>
            </w:r>
            <w:r w:rsidR="009200FA">
              <w:rPr>
                <w:noProof/>
                <w:webHidden/>
              </w:rPr>
            </w:r>
            <w:r w:rsidR="009200FA">
              <w:rPr>
                <w:noProof/>
                <w:webHidden/>
              </w:rPr>
              <w:fldChar w:fldCharType="separate"/>
            </w:r>
            <w:r w:rsidR="009200FA">
              <w:rPr>
                <w:noProof/>
                <w:webHidden/>
              </w:rPr>
              <w:t>40</w:t>
            </w:r>
            <w:r w:rsidR="009200FA">
              <w:rPr>
                <w:noProof/>
                <w:webHidden/>
              </w:rPr>
              <w:fldChar w:fldCharType="end"/>
            </w:r>
          </w:hyperlink>
        </w:p>
        <w:p w14:paraId="4467396A" w14:textId="3BC14458" w:rsidR="009200FA" w:rsidRDefault="00381005">
          <w:pPr>
            <w:pStyle w:val="34"/>
            <w:tabs>
              <w:tab w:val="left" w:pos="1050"/>
              <w:tab w:val="right" w:leader="dot" w:pos="8494"/>
            </w:tabs>
            <w:rPr>
              <w:rFonts w:asciiTheme="minorHAnsi" w:eastAsiaTheme="minorEastAsia"/>
              <w:noProof/>
              <w:sz w:val="21"/>
            </w:rPr>
          </w:pPr>
          <w:hyperlink w:anchor="_Toc10359998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医療機関</w:t>
            </w:r>
            <w:r w:rsidR="009200FA">
              <w:rPr>
                <w:noProof/>
                <w:webHidden/>
              </w:rPr>
              <w:tab/>
            </w:r>
            <w:r w:rsidR="009200FA">
              <w:rPr>
                <w:noProof/>
                <w:webHidden/>
              </w:rPr>
              <w:fldChar w:fldCharType="begin"/>
            </w:r>
            <w:r w:rsidR="009200FA">
              <w:rPr>
                <w:noProof/>
                <w:webHidden/>
              </w:rPr>
              <w:instrText xml:space="preserve"> PAGEREF _Toc103599982 \h </w:instrText>
            </w:r>
            <w:r w:rsidR="009200FA">
              <w:rPr>
                <w:noProof/>
                <w:webHidden/>
              </w:rPr>
            </w:r>
            <w:r w:rsidR="009200FA">
              <w:rPr>
                <w:noProof/>
                <w:webHidden/>
              </w:rPr>
              <w:fldChar w:fldCharType="separate"/>
            </w:r>
            <w:r w:rsidR="009200FA">
              <w:rPr>
                <w:noProof/>
                <w:webHidden/>
              </w:rPr>
              <w:t>41</w:t>
            </w:r>
            <w:r w:rsidR="009200FA">
              <w:rPr>
                <w:noProof/>
                <w:webHidden/>
              </w:rPr>
              <w:fldChar w:fldCharType="end"/>
            </w:r>
          </w:hyperlink>
        </w:p>
        <w:p w14:paraId="47127757" w14:textId="4B9EEF01" w:rsidR="009200FA" w:rsidRDefault="00381005">
          <w:pPr>
            <w:pStyle w:val="34"/>
            <w:tabs>
              <w:tab w:val="left" w:pos="1050"/>
              <w:tab w:val="right" w:leader="dot" w:pos="8494"/>
            </w:tabs>
            <w:rPr>
              <w:rFonts w:asciiTheme="minorHAnsi" w:eastAsiaTheme="minorEastAsia"/>
              <w:noProof/>
              <w:sz w:val="21"/>
            </w:rPr>
          </w:pPr>
          <w:hyperlink w:anchor="_Toc103599983" w:history="1">
            <w:r w:rsidR="009200FA" w:rsidRPr="00E81981">
              <w:rPr>
                <w:rStyle w:val="aff7"/>
                <w:noProof/>
              </w:rPr>
              <w:t>4)</w:t>
            </w:r>
            <w:r w:rsidR="009200FA">
              <w:rPr>
                <w:rFonts w:asciiTheme="minorHAnsi" w:eastAsiaTheme="minorEastAsia"/>
                <w:noProof/>
                <w:sz w:val="21"/>
              </w:rPr>
              <w:tab/>
            </w:r>
            <w:r w:rsidR="009200FA" w:rsidRPr="00E81981">
              <w:rPr>
                <w:rStyle w:val="aff7"/>
                <w:noProof/>
              </w:rPr>
              <w:t>教育機関</w:t>
            </w:r>
            <w:r w:rsidR="009200FA">
              <w:rPr>
                <w:noProof/>
                <w:webHidden/>
              </w:rPr>
              <w:tab/>
            </w:r>
            <w:r w:rsidR="009200FA">
              <w:rPr>
                <w:noProof/>
                <w:webHidden/>
              </w:rPr>
              <w:fldChar w:fldCharType="begin"/>
            </w:r>
            <w:r w:rsidR="009200FA">
              <w:rPr>
                <w:noProof/>
                <w:webHidden/>
              </w:rPr>
              <w:instrText xml:space="preserve"> PAGEREF _Toc103599983 \h </w:instrText>
            </w:r>
            <w:r w:rsidR="009200FA">
              <w:rPr>
                <w:noProof/>
                <w:webHidden/>
              </w:rPr>
            </w:r>
            <w:r w:rsidR="009200FA">
              <w:rPr>
                <w:noProof/>
                <w:webHidden/>
              </w:rPr>
              <w:fldChar w:fldCharType="separate"/>
            </w:r>
            <w:r w:rsidR="009200FA">
              <w:rPr>
                <w:noProof/>
                <w:webHidden/>
              </w:rPr>
              <w:t>45</w:t>
            </w:r>
            <w:r w:rsidR="009200FA">
              <w:rPr>
                <w:noProof/>
                <w:webHidden/>
              </w:rPr>
              <w:fldChar w:fldCharType="end"/>
            </w:r>
          </w:hyperlink>
        </w:p>
        <w:p w14:paraId="2A792AA9" w14:textId="4AB1F4EE" w:rsidR="009200FA" w:rsidRDefault="00381005">
          <w:pPr>
            <w:pStyle w:val="34"/>
            <w:tabs>
              <w:tab w:val="left" w:pos="1050"/>
              <w:tab w:val="right" w:leader="dot" w:pos="8494"/>
            </w:tabs>
            <w:rPr>
              <w:rFonts w:asciiTheme="minorHAnsi" w:eastAsiaTheme="minorEastAsia"/>
              <w:noProof/>
              <w:sz w:val="21"/>
            </w:rPr>
          </w:pPr>
          <w:hyperlink w:anchor="_Toc103599984" w:history="1">
            <w:r w:rsidR="009200FA" w:rsidRPr="00E81981">
              <w:rPr>
                <w:rStyle w:val="aff7"/>
                <w:noProof/>
              </w:rPr>
              <w:t>5)</w:t>
            </w:r>
            <w:r w:rsidR="009200FA">
              <w:rPr>
                <w:rFonts w:asciiTheme="minorHAnsi" w:eastAsiaTheme="minorEastAsia"/>
                <w:noProof/>
                <w:sz w:val="21"/>
              </w:rPr>
              <w:tab/>
            </w:r>
            <w:r w:rsidR="009200FA" w:rsidRPr="00E81981">
              <w:rPr>
                <w:rStyle w:val="aff7"/>
                <w:noProof/>
              </w:rPr>
              <w:t>介護サービス事業所</w:t>
            </w:r>
            <w:r w:rsidR="009200FA">
              <w:rPr>
                <w:noProof/>
                <w:webHidden/>
              </w:rPr>
              <w:tab/>
            </w:r>
            <w:r w:rsidR="009200FA">
              <w:rPr>
                <w:noProof/>
                <w:webHidden/>
              </w:rPr>
              <w:fldChar w:fldCharType="begin"/>
            </w:r>
            <w:r w:rsidR="009200FA">
              <w:rPr>
                <w:noProof/>
                <w:webHidden/>
              </w:rPr>
              <w:instrText xml:space="preserve"> PAGEREF _Toc103599984 \h </w:instrText>
            </w:r>
            <w:r w:rsidR="009200FA">
              <w:rPr>
                <w:noProof/>
                <w:webHidden/>
              </w:rPr>
            </w:r>
            <w:r w:rsidR="009200FA">
              <w:rPr>
                <w:noProof/>
                <w:webHidden/>
              </w:rPr>
              <w:fldChar w:fldCharType="separate"/>
            </w:r>
            <w:r w:rsidR="009200FA">
              <w:rPr>
                <w:noProof/>
                <w:webHidden/>
              </w:rPr>
              <w:t>47</w:t>
            </w:r>
            <w:r w:rsidR="009200FA">
              <w:rPr>
                <w:noProof/>
                <w:webHidden/>
              </w:rPr>
              <w:fldChar w:fldCharType="end"/>
            </w:r>
          </w:hyperlink>
        </w:p>
        <w:p w14:paraId="05665802" w14:textId="5D49453F" w:rsidR="009200FA" w:rsidRDefault="00381005">
          <w:pPr>
            <w:pStyle w:val="34"/>
            <w:tabs>
              <w:tab w:val="left" w:pos="1050"/>
              <w:tab w:val="right" w:leader="dot" w:pos="8494"/>
            </w:tabs>
            <w:rPr>
              <w:rFonts w:asciiTheme="minorHAnsi" w:eastAsiaTheme="minorEastAsia"/>
              <w:noProof/>
              <w:sz w:val="21"/>
            </w:rPr>
          </w:pPr>
          <w:hyperlink w:anchor="_Toc103599985" w:history="1">
            <w:r w:rsidR="009200FA" w:rsidRPr="00E81981">
              <w:rPr>
                <w:rStyle w:val="aff7"/>
                <w:noProof/>
              </w:rPr>
              <w:t>6)</w:t>
            </w:r>
            <w:r w:rsidR="009200FA">
              <w:rPr>
                <w:rFonts w:asciiTheme="minorHAnsi" w:eastAsiaTheme="minorEastAsia"/>
                <w:noProof/>
                <w:sz w:val="21"/>
              </w:rPr>
              <w:tab/>
            </w:r>
            <w:r w:rsidR="009200FA" w:rsidRPr="00E81981">
              <w:rPr>
                <w:rStyle w:val="aff7"/>
                <w:noProof/>
              </w:rPr>
              <w:t>子育て支援施設</w:t>
            </w:r>
            <w:r w:rsidR="009200FA">
              <w:rPr>
                <w:noProof/>
                <w:webHidden/>
              </w:rPr>
              <w:tab/>
            </w:r>
            <w:r w:rsidR="009200FA">
              <w:rPr>
                <w:noProof/>
                <w:webHidden/>
              </w:rPr>
              <w:fldChar w:fldCharType="begin"/>
            </w:r>
            <w:r w:rsidR="009200FA">
              <w:rPr>
                <w:noProof/>
                <w:webHidden/>
              </w:rPr>
              <w:instrText xml:space="preserve"> PAGEREF _Toc103599985 \h </w:instrText>
            </w:r>
            <w:r w:rsidR="009200FA">
              <w:rPr>
                <w:noProof/>
                <w:webHidden/>
              </w:rPr>
            </w:r>
            <w:r w:rsidR="009200FA">
              <w:rPr>
                <w:noProof/>
                <w:webHidden/>
              </w:rPr>
              <w:fldChar w:fldCharType="separate"/>
            </w:r>
            <w:r w:rsidR="009200FA">
              <w:rPr>
                <w:noProof/>
                <w:webHidden/>
              </w:rPr>
              <w:t>48</w:t>
            </w:r>
            <w:r w:rsidR="009200FA">
              <w:rPr>
                <w:noProof/>
                <w:webHidden/>
              </w:rPr>
              <w:fldChar w:fldCharType="end"/>
            </w:r>
          </w:hyperlink>
        </w:p>
        <w:p w14:paraId="424B0A8F" w14:textId="69B9CEF6" w:rsidR="009200FA" w:rsidRDefault="00381005">
          <w:pPr>
            <w:pStyle w:val="34"/>
            <w:tabs>
              <w:tab w:val="left" w:pos="1050"/>
              <w:tab w:val="right" w:leader="dot" w:pos="8494"/>
            </w:tabs>
            <w:rPr>
              <w:rFonts w:asciiTheme="minorHAnsi" w:eastAsiaTheme="minorEastAsia"/>
              <w:noProof/>
              <w:sz w:val="21"/>
            </w:rPr>
          </w:pPr>
          <w:hyperlink w:anchor="_Toc103599986" w:history="1">
            <w:r w:rsidR="009200FA" w:rsidRPr="00E81981">
              <w:rPr>
                <w:rStyle w:val="aff7"/>
                <w:noProof/>
              </w:rPr>
              <w:t>7)</w:t>
            </w:r>
            <w:r w:rsidR="009200FA">
              <w:rPr>
                <w:rFonts w:asciiTheme="minorHAnsi" w:eastAsiaTheme="minorEastAsia"/>
                <w:noProof/>
                <w:sz w:val="21"/>
              </w:rPr>
              <w:tab/>
            </w:r>
            <w:r w:rsidR="009200FA" w:rsidRPr="00E81981">
              <w:rPr>
                <w:rStyle w:val="aff7"/>
                <w:noProof/>
              </w:rPr>
              <w:t>事業所</w:t>
            </w:r>
            <w:r w:rsidR="009200FA">
              <w:rPr>
                <w:noProof/>
                <w:webHidden/>
              </w:rPr>
              <w:tab/>
            </w:r>
            <w:r w:rsidR="009200FA">
              <w:rPr>
                <w:noProof/>
                <w:webHidden/>
              </w:rPr>
              <w:fldChar w:fldCharType="begin"/>
            </w:r>
            <w:r w:rsidR="009200FA">
              <w:rPr>
                <w:noProof/>
                <w:webHidden/>
              </w:rPr>
              <w:instrText xml:space="preserve"> PAGEREF _Toc103599986 \h </w:instrText>
            </w:r>
            <w:r w:rsidR="009200FA">
              <w:rPr>
                <w:noProof/>
                <w:webHidden/>
              </w:rPr>
            </w:r>
            <w:r w:rsidR="009200FA">
              <w:rPr>
                <w:noProof/>
                <w:webHidden/>
              </w:rPr>
              <w:fldChar w:fldCharType="separate"/>
            </w:r>
            <w:r w:rsidR="009200FA">
              <w:rPr>
                <w:noProof/>
                <w:webHidden/>
              </w:rPr>
              <w:t>49</w:t>
            </w:r>
            <w:r w:rsidR="009200FA">
              <w:rPr>
                <w:noProof/>
                <w:webHidden/>
              </w:rPr>
              <w:fldChar w:fldCharType="end"/>
            </w:r>
          </w:hyperlink>
        </w:p>
        <w:p w14:paraId="53E0F4E0" w14:textId="60860F1A" w:rsidR="009200FA" w:rsidRDefault="00381005">
          <w:pPr>
            <w:pStyle w:val="34"/>
            <w:tabs>
              <w:tab w:val="left" w:pos="1050"/>
              <w:tab w:val="right" w:leader="dot" w:pos="8494"/>
            </w:tabs>
            <w:rPr>
              <w:rFonts w:asciiTheme="minorHAnsi" w:eastAsiaTheme="minorEastAsia"/>
              <w:noProof/>
              <w:sz w:val="21"/>
            </w:rPr>
          </w:pPr>
          <w:hyperlink w:anchor="_Toc103599987" w:history="1">
            <w:r w:rsidR="009200FA" w:rsidRPr="00E81981">
              <w:rPr>
                <w:rStyle w:val="aff7"/>
                <w:noProof/>
              </w:rPr>
              <w:t>8)</w:t>
            </w:r>
            <w:r w:rsidR="009200FA">
              <w:rPr>
                <w:rFonts w:asciiTheme="minorHAnsi" w:eastAsiaTheme="minorEastAsia"/>
                <w:noProof/>
                <w:sz w:val="21"/>
              </w:rPr>
              <w:tab/>
            </w:r>
            <w:r w:rsidR="009200FA" w:rsidRPr="00E81981">
              <w:rPr>
                <w:rStyle w:val="aff7"/>
                <w:noProof/>
              </w:rPr>
              <w:t>食品等営業許可・届出事業所</w:t>
            </w:r>
            <w:r w:rsidR="009200FA">
              <w:rPr>
                <w:noProof/>
                <w:webHidden/>
              </w:rPr>
              <w:tab/>
            </w:r>
            <w:r w:rsidR="009200FA">
              <w:rPr>
                <w:noProof/>
                <w:webHidden/>
              </w:rPr>
              <w:fldChar w:fldCharType="begin"/>
            </w:r>
            <w:r w:rsidR="009200FA">
              <w:rPr>
                <w:noProof/>
                <w:webHidden/>
              </w:rPr>
              <w:instrText xml:space="preserve"> PAGEREF _Toc103599987 \h </w:instrText>
            </w:r>
            <w:r w:rsidR="009200FA">
              <w:rPr>
                <w:noProof/>
                <w:webHidden/>
              </w:rPr>
            </w:r>
            <w:r w:rsidR="009200FA">
              <w:rPr>
                <w:noProof/>
                <w:webHidden/>
              </w:rPr>
              <w:fldChar w:fldCharType="separate"/>
            </w:r>
            <w:r w:rsidR="009200FA">
              <w:rPr>
                <w:noProof/>
                <w:webHidden/>
              </w:rPr>
              <w:t>50</w:t>
            </w:r>
            <w:r w:rsidR="009200FA">
              <w:rPr>
                <w:noProof/>
                <w:webHidden/>
              </w:rPr>
              <w:fldChar w:fldCharType="end"/>
            </w:r>
          </w:hyperlink>
        </w:p>
        <w:p w14:paraId="781F28E9" w14:textId="4595C404" w:rsidR="009200FA" w:rsidRDefault="00381005">
          <w:pPr>
            <w:pStyle w:val="34"/>
            <w:tabs>
              <w:tab w:val="left" w:pos="1050"/>
              <w:tab w:val="right" w:leader="dot" w:pos="8494"/>
            </w:tabs>
            <w:rPr>
              <w:rFonts w:asciiTheme="minorHAnsi" w:eastAsiaTheme="minorEastAsia"/>
              <w:noProof/>
              <w:sz w:val="21"/>
            </w:rPr>
          </w:pPr>
          <w:hyperlink w:anchor="_Toc103599988" w:history="1">
            <w:r w:rsidR="009200FA" w:rsidRPr="00E81981">
              <w:rPr>
                <w:rStyle w:val="aff7"/>
                <w:noProof/>
              </w:rPr>
              <w:t>9)</w:t>
            </w:r>
            <w:r w:rsidR="009200FA">
              <w:rPr>
                <w:rFonts w:asciiTheme="minorHAnsi" w:eastAsiaTheme="minorEastAsia"/>
                <w:noProof/>
                <w:sz w:val="21"/>
              </w:rPr>
              <w:tab/>
            </w:r>
            <w:r w:rsidR="009200FA" w:rsidRPr="00E81981">
              <w:rPr>
                <w:rStyle w:val="aff7"/>
                <w:noProof/>
              </w:rPr>
              <w:t>公園</w:t>
            </w:r>
            <w:r w:rsidR="009200FA">
              <w:rPr>
                <w:noProof/>
                <w:webHidden/>
              </w:rPr>
              <w:tab/>
            </w:r>
            <w:r w:rsidR="009200FA">
              <w:rPr>
                <w:noProof/>
                <w:webHidden/>
              </w:rPr>
              <w:fldChar w:fldCharType="begin"/>
            </w:r>
            <w:r w:rsidR="009200FA">
              <w:rPr>
                <w:noProof/>
                <w:webHidden/>
              </w:rPr>
              <w:instrText xml:space="preserve"> PAGEREF _Toc103599988 \h </w:instrText>
            </w:r>
            <w:r w:rsidR="009200FA">
              <w:rPr>
                <w:noProof/>
                <w:webHidden/>
              </w:rPr>
            </w:r>
            <w:r w:rsidR="009200FA">
              <w:rPr>
                <w:noProof/>
                <w:webHidden/>
              </w:rPr>
              <w:fldChar w:fldCharType="separate"/>
            </w:r>
            <w:r w:rsidR="009200FA">
              <w:rPr>
                <w:noProof/>
                <w:webHidden/>
              </w:rPr>
              <w:t>52</w:t>
            </w:r>
            <w:r w:rsidR="009200FA">
              <w:rPr>
                <w:noProof/>
                <w:webHidden/>
              </w:rPr>
              <w:fldChar w:fldCharType="end"/>
            </w:r>
          </w:hyperlink>
        </w:p>
        <w:p w14:paraId="5E71764B" w14:textId="2CA0D61C" w:rsidR="009200FA" w:rsidRDefault="00381005">
          <w:pPr>
            <w:pStyle w:val="34"/>
            <w:tabs>
              <w:tab w:val="left" w:pos="1050"/>
              <w:tab w:val="right" w:leader="dot" w:pos="8494"/>
            </w:tabs>
            <w:rPr>
              <w:rFonts w:asciiTheme="minorHAnsi" w:eastAsiaTheme="minorEastAsia"/>
              <w:noProof/>
              <w:sz w:val="21"/>
            </w:rPr>
          </w:pPr>
          <w:hyperlink w:anchor="_Toc103599989" w:history="1">
            <w:r w:rsidR="009200FA" w:rsidRPr="00E81981">
              <w:rPr>
                <w:rStyle w:val="aff7"/>
                <w:noProof/>
              </w:rPr>
              <w:t>10)</w:t>
            </w:r>
            <w:r w:rsidR="009200FA">
              <w:rPr>
                <w:rFonts w:asciiTheme="minorHAnsi" w:eastAsiaTheme="minorEastAsia"/>
                <w:noProof/>
                <w:sz w:val="21"/>
              </w:rPr>
              <w:tab/>
            </w:r>
            <w:r w:rsidR="009200FA" w:rsidRPr="00E81981">
              <w:rPr>
                <w:rStyle w:val="aff7"/>
                <w:noProof/>
              </w:rPr>
              <w:t>交番</w:t>
            </w:r>
            <w:r w:rsidR="009200FA">
              <w:rPr>
                <w:noProof/>
                <w:webHidden/>
              </w:rPr>
              <w:tab/>
            </w:r>
            <w:r w:rsidR="009200FA">
              <w:rPr>
                <w:noProof/>
                <w:webHidden/>
              </w:rPr>
              <w:fldChar w:fldCharType="begin"/>
            </w:r>
            <w:r w:rsidR="009200FA">
              <w:rPr>
                <w:noProof/>
                <w:webHidden/>
              </w:rPr>
              <w:instrText xml:space="preserve"> PAGEREF _Toc103599989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41D3FAA1" w14:textId="3CBE7326" w:rsidR="009200FA" w:rsidRDefault="00381005">
          <w:pPr>
            <w:pStyle w:val="34"/>
            <w:tabs>
              <w:tab w:val="left" w:pos="1050"/>
              <w:tab w:val="right" w:leader="dot" w:pos="8494"/>
            </w:tabs>
            <w:rPr>
              <w:rFonts w:asciiTheme="minorHAnsi" w:eastAsiaTheme="minorEastAsia"/>
              <w:noProof/>
              <w:sz w:val="21"/>
            </w:rPr>
          </w:pPr>
          <w:hyperlink w:anchor="_Toc103599990" w:history="1">
            <w:r w:rsidR="009200FA" w:rsidRPr="00E81981">
              <w:rPr>
                <w:rStyle w:val="aff7"/>
                <w:noProof/>
              </w:rPr>
              <w:t>11)</w:t>
            </w:r>
            <w:r w:rsidR="009200FA">
              <w:rPr>
                <w:rFonts w:asciiTheme="minorHAnsi" w:eastAsiaTheme="minorEastAsia"/>
                <w:noProof/>
                <w:sz w:val="21"/>
              </w:rPr>
              <w:tab/>
            </w:r>
            <w:r w:rsidR="009200FA" w:rsidRPr="00E81981">
              <w:rPr>
                <w:rStyle w:val="aff7"/>
                <w:noProof/>
              </w:rPr>
              <w:t>入浴施設</w:t>
            </w:r>
            <w:r w:rsidR="009200FA">
              <w:rPr>
                <w:noProof/>
                <w:webHidden/>
              </w:rPr>
              <w:tab/>
            </w:r>
            <w:r w:rsidR="009200FA">
              <w:rPr>
                <w:noProof/>
                <w:webHidden/>
              </w:rPr>
              <w:fldChar w:fldCharType="begin"/>
            </w:r>
            <w:r w:rsidR="009200FA">
              <w:rPr>
                <w:noProof/>
                <w:webHidden/>
              </w:rPr>
              <w:instrText xml:space="preserve"> PAGEREF _Toc103599990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7C42D517" w14:textId="25ED1F16" w:rsidR="009200FA" w:rsidRDefault="00381005">
          <w:pPr>
            <w:pStyle w:val="34"/>
            <w:tabs>
              <w:tab w:val="left" w:pos="1050"/>
              <w:tab w:val="right" w:leader="dot" w:pos="8494"/>
            </w:tabs>
            <w:rPr>
              <w:rFonts w:asciiTheme="minorHAnsi" w:eastAsiaTheme="minorEastAsia"/>
              <w:noProof/>
              <w:sz w:val="21"/>
            </w:rPr>
          </w:pPr>
          <w:hyperlink w:anchor="_Toc103599991"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クリーニング施設（コインランドリー含む）</w:t>
            </w:r>
            <w:r w:rsidR="009200FA">
              <w:rPr>
                <w:noProof/>
                <w:webHidden/>
              </w:rPr>
              <w:tab/>
            </w:r>
            <w:r w:rsidR="009200FA">
              <w:rPr>
                <w:noProof/>
                <w:webHidden/>
              </w:rPr>
              <w:fldChar w:fldCharType="begin"/>
            </w:r>
            <w:r w:rsidR="009200FA">
              <w:rPr>
                <w:noProof/>
                <w:webHidden/>
              </w:rPr>
              <w:instrText xml:space="preserve"> PAGEREF _Toc103599991 \h </w:instrText>
            </w:r>
            <w:r w:rsidR="009200FA">
              <w:rPr>
                <w:noProof/>
                <w:webHidden/>
              </w:rPr>
            </w:r>
            <w:r w:rsidR="009200FA">
              <w:rPr>
                <w:noProof/>
                <w:webHidden/>
              </w:rPr>
              <w:fldChar w:fldCharType="separate"/>
            </w:r>
            <w:r w:rsidR="009200FA">
              <w:rPr>
                <w:noProof/>
                <w:webHidden/>
              </w:rPr>
              <w:t>55</w:t>
            </w:r>
            <w:r w:rsidR="009200FA">
              <w:rPr>
                <w:noProof/>
                <w:webHidden/>
              </w:rPr>
              <w:fldChar w:fldCharType="end"/>
            </w:r>
          </w:hyperlink>
        </w:p>
        <w:p w14:paraId="2AF5D50F" w14:textId="732EE0A0" w:rsidR="009200FA" w:rsidRDefault="00381005">
          <w:pPr>
            <w:pStyle w:val="24"/>
            <w:tabs>
              <w:tab w:val="right" w:leader="dot" w:pos="8494"/>
            </w:tabs>
            <w:rPr>
              <w:rFonts w:asciiTheme="minorHAnsi" w:eastAsiaTheme="minorEastAsia"/>
              <w:noProof/>
              <w:sz w:val="21"/>
            </w:rPr>
          </w:pPr>
          <w:hyperlink w:anchor="_Toc103599992" w:history="1">
            <w:r w:rsidR="009200FA" w:rsidRPr="00E81981">
              <w:rPr>
                <w:rStyle w:val="aff7"/>
                <w:noProof/>
                <w14:scene3d>
                  <w14:camera w14:prst="orthographicFront"/>
                  <w14:lightRig w14:rig="threePt" w14:dir="t">
                    <w14:rot w14:lat="0" w14:lon="0" w14:rev="0"/>
                  </w14:lightRig>
                </w14:scene3d>
              </w:rPr>
              <w:t>４.４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_Toc103599992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33FB641C" w14:textId="2E2ABC0C" w:rsidR="009200FA" w:rsidRDefault="00381005">
          <w:pPr>
            <w:pStyle w:val="34"/>
            <w:tabs>
              <w:tab w:val="left" w:pos="1050"/>
              <w:tab w:val="right" w:leader="dot" w:pos="8494"/>
            </w:tabs>
            <w:rPr>
              <w:rFonts w:asciiTheme="minorHAnsi" w:eastAsiaTheme="minorEastAsia"/>
              <w:noProof/>
              <w:sz w:val="21"/>
            </w:rPr>
          </w:pPr>
          <w:hyperlink w:anchor="_Toc10359999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_Toc103599993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4E3C60D6" w14:textId="0372B7B9" w:rsidR="009200FA" w:rsidRDefault="00381005">
          <w:pPr>
            <w:pStyle w:val="34"/>
            <w:tabs>
              <w:tab w:val="left" w:pos="1050"/>
              <w:tab w:val="right" w:leader="dot" w:pos="8494"/>
            </w:tabs>
            <w:rPr>
              <w:rFonts w:asciiTheme="minorHAnsi" w:eastAsiaTheme="minorEastAsia"/>
              <w:noProof/>
              <w:sz w:val="21"/>
            </w:rPr>
          </w:pPr>
          <w:hyperlink w:anchor="_Toc10359999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出入口</w:t>
            </w:r>
            <w:r w:rsidR="009200FA">
              <w:rPr>
                <w:noProof/>
                <w:webHidden/>
              </w:rPr>
              <w:tab/>
            </w:r>
            <w:r w:rsidR="009200FA">
              <w:rPr>
                <w:noProof/>
                <w:webHidden/>
              </w:rPr>
              <w:fldChar w:fldCharType="begin"/>
            </w:r>
            <w:r w:rsidR="009200FA">
              <w:rPr>
                <w:noProof/>
                <w:webHidden/>
              </w:rPr>
              <w:instrText xml:space="preserve"> PAGEREF _Toc103599994 \h </w:instrText>
            </w:r>
            <w:r w:rsidR="009200FA">
              <w:rPr>
                <w:noProof/>
                <w:webHidden/>
              </w:rPr>
            </w:r>
            <w:r w:rsidR="009200FA">
              <w:rPr>
                <w:noProof/>
                <w:webHidden/>
              </w:rPr>
              <w:fldChar w:fldCharType="separate"/>
            </w:r>
            <w:r w:rsidR="009200FA">
              <w:rPr>
                <w:noProof/>
                <w:webHidden/>
              </w:rPr>
              <w:t>59</w:t>
            </w:r>
            <w:r w:rsidR="009200FA">
              <w:rPr>
                <w:noProof/>
                <w:webHidden/>
              </w:rPr>
              <w:fldChar w:fldCharType="end"/>
            </w:r>
          </w:hyperlink>
        </w:p>
        <w:p w14:paraId="7D5BC356" w14:textId="656CC126" w:rsidR="009200FA" w:rsidRDefault="00381005">
          <w:pPr>
            <w:pStyle w:val="34"/>
            <w:tabs>
              <w:tab w:val="left" w:pos="1050"/>
              <w:tab w:val="right" w:leader="dot" w:pos="8494"/>
            </w:tabs>
            <w:rPr>
              <w:rFonts w:asciiTheme="minorHAnsi" w:eastAsiaTheme="minorEastAsia"/>
              <w:noProof/>
              <w:sz w:val="21"/>
            </w:rPr>
          </w:pPr>
          <w:hyperlink w:anchor="_Toc103599995" w:history="1">
            <w:r w:rsidR="009200FA" w:rsidRPr="00E81981">
              <w:rPr>
                <w:rStyle w:val="aff7"/>
                <w:noProof/>
              </w:rPr>
              <w:t>3)</w:t>
            </w:r>
            <w:r w:rsidR="009200FA">
              <w:rPr>
                <w:rFonts w:asciiTheme="minorHAnsi" w:eastAsiaTheme="minorEastAsia"/>
                <w:noProof/>
                <w:sz w:val="21"/>
              </w:rPr>
              <w:tab/>
            </w:r>
            <w:r w:rsidR="009200FA" w:rsidRPr="00E81981">
              <w:rPr>
                <w:rStyle w:val="aff7"/>
                <w:noProof/>
              </w:rPr>
              <w:t>AED</w:t>
            </w:r>
            <w:r w:rsidR="009200FA">
              <w:rPr>
                <w:noProof/>
                <w:webHidden/>
              </w:rPr>
              <w:tab/>
            </w:r>
            <w:r w:rsidR="009200FA">
              <w:rPr>
                <w:noProof/>
                <w:webHidden/>
              </w:rPr>
              <w:fldChar w:fldCharType="begin"/>
            </w:r>
            <w:r w:rsidR="009200FA">
              <w:rPr>
                <w:noProof/>
                <w:webHidden/>
              </w:rPr>
              <w:instrText xml:space="preserve"> PAGEREF _Toc103599995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4461B307" w14:textId="07ECF475" w:rsidR="009200FA" w:rsidRDefault="00381005">
          <w:pPr>
            <w:pStyle w:val="34"/>
            <w:tabs>
              <w:tab w:val="left" w:pos="1050"/>
              <w:tab w:val="right" w:leader="dot" w:pos="8494"/>
            </w:tabs>
            <w:rPr>
              <w:rFonts w:asciiTheme="minorHAnsi" w:eastAsiaTheme="minorEastAsia"/>
              <w:noProof/>
              <w:sz w:val="21"/>
            </w:rPr>
          </w:pPr>
          <w:hyperlink w:anchor="_Toc103599996" w:history="1">
            <w:r w:rsidR="009200FA" w:rsidRPr="00E81981">
              <w:rPr>
                <w:rStyle w:val="aff7"/>
                <w:noProof/>
              </w:rPr>
              <w:t>4)</w:t>
            </w:r>
            <w:r w:rsidR="009200FA">
              <w:rPr>
                <w:rFonts w:asciiTheme="minorHAnsi" w:eastAsiaTheme="minorEastAsia"/>
                <w:noProof/>
                <w:sz w:val="21"/>
              </w:rPr>
              <w:tab/>
            </w:r>
            <w:r w:rsidR="009200FA" w:rsidRPr="00E81981">
              <w:rPr>
                <w:rStyle w:val="aff7"/>
                <w:noProof/>
              </w:rPr>
              <w:t>公衆無線LANアクセスポイント</w:t>
            </w:r>
            <w:r w:rsidR="009200FA">
              <w:rPr>
                <w:noProof/>
                <w:webHidden/>
              </w:rPr>
              <w:tab/>
            </w:r>
            <w:r w:rsidR="009200FA">
              <w:rPr>
                <w:noProof/>
                <w:webHidden/>
              </w:rPr>
              <w:fldChar w:fldCharType="begin"/>
            </w:r>
            <w:r w:rsidR="009200FA">
              <w:rPr>
                <w:noProof/>
                <w:webHidden/>
              </w:rPr>
              <w:instrText xml:space="preserve"> PAGEREF _Toc103599996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731DE5E3" w14:textId="5719132D" w:rsidR="009200FA" w:rsidRDefault="00381005">
          <w:pPr>
            <w:pStyle w:val="34"/>
            <w:tabs>
              <w:tab w:val="left" w:pos="1050"/>
              <w:tab w:val="right" w:leader="dot" w:pos="8494"/>
            </w:tabs>
            <w:rPr>
              <w:rFonts w:asciiTheme="minorHAnsi" w:eastAsiaTheme="minorEastAsia"/>
              <w:noProof/>
              <w:sz w:val="21"/>
            </w:rPr>
          </w:pPr>
          <w:hyperlink w:anchor="_Toc103599997" w:history="1">
            <w:r w:rsidR="009200FA" w:rsidRPr="00E81981">
              <w:rPr>
                <w:rStyle w:val="aff7"/>
                <w:noProof/>
              </w:rPr>
              <w:t>5)</w:t>
            </w:r>
            <w:r w:rsidR="009200FA">
              <w:rPr>
                <w:rFonts w:asciiTheme="minorHAnsi" w:eastAsiaTheme="minorEastAsia"/>
                <w:noProof/>
                <w:sz w:val="21"/>
              </w:rPr>
              <w:tab/>
            </w:r>
            <w:r w:rsidR="009200FA" w:rsidRPr="00E81981">
              <w:rPr>
                <w:rStyle w:val="aff7"/>
                <w:noProof/>
              </w:rPr>
              <w:t>公衆トイレ</w:t>
            </w:r>
            <w:r w:rsidR="009200FA">
              <w:rPr>
                <w:noProof/>
                <w:webHidden/>
              </w:rPr>
              <w:tab/>
            </w:r>
            <w:r w:rsidR="009200FA">
              <w:rPr>
                <w:noProof/>
                <w:webHidden/>
              </w:rPr>
              <w:fldChar w:fldCharType="begin"/>
            </w:r>
            <w:r w:rsidR="009200FA">
              <w:rPr>
                <w:noProof/>
                <w:webHidden/>
              </w:rPr>
              <w:instrText xml:space="preserve"> PAGEREF _Toc103599997 \h </w:instrText>
            </w:r>
            <w:r w:rsidR="009200FA">
              <w:rPr>
                <w:noProof/>
                <w:webHidden/>
              </w:rPr>
            </w:r>
            <w:r w:rsidR="009200FA">
              <w:rPr>
                <w:noProof/>
                <w:webHidden/>
              </w:rPr>
              <w:fldChar w:fldCharType="separate"/>
            </w:r>
            <w:r w:rsidR="009200FA">
              <w:rPr>
                <w:noProof/>
                <w:webHidden/>
              </w:rPr>
              <w:t>61</w:t>
            </w:r>
            <w:r w:rsidR="009200FA">
              <w:rPr>
                <w:noProof/>
                <w:webHidden/>
              </w:rPr>
              <w:fldChar w:fldCharType="end"/>
            </w:r>
          </w:hyperlink>
        </w:p>
        <w:p w14:paraId="5D092734" w14:textId="6345AB26" w:rsidR="009200FA" w:rsidRDefault="00381005">
          <w:pPr>
            <w:pStyle w:val="34"/>
            <w:tabs>
              <w:tab w:val="left" w:pos="1050"/>
              <w:tab w:val="right" w:leader="dot" w:pos="8494"/>
            </w:tabs>
            <w:rPr>
              <w:rFonts w:asciiTheme="minorHAnsi" w:eastAsiaTheme="minorEastAsia"/>
              <w:noProof/>
              <w:sz w:val="21"/>
            </w:rPr>
          </w:pPr>
          <w:hyperlink w:anchor="_Toc103599998" w:history="1">
            <w:r w:rsidR="009200FA" w:rsidRPr="00E81981">
              <w:rPr>
                <w:rStyle w:val="aff7"/>
                <w:noProof/>
              </w:rPr>
              <w:t>6)</w:t>
            </w:r>
            <w:r w:rsidR="009200FA">
              <w:rPr>
                <w:rFonts w:asciiTheme="minorHAnsi" w:eastAsiaTheme="minorEastAsia"/>
                <w:noProof/>
                <w:sz w:val="21"/>
              </w:rPr>
              <w:tab/>
            </w:r>
            <w:r w:rsidR="009200FA" w:rsidRPr="00E81981">
              <w:rPr>
                <w:rStyle w:val="aff7"/>
                <w:noProof/>
              </w:rPr>
              <w:t>消防水利施設</w:t>
            </w:r>
            <w:r w:rsidR="009200FA">
              <w:rPr>
                <w:noProof/>
                <w:webHidden/>
              </w:rPr>
              <w:tab/>
            </w:r>
            <w:r w:rsidR="009200FA">
              <w:rPr>
                <w:noProof/>
                <w:webHidden/>
              </w:rPr>
              <w:fldChar w:fldCharType="begin"/>
            </w:r>
            <w:r w:rsidR="009200FA">
              <w:rPr>
                <w:noProof/>
                <w:webHidden/>
              </w:rPr>
              <w:instrText xml:space="preserve"> PAGEREF _Toc103599998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4331EBE7" w14:textId="0526B7DA" w:rsidR="009200FA" w:rsidRDefault="00381005">
          <w:pPr>
            <w:pStyle w:val="24"/>
            <w:tabs>
              <w:tab w:val="right" w:leader="dot" w:pos="8494"/>
            </w:tabs>
            <w:rPr>
              <w:rFonts w:asciiTheme="minorHAnsi" w:eastAsiaTheme="minorEastAsia"/>
              <w:noProof/>
              <w:sz w:val="21"/>
            </w:rPr>
          </w:pPr>
          <w:hyperlink w:anchor="_Toc103599999" w:history="1">
            <w:r w:rsidR="009200FA" w:rsidRPr="00E81981">
              <w:rPr>
                <w:rStyle w:val="aff7"/>
                <w:noProof/>
                <w14:scene3d>
                  <w14:camera w14:prst="orthographicFront"/>
                  <w14:lightRig w14:rig="threePt" w14:dir="t">
                    <w14:rot w14:lat="0" w14:lon="0" w14:rev="0"/>
                  </w14:lightRig>
                </w14:scene3d>
              </w:rPr>
              <w:t>４.５</w:t>
            </w:r>
            <w:r w:rsidR="009200FA" w:rsidRPr="00E81981">
              <w:rPr>
                <w:rStyle w:val="aff7"/>
                <w:noProof/>
              </w:rPr>
              <w:t xml:space="preserve"> 建物内・地下街・地下埋設物</w:t>
            </w:r>
            <w:r w:rsidR="009200FA">
              <w:rPr>
                <w:noProof/>
                <w:webHidden/>
              </w:rPr>
              <w:tab/>
            </w:r>
            <w:r w:rsidR="009200FA">
              <w:rPr>
                <w:noProof/>
                <w:webHidden/>
              </w:rPr>
              <w:fldChar w:fldCharType="begin"/>
            </w:r>
            <w:r w:rsidR="009200FA">
              <w:rPr>
                <w:noProof/>
                <w:webHidden/>
              </w:rPr>
              <w:instrText xml:space="preserve"> PAGEREF _Toc103599999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6D33D9FA" w14:textId="58DC47E7" w:rsidR="009200FA" w:rsidRDefault="00381005">
          <w:pPr>
            <w:pStyle w:val="34"/>
            <w:tabs>
              <w:tab w:val="left" w:pos="1050"/>
              <w:tab w:val="right" w:leader="dot" w:pos="8494"/>
            </w:tabs>
            <w:rPr>
              <w:rFonts w:asciiTheme="minorHAnsi" w:eastAsiaTheme="minorEastAsia"/>
              <w:noProof/>
              <w:sz w:val="21"/>
            </w:rPr>
          </w:pPr>
          <w:hyperlink w:anchor="_Toc103600000"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建物内・地下街</w:t>
            </w:r>
            <w:r w:rsidR="009200FA">
              <w:rPr>
                <w:noProof/>
                <w:webHidden/>
              </w:rPr>
              <w:tab/>
            </w:r>
            <w:r w:rsidR="009200FA">
              <w:rPr>
                <w:noProof/>
                <w:webHidden/>
              </w:rPr>
              <w:fldChar w:fldCharType="begin"/>
            </w:r>
            <w:r w:rsidR="009200FA">
              <w:rPr>
                <w:noProof/>
                <w:webHidden/>
              </w:rPr>
              <w:instrText xml:space="preserve"> PAGEREF _Toc103600000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793E3C96" w14:textId="1683FA7D" w:rsidR="009200FA" w:rsidRDefault="00381005">
          <w:pPr>
            <w:pStyle w:val="34"/>
            <w:tabs>
              <w:tab w:val="left" w:pos="1050"/>
              <w:tab w:val="right" w:leader="dot" w:pos="8494"/>
            </w:tabs>
            <w:rPr>
              <w:rFonts w:asciiTheme="minorHAnsi" w:eastAsiaTheme="minorEastAsia"/>
              <w:noProof/>
              <w:sz w:val="21"/>
            </w:rPr>
          </w:pPr>
          <w:hyperlink w:anchor="_Toc103600001"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地下埋設物</w:t>
            </w:r>
            <w:r w:rsidR="009200FA">
              <w:rPr>
                <w:noProof/>
                <w:webHidden/>
              </w:rPr>
              <w:tab/>
            </w:r>
            <w:r w:rsidR="009200FA">
              <w:rPr>
                <w:noProof/>
                <w:webHidden/>
              </w:rPr>
              <w:fldChar w:fldCharType="begin"/>
            </w:r>
            <w:r w:rsidR="009200FA">
              <w:rPr>
                <w:noProof/>
                <w:webHidden/>
              </w:rPr>
              <w:instrText xml:space="preserve"> PAGEREF _Toc103600001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63A72E91" w14:textId="4F55CDE1" w:rsidR="009200FA" w:rsidRDefault="00381005">
          <w:pPr>
            <w:pStyle w:val="34"/>
            <w:tabs>
              <w:tab w:val="left" w:pos="1050"/>
              <w:tab w:val="right" w:leader="dot" w:pos="8494"/>
            </w:tabs>
            <w:rPr>
              <w:rFonts w:asciiTheme="minorHAnsi" w:eastAsiaTheme="minorEastAsia"/>
              <w:noProof/>
              <w:sz w:val="21"/>
            </w:rPr>
          </w:pPr>
          <w:hyperlink w:anchor="_Toc103600002"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ボーリング柱状図等</w:t>
            </w:r>
            <w:r w:rsidR="009200FA">
              <w:rPr>
                <w:noProof/>
                <w:webHidden/>
              </w:rPr>
              <w:tab/>
            </w:r>
            <w:r w:rsidR="009200FA">
              <w:rPr>
                <w:noProof/>
                <w:webHidden/>
              </w:rPr>
              <w:fldChar w:fldCharType="begin"/>
            </w:r>
            <w:r w:rsidR="009200FA">
              <w:rPr>
                <w:noProof/>
                <w:webHidden/>
              </w:rPr>
              <w:instrText xml:space="preserve"> PAGEREF _Toc103600002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FB2560E" w14:textId="4082CC4F" w:rsidR="009200FA" w:rsidRDefault="00381005">
          <w:pPr>
            <w:pStyle w:val="24"/>
            <w:tabs>
              <w:tab w:val="right" w:leader="dot" w:pos="8494"/>
            </w:tabs>
            <w:rPr>
              <w:rFonts w:asciiTheme="minorHAnsi" w:eastAsiaTheme="minorEastAsia"/>
              <w:noProof/>
              <w:sz w:val="21"/>
            </w:rPr>
          </w:pPr>
          <w:hyperlink w:anchor="_Toc103600003" w:history="1">
            <w:r w:rsidR="009200FA" w:rsidRPr="00E81981">
              <w:rPr>
                <w:rStyle w:val="aff7"/>
                <w:noProof/>
                <w14:scene3d>
                  <w14:camera w14:prst="orthographicFront"/>
                  <w14:lightRig w14:rig="threePt" w14:dir="t">
                    <w14:rot w14:lat="0" w14:lon="0" w14:rev="0"/>
                  </w14:lightRig>
                </w14:scene3d>
              </w:rPr>
              <w:t>４.６</w:t>
            </w:r>
            <w:r w:rsidR="009200FA" w:rsidRPr="00E81981">
              <w:rPr>
                <w:rStyle w:val="aff7"/>
                <w:noProof/>
              </w:rPr>
              <w:t xml:space="preserve"> 道路</w:t>
            </w:r>
            <w:r w:rsidR="009200FA">
              <w:rPr>
                <w:noProof/>
                <w:webHidden/>
              </w:rPr>
              <w:tab/>
            </w:r>
            <w:r w:rsidR="009200FA">
              <w:rPr>
                <w:noProof/>
                <w:webHidden/>
              </w:rPr>
              <w:fldChar w:fldCharType="begin"/>
            </w:r>
            <w:r w:rsidR="009200FA">
              <w:rPr>
                <w:noProof/>
                <w:webHidden/>
              </w:rPr>
              <w:instrText xml:space="preserve"> PAGEREF _Toc103600003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79C27B6" w14:textId="1370FA27" w:rsidR="009200FA" w:rsidRDefault="00381005">
          <w:pPr>
            <w:pStyle w:val="34"/>
            <w:tabs>
              <w:tab w:val="left" w:pos="1050"/>
              <w:tab w:val="right" w:leader="dot" w:pos="8494"/>
            </w:tabs>
            <w:rPr>
              <w:rFonts w:asciiTheme="minorHAnsi" w:eastAsiaTheme="minorEastAsia"/>
              <w:noProof/>
              <w:sz w:val="21"/>
            </w:rPr>
          </w:pPr>
          <w:hyperlink w:anchor="_Toc103600004" w:history="1">
            <w:r w:rsidR="009200FA" w:rsidRPr="00E81981">
              <w:rPr>
                <w:rStyle w:val="aff7"/>
                <w:noProof/>
              </w:rPr>
              <w:t>1)</w:t>
            </w:r>
            <w:r w:rsidR="009200FA">
              <w:rPr>
                <w:rFonts w:asciiTheme="minorHAnsi" w:eastAsiaTheme="minorEastAsia"/>
                <w:noProof/>
                <w:sz w:val="21"/>
              </w:rPr>
              <w:tab/>
            </w:r>
            <w:r w:rsidR="009200FA" w:rsidRPr="00E81981">
              <w:rPr>
                <w:rStyle w:val="aff7"/>
                <w:noProof/>
              </w:rPr>
              <w:t>道路</w:t>
            </w:r>
            <w:r w:rsidR="009200FA">
              <w:rPr>
                <w:noProof/>
                <w:webHidden/>
              </w:rPr>
              <w:tab/>
            </w:r>
            <w:r w:rsidR="009200FA">
              <w:rPr>
                <w:noProof/>
                <w:webHidden/>
              </w:rPr>
              <w:fldChar w:fldCharType="begin"/>
            </w:r>
            <w:r w:rsidR="009200FA">
              <w:rPr>
                <w:noProof/>
                <w:webHidden/>
              </w:rPr>
              <w:instrText xml:space="preserve"> PAGEREF _Toc103600004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5CAC35AD" w14:textId="46FCCFDC" w:rsidR="009200FA" w:rsidRDefault="00381005">
          <w:pPr>
            <w:pStyle w:val="34"/>
            <w:tabs>
              <w:tab w:val="left" w:pos="1050"/>
              <w:tab w:val="right" w:leader="dot" w:pos="8494"/>
            </w:tabs>
            <w:rPr>
              <w:rFonts w:asciiTheme="minorHAnsi" w:eastAsiaTheme="minorEastAsia"/>
              <w:noProof/>
              <w:sz w:val="21"/>
            </w:rPr>
          </w:pPr>
          <w:hyperlink w:anchor="_Toc10360000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道路関連設備</w:t>
            </w:r>
            <w:r w:rsidR="009200FA">
              <w:rPr>
                <w:noProof/>
                <w:webHidden/>
              </w:rPr>
              <w:tab/>
            </w:r>
            <w:r w:rsidR="009200FA">
              <w:rPr>
                <w:noProof/>
                <w:webHidden/>
              </w:rPr>
              <w:fldChar w:fldCharType="begin"/>
            </w:r>
            <w:r w:rsidR="009200FA">
              <w:rPr>
                <w:noProof/>
                <w:webHidden/>
              </w:rPr>
              <w:instrText xml:space="preserve"> PAGEREF _Toc103600005 \h </w:instrText>
            </w:r>
            <w:r w:rsidR="009200FA">
              <w:rPr>
                <w:noProof/>
                <w:webHidden/>
              </w:rPr>
            </w:r>
            <w:r w:rsidR="009200FA">
              <w:rPr>
                <w:noProof/>
                <w:webHidden/>
              </w:rPr>
              <w:fldChar w:fldCharType="separate"/>
            </w:r>
            <w:r w:rsidR="009200FA">
              <w:rPr>
                <w:noProof/>
                <w:webHidden/>
              </w:rPr>
              <w:t>64</w:t>
            </w:r>
            <w:r w:rsidR="009200FA">
              <w:rPr>
                <w:noProof/>
                <w:webHidden/>
              </w:rPr>
              <w:fldChar w:fldCharType="end"/>
            </w:r>
          </w:hyperlink>
        </w:p>
        <w:p w14:paraId="55940F67" w14:textId="262B4263" w:rsidR="009200FA" w:rsidRDefault="00381005">
          <w:pPr>
            <w:pStyle w:val="34"/>
            <w:tabs>
              <w:tab w:val="left" w:pos="1050"/>
              <w:tab w:val="right" w:leader="dot" w:pos="8494"/>
            </w:tabs>
            <w:rPr>
              <w:rFonts w:asciiTheme="minorHAnsi" w:eastAsiaTheme="minorEastAsia"/>
              <w:noProof/>
              <w:sz w:val="21"/>
            </w:rPr>
          </w:pPr>
          <w:hyperlink w:anchor="_Toc103600006"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交通規制情報</w:t>
            </w:r>
            <w:r w:rsidR="009200FA">
              <w:rPr>
                <w:noProof/>
                <w:webHidden/>
              </w:rPr>
              <w:tab/>
            </w:r>
            <w:r w:rsidR="009200FA">
              <w:rPr>
                <w:noProof/>
                <w:webHidden/>
              </w:rPr>
              <w:fldChar w:fldCharType="begin"/>
            </w:r>
            <w:r w:rsidR="009200FA">
              <w:rPr>
                <w:noProof/>
                <w:webHidden/>
              </w:rPr>
              <w:instrText xml:space="preserve"> PAGEREF _Toc103600006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2C1FCF4A" w14:textId="0E6A1573" w:rsidR="009200FA" w:rsidRDefault="00381005">
          <w:pPr>
            <w:pStyle w:val="34"/>
            <w:tabs>
              <w:tab w:val="left" w:pos="1050"/>
              <w:tab w:val="right" w:leader="dot" w:pos="8494"/>
            </w:tabs>
            <w:rPr>
              <w:rFonts w:asciiTheme="minorHAnsi" w:eastAsiaTheme="minorEastAsia"/>
              <w:noProof/>
              <w:sz w:val="21"/>
            </w:rPr>
          </w:pPr>
          <w:hyperlink w:anchor="_Toc103600007" w:history="1">
            <w:r w:rsidR="009200FA" w:rsidRPr="00E81981">
              <w:rPr>
                <w:rStyle w:val="aff7"/>
                <w:noProof/>
              </w:rPr>
              <w:t>4)</w:t>
            </w:r>
            <w:r w:rsidR="009200FA">
              <w:rPr>
                <w:rFonts w:asciiTheme="minorHAnsi" w:eastAsiaTheme="minorEastAsia"/>
                <w:noProof/>
                <w:sz w:val="21"/>
              </w:rPr>
              <w:tab/>
            </w:r>
            <w:r w:rsidR="009200FA" w:rsidRPr="00E81981">
              <w:rPr>
                <w:rStyle w:val="aff7"/>
                <w:noProof/>
              </w:rPr>
              <w:t>交通インフラ（橋、トンネル等）</w:t>
            </w:r>
            <w:r w:rsidR="009200FA">
              <w:rPr>
                <w:noProof/>
                <w:webHidden/>
              </w:rPr>
              <w:tab/>
            </w:r>
            <w:r w:rsidR="009200FA">
              <w:rPr>
                <w:noProof/>
                <w:webHidden/>
              </w:rPr>
              <w:fldChar w:fldCharType="begin"/>
            </w:r>
            <w:r w:rsidR="009200FA">
              <w:rPr>
                <w:noProof/>
                <w:webHidden/>
              </w:rPr>
              <w:instrText xml:space="preserve"> PAGEREF _Toc103600007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5B6020CC" w14:textId="77593EC0" w:rsidR="009200FA" w:rsidRDefault="00381005">
          <w:pPr>
            <w:pStyle w:val="24"/>
            <w:tabs>
              <w:tab w:val="right" w:leader="dot" w:pos="8494"/>
            </w:tabs>
            <w:rPr>
              <w:rFonts w:asciiTheme="minorHAnsi" w:eastAsiaTheme="minorEastAsia"/>
              <w:noProof/>
              <w:sz w:val="21"/>
            </w:rPr>
          </w:pPr>
          <w:hyperlink w:anchor="_Toc103600008" w:history="1">
            <w:r w:rsidR="009200FA" w:rsidRPr="00E81981">
              <w:rPr>
                <w:rStyle w:val="aff7"/>
                <w:noProof/>
                <w14:scene3d>
                  <w14:camera w14:prst="orthographicFront"/>
                  <w14:lightRig w14:rig="threePt" w14:dir="t">
                    <w14:rot w14:lat="0" w14:lon="0" w14:rev="0"/>
                  </w14:lightRig>
                </w14:scene3d>
              </w:rPr>
              <w:t>４.７</w:t>
            </w:r>
            <w:r w:rsidR="009200FA" w:rsidRPr="00E81981">
              <w:rPr>
                <w:rStyle w:val="aff7"/>
                <w:noProof/>
              </w:rPr>
              <w:t xml:space="preserve"> 交通関連施設</w:t>
            </w:r>
            <w:r w:rsidR="009200FA">
              <w:rPr>
                <w:noProof/>
                <w:webHidden/>
              </w:rPr>
              <w:tab/>
            </w:r>
            <w:r w:rsidR="009200FA">
              <w:rPr>
                <w:noProof/>
                <w:webHidden/>
              </w:rPr>
              <w:fldChar w:fldCharType="begin"/>
            </w:r>
            <w:r w:rsidR="009200FA">
              <w:rPr>
                <w:noProof/>
                <w:webHidden/>
              </w:rPr>
              <w:instrText xml:space="preserve"> PAGEREF _Toc103600008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11D726ED" w14:textId="50C37F95" w:rsidR="009200FA" w:rsidRDefault="00381005">
          <w:pPr>
            <w:pStyle w:val="34"/>
            <w:tabs>
              <w:tab w:val="left" w:pos="1050"/>
              <w:tab w:val="right" w:leader="dot" w:pos="8494"/>
            </w:tabs>
            <w:rPr>
              <w:rFonts w:asciiTheme="minorHAnsi" w:eastAsiaTheme="minorEastAsia"/>
              <w:noProof/>
              <w:sz w:val="21"/>
            </w:rPr>
          </w:pPr>
          <w:hyperlink w:anchor="_Toc103600009" w:history="1">
            <w:r w:rsidR="009200FA" w:rsidRPr="00E81981">
              <w:rPr>
                <w:rStyle w:val="aff7"/>
                <w:noProof/>
              </w:rPr>
              <w:t>1)</w:t>
            </w:r>
            <w:r w:rsidR="009200FA">
              <w:rPr>
                <w:rFonts w:asciiTheme="minorHAnsi" w:eastAsiaTheme="minorEastAsia"/>
                <w:noProof/>
                <w:sz w:val="21"/>
              </w:rPr>
              <w:tab/>
            </w:r>
            <w:r w:rsidR="009200FA" w:rsidRPr="00E81981">
              <w:rPr>
                <w:rStyle w:val="aff7"/>
                <w:noProof/>
              </w:rPr>
              <w:t>空港</w:t>
            </w:r>
            <w:r w:rsidR="009200FA">
              <w:rPr>
                <w:noProof/>
                <w:webHidden/>
              </w:rPr>
              <w:tab/>
            </w:r>
            <w:r w:rsidR="009200FA">
              <w:rPr>
                <w:noProof/>
                <w:webHidden/>
              </w:rPr>
              <w:fldChar w:fldCharType="begin"/>
            </w:r>
            <w:r w:rsidR="009200FA">
              <w:rPr>
                <w:noProof/>
                <w:webHidden/>
              </w:rPr>
              <w:instrText xml:space="preserve"> PAGEREF _Toc103600009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05FD0C65" w14:textId="45371E83" w:rsidR="009200FA" w:rsidRDefault="00381005">
          <w:pPr>
            <w:pStyle w:val="34"/>
            <w:tabs>
              <w:tab w:val="left" w:pos="1050"/>
              <w:tab w:val="right" w:leader="dot" w:pos="8494"/>
            </w:tabs>
            <w:rPr>
              <w:rFonts w:asciiTheme="minorHAnsi" w:eastAsiaTheme="minorEastAsia"/>
              <w:noProof/>
              <w:sz w:val="21"/>
            </w:rPr>
          </w:pPr>
          <w:hyperlink w:anchor="_Toc10360001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港湾</w:t>
            </w:r>
            <w:r w:rsidR="009200FA">
              <w:rPr>
                <w:noProof/>
                <w:webHidden/>
              </w:rPr>
              <w:tab/>
            </w:r>
            <w:r w:rsidR="009200FA">
              <w:rPr>
                <w:noProof/>
                <w:webHidden/>
              </w:rPr>
              <w:fldChar w:fldCharType="begin"/>
            </w:r>
            <w:r w:rsidR="009200FA">
              <w:rPr>
                <w:noProof/>
                <w:webHidden/>
              </w:rPr>
              <w:instrText xml:space="preserve"> PAGEREF _Toc103600010 \h </w:instrText>
            </w:r>
            <w:r w:rsidR="009200FA">
              <w:rPr>
                <w:noProof/>
                <w:webHidden/>
              </w:rPr>
            </w:r>
            <w:r w:rsidR="009200FA">
              <w:rPr>
                <w:noProof/>
                <w:webHidden/>
              </w:rPr>
              <w:fldChar w:fldCharType="separate"/>
            </w:r>
            <w:r w:rsidR="009200FA">
              <w:rPr>
                <w:noProof/>
                <w:webHidden/>
              </w:rPr>
              <w:t>66</w:t>
            </w:r>
            <w:r w:rsidR="009200FA">
              <w:rPr>
                <w:noProof/>
                <w:webHidden/>
              </w:rPr>
              <w:fldChar w:fldCharType="end"/>
            </w:r>
          </w:hyperlink>
        </w:p>
        <w:p w14:paraId="57D13E4E" w14:textId="26D844D4" w:rsidR="009200FA" w:rsidRDefault="00381005">
          <w:pPr>
            <w:pStyle w:val="34"/>
            <w:tabs>
              <w:tab w:val="left" w:pos="1050"/>
              <w:tab w:val="right" w:leader="dot" w:pos="8494"/>
            </w:tabs>
            <w:rPr>
              <w:rFonts w:asciiTheme="minorHAnsi" w:eastAsiaTheme="minorEastAsia"/>
              <w:noProof/>
              <w:sz w:val="21"/>
            </w:rPr>
          </w:pPr>
          <w:hyperlink w:anchor="_Toc103600011" w:history="1">
            <w:r w:rsidR="009200FA" w:rsidRPr="00E81981">
              <w:rPr>
                <w:rStyle w:val="aff7"/>
                <w:noProof/>
              </w:rPr>
              <w:t>3)</w:t>
            </w:r>
            <w:r w:rsidR="009200FA">
              <w:rPr>
                <w:rFonts w:asciiTheme="minorHAnsi" w:eastAsiaTheme="minorEastAsia"/>
                <w:noProof/>
                <w:sz w:val="21"/>
              </w:rPr>
              <w:tab/>
            </w:r>
            <w:r w:rsidR="009200FA" w:rsidRPr="00E81981">
              <w:rPr>
                <w:rStyle w:val="aff7"/>
                <w:noProof/>
              </w:rPr>
              <w:t>駅・バス停</w:t>
            </w:r>
            <w:r w:rsidR="009200FA">
              <w:rPr>
                <w:noProof/>
                <w:webHidden/>
              </w:rPr>
              <w:tab/>
            </w:r>
            <w:r w:rsidR="009200FA">
              <w:rPr>
                <w:noProof/>
                <w:webHidden/>
              </w:rPr>
              <w:fldChar w:fldCharType="begin"/>
            </w:r>
            <w:r w:rsidR="009200FA">
              <w:rPr>
                <w:noProof/>
                <w:webHidden/>
              </w:rPr>
              <w:instrText xml:space="preserve"> PAGEREF _Toc103600011 \h </w:instrText>
            </w:r>
            <w:r w:rsidR="009200FA">
              <w:rPr>
                <w:noProof/>
                <w:webHidden/>
              </w:rPr>
            </w:r>
            <w:r w:rsidR="009200FA">
              <w:rPr>
                <w:noProof/>
                <w:webHidden/>
              </w:rPr>
              <w:fldChar w:fldCharType="separate"/>
            </w:r>
            <w:r w:rsidR="009200FA">
              <w:rPr>
                <w:noProof/>
                <w:webHidden/>
              </w:rPr>
              <w:t>67</w:t>
            </w:r>
            <w:r w:rsidR="009200FA">
              <w:rPr>
                <w:noProof/>
                <w:webHidden/>
              </w:rPr>
              <w:fldChar w:fldCharType="end"/>
            </w:r>
          </w:hyperlink>
        </w:p>
        <w:p w14:paraId="11501858" w14:textId="005FBEFC" w:rsidR="009200FA" w:rsidRDefault="00381005">
          <w:pPr>
            <w:pStyle w:val="34"/>
            <w:tabs>
              <w:tab w:val="left" w:pos="1050"/>
              <w:tab w:val="right" w:leader="dot" w:pos="8494"/>
            </w:tabs>
            <w:rPr>
              <w:rFonts w:asciiTheme="minorHAnsi" w:eastAsiaTheme="minorEastAsia"/>
              <w:noProof/>
              <w:sz w:val="21"/>
            </w:rPr>
          </w:pPr>
          <w:hyperlink w:anchor="_Toc103600012" w:history="1">
            <w:r w:rsidR="009200FA" w:rsidRPr="00E81981">
              <w:rPr>
                <w:rStyle w:val="aff7"/>
                <w:noProof/>
              </w:rPr>
              <w:t>4)</w:t>
            </w:r>
            <w:r w:rsidR="009200FA">
              <w:rPr>
                <w:rFonts w:asciiTheme="minorHAnsi" w:eastAsiaTheme="minorEastAsia"/>
                <w:noProof/>
                <w:sz w:val="21"/>
              </w:rPr>
              <w:tab/>
            </w:r>
            <w:r w:rsidR="009200FA" w:rsidRPr="00E81981">
              <w:rPr>
                <w:rStyle w:val="aff7"/>
                <w:noProof/>
              </w:rPr>
              <w:t>鉄道路線・バス路線</w:t>
            </w:r>
            <w:r w:rsidR="009200FA">
              <w:rPr>
                <w:noProof/>
                <w:webHidden/>
              </w:rPr>
              <w:tab/>
            </w:r>
            <w:r w:rsidR="009200FA">
              <w:rPr>
                <w:noProof/>
                <w:webHidden/>
              </w:rPr>
              <w:fldChar w:fldCharType="begin"/>
            </w:r>
            <w:r w:rsidR="009200FA">
              <w:rPr>
                <w:noProof/>
                <w:webHidden/>
              </w:rPr>
              <w:instrText xml:space="preserve"> PAGEREF _Toc103600012 \h </w:instrText>
            </w:r>
            <w:r w:rsidR="009200FA">
              <w:rPr>
                <w:noProof/>
                <w:webHidden/>
              </w:rPr>
            </w:r>
            <w:r w:rsidR="009200FA">
              <w:rPr>
                <w:noProof/>
                <w:webHidden/>
              </w:rPr>
              <w:fldChar w:fldCharType="separate"/>
            </w:r>
            <w:r w:rsidR="009200FA">
              <w:rPr>
                <w:noProof/>
                <w:webHidden/>
              </w:rPr>
              <w:t>68</w:t>
            </w:r>
            <w:r w:rsidR="009200FA">
              <w:rPr>
                <w:noProof/>
                <w:webHidden/>
              </w:rPr>
              <w:fldChar w:fldCharType="end"/>
            </w:r>
          </w:hyperlink>
        </w:p>
        <w:p w14:paraId="48C2B1EC" w14:textId="6C92839E" w:rsidR="009200FA" w:rsidRDefault="00381005">
          <w:pPr>
            <w:pStyle w:val="34"/>
            <w:tabs>
              <w:tab w:val="left" w:pos="1050"/>
              <w:tab w:val="right" w:leader="dot" w:pos="8494"/>
            </w:tabs>
            <w:rPr>
              <w:rFonts w:asciiTheme="minorHAnsi" w:eastAsiaTheme="minorEastAsia"/>
              <w:noProof/>
              <w:sz w:val="21"/>
            </w:rPr>
          </w:pPr>
          <w:hyperlink w:anchor="_Toc103600013"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タクシー乗り場</w:t>
            </w:r>
            <w:r w:rsidR="009200FA">
              <w:rPr>
                <w:noProof/>
                <w:webHidden/>
              </w:rPr>
              <w:tab/>
            </w:r>
            <w:r w:rsidR="009200FA">
              <w:rPr>
                <w:noProof/>
                <w:webHidden/>
              </w:rPr>
              <w:fldChar w:fldCharType="begin"/>
            </w:r>
            <w:r w:rsidR="009200FA">
              <w:rPr>
                <w:noProof/>
                <w:webHidden/>
              </w:rPr>
              <w:instrText xml:space="preserve"> PAGEREF _Toc103600013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70308F49" w14:textId="199DC243" w:rsidR="009200FA" w:rsidRDefault="00381005">
          <w:pPr>
            <w:pStyle w:val="34"/>
            <w:tabs>
              <w:tab w:val="left" w:pos="1050"/>
              <w:tab w:val="right" w:leader="dot" w:pos="8494"/>
            </w:tabs>
            <w:rPr>
              <w:rFonts w:asciiTheme="minorHAnsi" w:eastAsiaTheme="minorEastAsia"/>
              <w:noProof/>
              <w:sz w:val="21"/>
            </w:rPr>
          </w:pPr>
          <w:hyperlink w:anchor="_Toc103600014" w:history="1">
            <w:r w:rsidR="009200FA" w:rsidRPr="00E81981">
              <w:rPr>
                <w:rStyle w:val="aff7"/>
                <w:noProof/>
              </w:rPr>
              <w:t>6)</w:t>
            </w:r>
            <w:r w:rsidR="009200FA">
              <w:rPr>
                <w:rFonts w:asciiTheme="minorHAnsi" w:eastAsiaTheme="minorEastAsia"/>
                <w:noProof/>
                <w:sz w:val="21"/>
              </w:rPr>
              <w:tab/>
            </w:r>
            <w:r w:rsidR="009200FA" w:rsidRPr="00E81981">
              <w:rPr>
                <w:rStyle w:val="aff7"/>
                <w:noProof/>
              </w:rPr>
              <w:t>駐車場</w:t>
            </w:r>
            <w:r w:rsidR="009200FA">
              <w:rPr>
                <w:noProof/>
                <w:webHidden/>
              </w:rPr>
              <w:tab/>
            </w:r>
            <w:r w:rsidR="009200FA">
              <w:rPr>
                <w:noProof/>
                <w:webHidden/>
              </w:rPr>
              <w:fldChar w:fldCharType="begin"/>
            </w:r>
            <w:r w:rsidR="009200FA">
              <w:rPr>
                <w:noProof/>
                <w:webHidden/>
              </w:rPr>
              <w:instrText xml:space="preserve"> PAGEREF _Toc103600014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11F5DA95" w14:textId="0A7CE85C" w:rsidR="009200FA" w:rsidRDefault="00381005">
          <w:pPr>
            <w:pStyle w:val="34"/>
            <w:tabs>
              <w:tab w:val="left" w:pos="1050"/>
              <w:tab w:val="right" w:leader="dot" w:pos="8494"/>
            </w:tabs>
            <w:rPr>
              <w:rFonts w:asciiTheme="minorHAnsi" w:eastAsiaTheme="minorEastAsia"/>
              <w:noProof/>
              <w:sz w:val="21"/>
            </w:rPr>
          </w:pPr>
          <w:hyperlink w:anchor="_Toc103600015" w:history="1">
            <w:r w:rsidR="009200FA" w:rsidRPr="00E81981">
              <w:rPr>
                <w:rStyle w:val="aff7"/>
                <w:noProof/>
              </w:rPr>
              <w:t>7)</w:t>
            </w:r>
            <w:r w:rsidR="009200FA">
              <w:rPr>
                <w:rFonts w:asciiTheme="minorHAnsi" w:eastAsiaTheme="minorEastAsia"/>
                <w:noProof/>
                <w:sz w:val="21"/>
              </w:rPr>
              <w:tab/>
            </w:r>
            <w:r w:rsidR="009200FA" w:rsidRPr="00E81981">
              <w:rPr>
                <w:rStyle w:val="aff7"/>
                <w:noProof/>
              </w:rPr>
              <w:t>駐車スペース（路上）</w:t>
            </w:r>
            <w:r w:rsidR="009200FA">
              <w:rPr>
                <w:noProof/>
                <w:webHidden/>
              </w:rPr>
              <w:tab/>
            </w:r>
            <w:r w:rsidR="009200FA">
              <w:rPr>
                <w:noProof/>
                <w:webHidden/>
              </w:rPr>
              <w:fldChar w:fldCharType="begin"/>
            </w:r>
            <w:r w:rsidR="009200FA">
              <w:rPr>
                <w:noProof/>
                <w:webHidden/>
              </w:rPr>
              <w:instrText xml:space="preserve"> PAGEREF _Toc103600015 \h </w:instrText>
            </w:r>
            <w:r w:rsidR="009200FA">
              <w:rPr>
                <w:noProof/>
                <w:webHidden/>
              </w:rPr>
            </w:r>
            <w:r w:rsidR="009200FA">
              <w:rPr>
                <w:noProof/>
                <w:webHidden/>
              </w:rPr>
              <w:fldChar w:fldCharType="separate"/>
            </w:r>
            <w:r w:rsidR="009200FA">
              <w:rPr>
                <w:noProof/>
                <w:webHidden/>
              </w:rPr>
              <w:t>71</w:t>
            </w:r>
            <w:r w:rsidR="009200FA">
              <w:rPr>
                <w:noProof/>
                <w:webHidden/>
              </w:rPr>
              <w:fldChar w:fldCharType="end"/>
            </w:r>
          </w:hyperlink>
        </w:p>
        <w:p w14:paraId="1FCF51BC" w14:textId="4769F36C" w:rsidR="009200FA" w:rsidRDefault="00381005">
          <w:pPr>
            <w:pStyle w:val="34"/>
            <w:tabs>
              <w:tab w:val="left" w:pos="1050"/>
              <w:tab w:val="right" w:leader="dot" w:pos="8494"/>
            </w:tabs>
            <w:rPr>
              <w:rFonts w:asciiTheme="minorHAnsi" w:eastAsiaTheme="minorEastAsia"/>
              <w:noProof/>
              <w:sz w:val="21"/>
            </w:rPr>
          </w:pPr>
          <w:hyperlink w:anchor="_Toc103600016" w:history="1">
            <w:r w:rsidR="009200FA" w:rsidRPr="00E81981">
              <w:rPr>
                <w:rStyle w:val="aff7"/>
                <w:noProof/>
              </w:rPr>
              <w:t>8)</w:t>
            </w:r>
            <w:r w:rsidR="009200FA">
              <w:rPr>
                <w:rFonts w:asciiTheme="minorHAnsi" w:eastAsiaTheme="minorEastAsia"/>
                <w:noProof/>
                <w:sz w:val="21"/>
              </w:rPr>
              <w:tab/>
            </w:r>
            <w:r w:rsidR="009200FA" w:rsidRPr="00E81981">
              <w:rPr>
                <w:rStyle w:val="aff7"/>
                <w:noProof/>
              </w:rPr>
              <w:t>駐車スポット（荷さばき場所）</w:t>
            </w:r>
            <w:r w:rsidR="009200FA">
              <w:rPr>
                <w:noProof/>
                <w:webHidden/>
              </w:rPr>
              <w:tab/>
            </w:r>
            <w:r w:rsidR="009200FA">
              <w:rPr>
                <w:noProof/>
                <w:webHidden/>
              </w:rPr>
              <w:fldChar w:fldCharType="begin"/>
            </w:r>
            <w:r w:rsidR="009200FA">
              <w:rPr>
                <w:noProof/>
                <w:webHidden/>
              </w:rPr>
              <w:instrText xml:space="preserve"> PAGEREF _Toc103600016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6F7F5756" w14:textId="42635BAE" w:rsidR="009200FA" w:rsidRDefault="00381005">
          <w:pPr>
            <w:pStyle w:val="34"/>
            <w:tabs>
              <w:tab w:val="left" w:pos="1050"/>
              <w:tab w:val="right" w:leader="dot" w:pos="8494"/>
            </w:tabs>
            <w:rPr>
              <w:rFonts w:asciiTheme="minorHAnsi" w:eastAsiaTheme="minorEastAsia"/>
              <w:noProof/>
              <w:sz w:val="21"/>
            </w:rPr>
          </w:pPr>
          <w:hyperlink w:anchor="_Toc103600017" w:history="1">
            <w:r w:rsidR="009200FA" w:rsidRPr="00E81981">
              <w:rPr>
                <w:rStyle w:val="aff7"/>
                <w:noProof/>
              </w:rPr>
              <w:t>9)</w:t>
            </w:r>
            <w:r w:rsidR="009200FA">
              <w:rPr>
                <w:rFonts w:asciiTheme="minorHAnsi" w:eastAsiaTheme="minorEastAsia"/>
                <w:noProof/>
                <w:sz w:val="21"/>
              </w:rPr>
              <w:tab/>
            </w:r>
            <w:r w:rsidR="009200FA" w:rsidRPr="00E81981">
              <w:rPr>
                <w:rStyle w:val="aff7"/>
                <w:noProof/>
              </w:rPr>
              <w:t>駐輪場</w:t>
            </w:r>
            <w:r w:rsidR="009200FA">
              <w:rPr>
                <w:noProof/>
                <w:webHidden/>
              </w:rPr>
              <w:tab/>
            </w:r>
            <w:r w:rsidR="009200FA">
              <w:rPr>
                <w:noProof/>
                <w:webHidden/>
              </w:rPr>
              <w:fldChar w:fldCharType="begin"/>
            </w:r>
            <w:r w:rsidR="009200FA">
              <w:rPr>
                <w:noProof/>
                <w:webHidden/>
              </w:rPr>
              <w:instrText xml:space="preserve"> PAGEREF _Toc103600017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0346675F" w14:textId="7BB269AD" w:rsidR="009200FA" w:rsidRDefault="00381005">
          <w:pPr>
            <w:pStyle w:val="34"/>
            <w:tabs>
              <w:tab w:val="left" w:pos="1050"/>
              <w:tab w:val="right" w:leader="dot" w:pos="8494"/>
            </w:tabs>
            <w:rPr>
              <w:rFonts w:asciiTheme="minorHAnsi" w:eastAsiaTheme="minorEastAsia"/>
              <w:noProof/>
              <w:sz w:val="21"/>
            </w:rPr>
          </w:pPr>
          <w:hyperlink w:anchor="_Toc103600018" w:history="1">
            <w:r w:rsidR="009200FA" w:rsidRPr="00E81981">
              <w:rPr>
                <w:rStyle w:val="aff7"/>
                <w:noProof/>
              </w:rPr>
              <w:t>10)</w:t>
            </w:r>
            <w:r w:rsidR="009200FA">
              <w:rPr>
                <w:rFonts w:asciiTheme="minorHAnsi" w:eastAsiaTheme="minorEastAsia"/>
                <w:noProof/>
                <w:sz w:val="21"/>
              </w:rPr>
              <w:tab/>
            </w:r>
            <w:r w:rsidR="009200FA" w:rsidRPr="00E81981">
              <w:rPr>
                <w:rStyle w:val="aff7"/>
                <w:noProof/>
              </w:rPr>
              <w:t>シェアードカーステーション</w:t>
            </w:r>
            <w:r w:rsidR="009200FA">
              <w:rPr>
                <w:noProof/>
                <w:webHidden/>
              </w:rPr>
              <w:tab/>
            </w:r>
            <w:r w:rsidR="009200FA">
              <w:rPr>
                <w:noProof/>
                <w:webHidden/>
              </w:rPr>
              <w:fldChar w:fldCharType="begin"/>
            </w:r>
            <w:r w:rsidR="009200FA">
              <w:rPr>
                <w:noProof/>
                <w:webHidden/>
              </w:rPr>
              <w:instrText xml:space="preserve"> PAGEREF _Toc103600018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3EF854FE" w14:textId="0FFBBAE6" w:rsidR="009200FA" w:rsidRDefault="00381005">
          <w:pPr>
            <w:pStyle w:val="34"/>
            <w:tabs>
              <w:tab w:val="left" w:pos="1050"/>
              <w:tab w:val="right" w:leader="dot" w:pos="8494"/>
            </w:tabs>
            <w:rPr>
              <w:rFonts w:asciiTheme="minorHAnsi" w:eastAsiaTheme="minorEastAsia"/>
              <w:noProof/>
              <w:sz w:val="21"/>
            </w:rPr>
          </w:pPr>
          <w:hyperlink w:anchor="_Toc103600019" w:history="1">
            <w:r w:rsidR="009200FA" w:rsidRPr="00E81981">
              <w:rPr>
                <w:rStyle w:val="aff7"/>
                <w:noProof/>
              </w:rPr>
              <w:t>11)</w:t>
            </w:r>
            <w:r w:rsidR="009200FA">
              <w:rPr>
                <w:rFonts w:asciiTheme="minorHAnsi" w:eastAsiaTheme="minorEastAsia"/>
                <w:noProof/>
                <w:sz w:val="21"/>
              </w:rPr>
              <w:tab/>
            </w:r>
            <w:r w:rsidR="009200FA" w:rsidRPr="00E81981">
              <w:rPr>
                <w:rStyle w:val="aff7"/>
                <w:noProof/>
              </w:rPr>
              <w:t>レンタル自転車・ｅスクータースポット</w:t>
            </w:r>
            <w:r w:rsidR="009200FA">
              <w:rPr>
                <w:noProof/>
                <w:webHidden/>
              </w:rPr>
              <w:tab/>
            </w:r>
            <w:r w:rsidR="009200FA">
              <w:rPr>
                <w:noProof/>
                <w:webHidden/>
              </w:rPr>
              <w:fldChar w:fldCharType="begin"/>
            </w:r>
            <w:r w:rsidR="009200FA">
              <w:rPr>
                <w:noProof/>
                <w:webHidden/>
              </w:rPr>
              <w:instrText xml:space="preserve"> PAGEREF _Toc103600019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57E177EE" w14:textId="64C99A67" w:rsidR="009200FA" w:rsidRDefault="00381005">
          <w:pPr>
            <w:pStyle w:val="34"/>
            <w:tabs>
              <w:tab w:val="left" w:pos="1050"/>
              <w:tab w:val="right" w:leader="dot" w:pos="8494"/>
            </w:tabs>
            <w:rPr>
              <w:rFonts w:asciiTheme="minorHAnsi" w:eastAsiaTheme="minorEastAsia"/>
              <w:noProof/>
              <w:sz w:val="21"/>
            </w:rPr>
          </w:pPr>
          <w:hyperlink w:anchor="_Toc103600020"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ガソリンスタンド・水素ステーション</w:t>
            </w:r>
            <w:r w:rsidR="009200FA">
              <w:rPr>
                <w:noProof/>
                <w:webHidden/>
              </w:rPr>
              <w:tab/>
            </w:r>
            <w:r w:rsidR="009200FA">
              <w:rPr>
                <w:noProof/>
                <w:webHidden/>
              </w:rPr>
              <w:fldChar w:fldCharType="begin"/>
            </w:r>
            <w:r w:rsidR="009200FA">
              <w:rPr>
                <w:noProof/>
                <w:webHidden/>
              </w:rPr>
              <w:instrText xml:space="preserve"> PAGEREF _Toc103600020 \h </w:instrText>
            </w:r>
            <w:r w:rsidR="009200FA">
              <w:rPr>
                <w:noProof/>
                <w:webHidden/>
              </w:rPr>
            </w:r>
            <w:r w:rsidR="009200FA">
              <w:rPr>
                <w:noProof/>
                <w:webHidden/>
              </w:rPr>
              <w:fldChar w:fldCharType="separate"/>
            </w:r>
            <w:r w:rsidR="009200FA">
              <w:rPr>
                <w:noProof/>
                <w:webHidden/>
              </w:rPr>
              <w:t>74</w:t>
            </w:r>
            <w:r w:rsidR="009200FA">
              <w:rPr>
                <w:noProof/>
                <w:webHidden/>
              </w:rPr>
              <w:fldChar w:fldCharType="end"/>
            </w:r>
          </w:hyperlink>
        </w:p>
        <w:p w14:paraId="7FC2C644" w14:textId="61DB321B" w:rsidR="009200FA" w:rsidRDefault="00381005">
          <w:pPr>
            <w:pStyle w:val="34"/>
            <w:tabs>
              <w:tab w:val="left" w:pos="1050"/>
              <w:tab w:val="right" w:leader="dot" w:pos="8494"/>
            </w:tabs>
            <w:rPr>
              <w:rFonts w:asciiTheme="minorHAnsi" w:eastAsiaTheme="minorEastAsia"/>
              <w:noProof/>
              <w:sz w:val="21"/>
            </w:rPr>
          </w:pPr>
          <w:hyperlink w:anchor="_Toc103600021" w:history="1">
            <w:r w:rsidR="009200FA" w:rsidRPr="00E81981">
              <w:rPr>
                <w:rStyle w:val="aff7"/>
                <w:noProof/>
              </w:rPr>
              <w:t>13)</w:t>
            </w:r>
            <w:r w:rsidR="009200FA">
              <w:rPr>
                <w:rFonts w:asciiTheme="minorHAnsi" w:eastAsiaTheme="minorEastAsia"/>
                <w:noProof/>
                <w:sz w:val="21"/>
              </w:rPr>
              <w:tab/>
            </w:r>
            <w:r w:rsidR="009200FA" w:rsidRPr="00E81981">
              <w:rPr>
                <w:rStyle w:val="aff7"/>
                <w:noProof/>
              </w:rPr>
              <w:t>EVスタンド</w:t>
            </w:r>
            <w:r w:rsidR="009200FA">
              <w:rPr>
                <w:noProof/>
                <w:webHidden/>
              </w:rPr>
              <w:tab/>
            </w:r>
            <w:r w:rsidR="009200FA">
              <w:rPr>
                <w:noProof/>
                <w:webHidden/>
              </w:rPr>
              <w:fldChar w:fldCharType="begin"/>
            </w:r>
            <w:r w:rsidR="009200FA">
              <w:rPr>
                <w:noProof/>
                <w:webHidden/>
              </w:rPr>
              <w:instrText xml:space="preserve"> PAGEREF _Toc103600021 \h </w:instrText>
            </w:r>
            <w:r w:rsidR="009200FA">
              <w:rPr>
                <w:noProof/>
                <w:webHidden/>
              </w:rPr>
            </w:r>
            <w:r w:rsidR="009200FA">
              <w:rPr>
                <w:noProof/>
                <w:webHidden/>
              </w:rPr>
              <w:fldChar w:fldCharType="separate"/>
            </w:r>
            <w:r w:rsidR="009200FA">
              <w:rPr>
                <w:noProof/>
                <w:webHidden/>
              </w:rPr>
              <w:t>75</w:t>
            </w:r>
            <w:r w:rsidR="009200FA">
              <w:rPr>
                <w:noProof/>
                <w:webHidden/>
              </w:rPr>
              <w:fldChar w:fldCharType="end"/>
            </w:r>
          </w:hyperlink>
        </w:p>
        <w:p w14:paraId="6E3D129D" w14:textId="53052D83" w:rsidR="009200FA" w:rsidRDefault="00381005">
          <w:pPr>
            <w:pStyle w:val="24"/>
            <w:tabs>
              <w:tab w:val="right" w:leader="dot" w:pos="8494"/>
            </w:tabs>
            <w:rPr>
              <w:rFonts w:asciiTheme="minorHAnsi" w:eastAsiaTheme="minorEastAsia"/>
              <w:noProof/>
              <w:sz w:val="21"/>
            </w:rPr>
          </w:pPr>
          <w:hyperlink w:anchor="_Toc103600022" w:history="1">
            <w:r w:rsidR="009200FA" w:rsidRPr="00E81981">
              <w:rPr>
                <w:rStyle w:val="aff7"/>
                <w:noProof/>
                <w14:scene3d>
                  <w14:camera w14:prst="orthographicFront"/>
                  <w14:lightRig w14:rig="threePt" w14:dir="t">
                    <w14:rot w14:lat="0" w14:lon="0" w14:rev="0"/>
                  </w14:lightRig>
                </w14:scene3d>
              </w:rPr>
              <w:t>４.８</w:t>
            </w:r>
            <w:r w:rsidR="009200FA" w:rsidRPr="00E81981">
              <w:rPr>
                <w:rStyle w:val="aff7"/>
                <w:noProof/>
              </w:rPr>
              <w:t xml:space="preserve"> 地物・地点</w:t>
            </w:r>
            <w:r w:rsidR="009200FA">
              <w:rPr>
                <w:noProof/>
                <w:webHidden/>
              </w:rPr>
              <w:tab/>
            </w:r>
            <w:r w:rsidR="009200FA">
              <w:rPr>
                <w:noProof/>
                <w:webHidden/>
              </w:rPr>
              <w:fldChar w:fldCharType="begin"/>
            </w:r>
            <w:r w:rsidR="009200FA">
              <w:rPr>
                <w:noProof/>
                <w:webHidden/>
              </w:rPr>
              <w:instrText xml:space="preserve"> PAGEREF _Toc103600022 \h </w:instrText>
            </w:r>
            <w:r w:rsidR="009200FA">
              <w:rPr>
                <w:noProof/>
                <w:webHidden/>
              </w:rPr>
            </w:r>
            <w:r w:rsidR="009200FA">
              <w:rPr>
                <w:noProof/>
                <w:webHidden/>
              </w:rPr>
              <w:fldChar w:fldCharType="separate"/>
            </w:r>
            <w:r w:rsidR="009200FA">
              <w:rPr>
                <w:noProof/>
                <w:webHidden/>
              </w:rPr>
              <w:t>76</w:t>
            </w:r>
            <w:r w:rsidR="009200FA">
              <w:rPr>
                <w:noProof/>
                <w:webHidden/>
              </w:rPr>
              <w:fldChar w:fldCharType="end"/>
            </w:r>
          </w:hyperlink>
        </w:p>
        <w:p w14:paraId="3800113D" w14:textId="13590E76" w:rsidR="009200FA" w:rsidRDefault="00381005">
          <w:pPr>
            <w:pStyle w:val="34"/>
            <w:tabs>
              <w:tab w:val="left" w:pos="1050"/>
              <w:tab w:val="right" w:leader="dot" w:pos="8494"/>
            </w:tabs>
            <w:rPr>
              <w:rFonts w:asciiTheme="minorHAnsi" w:eastAsiaTheme="minorEastAsia"/>
              <w:noProof/>
              <w:sz w:val="21"/>
            </w:rPr>
          </w:pPr>
          <w:hyperlink w:anchor="_Toc1036000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観光ポイント</w:t>
            </w:r>
            <w:r w:rsidR="009200FA">
              <w:rPr>
                <w:noProof/>
                <w:webHidden/>
              </w:rPr>
              <w:tab/>
            </w:r>
            <w:r w:rsidR="009200FA">
              <w:rPr>
                <w:noProof/>
                <w:webHidden/>
              </w:rPr>
              <w:fldChar w:fldCharType="begin"/>
            </w:r>
            <w:r w:rsidR="009200FA">
              <w:rPr>
                <w:noProof/>
                <w:webHidden/>
              </w:rPr>
              <w:instrText xml:space="preserve"> PAGEREF _Toc103600023 \h </w:instrText>
            </w:r>
            <w:r w:rsidR="009200FA">
              <w:rPr>
                <w:noProof/>
                <w:webHidden/>
              </w:rPr>
            </w:r>
            <w:r w:rsidR="009200FA">
              <w:rPr>
                <w:noProof/>
                <w:webHidden/>
              </w:rPr>
              <w:fldChar w:fldCharType="separate"/>
            </w:r>
            <w:r w:rsidR="009200FA">
              <w:rPr>
                <w:noProof/>
                <w:webHidden/>
              </w:rPr>
              <w:t>77</w:t>
            </w:r>
            <w:r w:rsidR="009200FA">
              <w:rPr>
                <w:noProof/>
                <w:webHidden/>
              </w:rPr>
              <w:fldChar w:fldCharType="end"/>
            </w:r>
          </w:hyperlink>
        </w:p>
        <w:p w14:paraId="75A222E7" w14:textId="1E13AA42" w:rsidR="009200FA" w:rsidRDefault="00381005">
          <w:pPr>
            <w:pStyle w:val="34"/>
            <w:tabs>
              <w:tab w:val="left" w:pos="1050"/>
              <w:tab w:val="right" w:leader="dot" w:pos="8494"/>
            </w:tabs>
            <w:rPr>
              <w:rFonts w:asciiTheme="minorHAnsi" w:eastAsiaTheme="minorEastAsia"/>
              <w:noProof/>
              <w:sz w:val="21"/>
            </w:rPr>
          </w:pPr>
          <w:hyperlink w:anchor="_Toc1036000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指定緊急避難場所</w:t>
            </w:r>
            <w:r w:rsidR="009200FA">
              <w:rPr>
                <w:noProof/>
                <w:webHidden/>
              </w:rPr>
              <w:tab/>
            </w:r>
            <w:r w:rsidR="009200FA">
              <w:rPr>
                <w:noProof/>
                <w:webHidden/>
              </w:rPr>
              <w:fldChar w:fldCharType="begin"/>
            </w:r>
            <w:r w:rsidR="009200FA">
              <w:rPr>
                <w:noProof/>
                <w:webHidden/>
              </w:rPr>
              <w:instrText xml:space="preserve"> PAGEREF _Toc103600024 \h </w:instrText>
            </w:r>
            <w:r w:rsidR="009200FA">
              <w:rPr>
                <w:noProof/>
                <w:webHidden/>
              </w:rPr>
            </w:r>
            <w:r w:rsidR="009200FA">
              <w:rPr>
                <w:noProof/>
                <w:webHidden/>
              </w:rPr>
              <w:fldChar w:fldCharType="separate"/>
            </w:r>
            <w:r w:rsidR="009200FA">
              <w:rPr>
                <w:noProof/>
                <w:webHidden/>
              </w:rPr>
              <w:t>78</w:t>
            </w:r>
            <w:r w:rsidR="009200FA">
              <w:rPr>
                <w:noProof/>
                <w:webHidden/>
              </w:rPr>
              <w:fldChar w:fldCharType="end"/>
            </w:r>
          </w:hyperlink>
        </w:p>
        <w:p w14:paraId="6821FEA3" w14:textId="3CB60B5E" w:rsidR="009200FA" w:rsidRDefault="00381005">
          <w:pPr>
            <w:pStyle w:val="34"/>
            <w:tabs>
              <w:tab w:val="left" w:pos="1050"/>
              <w:tab w:val="right" w:leader="dot" w:pos="8494"/>
            </w:tabs>
            <w:rPr>
              <w:rFonts w:asciiTheme="minorHAnsi" w:eastAsiaTheme="minorEastAsia"/>
              <w:noProof/>
              <w:sz w:val="21"/>
            </w:rPr>
          </w:pPr>
          <w:hyperlink w:anchor="_Toc10360003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ゴミ集積場所</w:t>
            </w:r>
            <w:r w:rsidR="009200FA">
              <w:rPr>
                <w:noProof/>
                <w:webHidden/>
              </w:rPr>
              <w:tab/>
            </w:r>
            <w:r w:rsidR="009200FA">
              <w:rPr>
                <w:noProof/>
                <w:webHidden/>
              </w:rPr>
              <w:fldChar w:fldCharType="begin"/>
            </w:r>
            <w:r w:rsidR="009200FA">
              <w:rPr>
                <w:noProof/>
                <w:webHidden/>
              </w:rPr>
              <w:instrText xml:space="preserve"> PAGEREF _Toc103600034 \h </w:instrText>
            </w:r>
            <w:r w:rsidR="009200FA">
              <w:rPr>
                <w:noProof/>
                <w:webHidden/>
              </w:rPr>
            </w:r>
            <w:r w:rsidR="009200FA">
              <w:rPr>
                <w:noProof/>
                <w:webHidden/>
              </w:rPr>
              <w:fldChar w:fldCharType="separate"/>
            </w:r>
            <w:r w:rsidR="009200FA">
              <w:rPr>
                <w:noProof/>
                <w:webHidden/>
              </w:rPr>
              <w:t>79</w:t>
            </w:r>
            <w:r w:rsidR="009200FA">
              <w:rPr>
                <w:noProof/>
                <w:webHidden/>
              </w:rPr>
              <w:fldChar w:fldCharType="end"/>
            </w:r>
          </w:hyperlink>
        </w:p>
        <w:p w14:paraId="7B32A3D4" w14:textId="293AD00E" w:rsidR="009200FA" w:rsidRDefault="00381005">
          <w:pPr>
            <w:pStyle w:val="34"/>
            <w:tabs>
              <w:tab w:val="left" w:pos="1050"/>
              <w:tab w:val="right" w:leader="dot" w:pos="8494"/>
            </w:tabs>
            <w:rPr>
              <w:rFonts w:asciiTheme="minorHAnsi" w:eastAsiaTheme="minorEastAsia"/>
              <w:noProof/>
              <w:sz w:val="21"/>
            </w:rPr>
          </w:pPr>
          <w:hyperlink w:anchor="_Toc10360003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その他地点</w:t>
            </w:r>
            <w:r w:rsidR="009200FA">
              <w:rPr>
                <w:noProof/>
                <w:webHidden/>
              </w:rPr>
              <w:tab/>
            </w:r>
            <w:r w:rsidR="009200FA">
              <w:rPr>
                <w:noProof/>
                <w:webHidden/>
              </w:rPr>
              <w:fldChar w:fldCharType="begin"/>
            </w:r>
            <w:r w:rsidR="009200FA">
              <w:rPr>
                <w:noProof/>
                <w:webHidden/>
              </w:rPr>
              <w:instrText xml:space="preserve"> PAGEREF _Toc103600035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60C3FC71" w14:textId="10697087" w:rsidR="009200FA" w:rsidRDefault="00381005">
          <w:pPr>
            <w:pStyle w:val="24"/>
            <w:tabs>
              <w:tab w:val="right" w:leader="dot" w:pos="8494"/>
            </w:tabs>
            <w:rPr>
              <w:rFonts w:asciiTheme="minorHAnsi" w:eastAsiaTheme="minorEastAsia"/>
              <w:noProof/>
              <w:sz w:val="21"/>
            </w:rPr>
          </w:pPr>
          <w:hyperlink w:anchor="_Toc103600036" w:history="1">
            <w:r w:rsidR="009200FA" w:rsidRPr="00E81981">
              <w:rPr>
                <w:rStyle w:val="aff7"/>
                <w:noProof/>
                <w14:scene3d>
                  <w14:camera w14:prst="orthographicFront"/>
                  <w14:lightRig w14:rig="threePt" w14:dir="t">
                    <w14:rot w14:lat="0" w14:lon="0" w14:rev="0"/>
                  </w14:lightRig>
                </w14:scene3d>
              </w:rPr>
              <w:t>４.９</w:t>
            </w:r>
            <w:r w:rsidR="009200FA" w:rsidRPr="00E81981">
              <w:rPr>
                <w:rStyle w:val="aff7"/>
                <w:noProof/>
              </w:rPr>
              <w:t xml:space="preserve"> 移動オブジェクト</w:t>
            </w:r>
            <w:r w:rsidR="009200FA">
              <w:rPr>
                <w:noProof/>
                <w:webHidden/>
              </w:rPr>
              <w:tab/>
            </w:r>
            <w:r w:rsidR="009200FA">
              <w:rPr>
                <w:noProof/>
                <w:webHidden/>
              </w:rPr>
              <w:fldChar w:fldCharType="begin"/>
            </w:r>
            <w:r w:rsidR="009200FA">
              <w:rPr>
                <w:noProof/>
                <w:webHidden/>
              </w:rPr>
              <w:instrText xml:space="preserve"> PAGEREF _Toc103600036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59B861C7" w14:textId="16B21726" w:rsidR="009200FA" w:rsidRDefault="00381005">
          <w:pPr>
            <w:pStyle w:val="34"/>
            <w:tabs>
              <w:tab w:val="left" w:pos="1050"/>
              <w:tab w:val="right" w:leader="dot" w:pos="8494"/>
            </w:tabs>
            <w:rPr>
              <w:rFonts w:asciiTheme="minorHAnsi" w:eastAsiaTheme="minorEastAsia"/>
              <w:noProof/>
              <w:sz w:val="21"/>
            </w:rPr>
          </w:pPr>
          <w:hyperlink w:anchor="_Toc1036000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_Toc103600037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118BEA42" w14:textId="6034AF28" w:rsidR="009200FA" w:rsidRDefault="00381005">
          <w:pPr>
            <w:pStyle w:val="34"/>
            <w:tabs>
              <w:tab w:val="left" w:pos="1050"/>
              <w:tab w:val="right" w:leader="dot" w:pos="8494"/>
            </w:tabs>
            <w:rPr>
              <w:rFonts w:asciiTheme="minorHAnsi" w:eastAsiaTheme="minorEastAsia"/>
              <w:noProof/>
              <w:sz w:val="21"/>
            </w:rPr>
          </w:pPr>
          <w:hyperlink w:anchor="_Toc1036000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人</w:t>
            </w:r>
            <w:r w:rsidR="009200FA">
              <w:rPr>
                <w:noProof/>
                <w:webHidden/>
              </w:rPr>
              <w:tab/>
            </w:r>
            <w:r w:rsidR="009200FA">
              <w:rPr>
                <w:noProof/>
                <w:webHidden/>
              </w:rPr>
              <w:fldChar w:fldCharType="begin"/>
            </w:r>
            <w:r w:rsidR="009200FA">
              <w:rPr>
                <w:noProof/>
                <w:webHidden/>
              </w:rPr>
              <w:instrText xml:space="preserve"> PAGEREF _Toc103600038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3FA6AD15" w14:textId="6A7AC78D" w:rsidR="009200FA" w:rsidRDefault="00381005">
          <w:pPr>
            <w:pStyle w:val="34"/>
            <w:tabs>
              <w:tab w:val="left" w:pos="1050"/>
              <w:tab w:val="right" w:leader="dot" w:pos="8494"/>
            </w:tabs>
            <w:rPr>
              <w:rFonts w:asciiTheme="minorHAnsi" w:eastAsiaTheme="minorEastAsia"/>
              <w:noProof/>
              <w:sz w:val="21"/>
            </w:rPr>
          </w:pPr>
          <w:hyperlink w:anchor="_Toc1036000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乗り物（自動車、オートバイ、自転車、船、飛行物、その他）</w:t>
            </w:r>
            <w:r w:rsidR="009200FA">
              <w:rPr>
                <w:noProof/>
                <w:webHidden/>
              </w:rPr>
              <w:tab/>
            </w:r>
            <w:r w:rsidR="009200FA">
              <w:rPr>
                <w:noProof/>
                <w:webHidden/>
              </w:rPr>
              <w:fldChar w:fldCharType="begin"/>
            </w:r>
            <w:r w:rsidR="009200FA">
              <w:rPr>
                <w:noProof/>
                <w:webHidden/>
              </w:rPr>
              <w:instrText xml:space="preserve"> PAGEREF _Toc103600039 \h </w:instrText>
            </w:r>
            <w:r w:rsidR="009200FA">
              <w:rPr>
                <w:noProof/>
                <w:webHidden/>
              </w:rPr>
            </w:r>
            <w:r w:rsidR="009200FA">
              <w:rPr>
                <w:noProof/>
                <w:webHidden/>
              </w:rPr>
              <w:fldChar w:fldCharType="separate"/>
            </w:r>
            <w:r w:rsidR="009200FA">
              <w:rPr>
                <w:noProof/>
                <w:webHidden/>
              </w:rPr>
              <w:t>81</w:t>
            </w:r>
            <w:r w:rsidR="009200FA">
              <w:rPr>
                <w:noProof/>
                <w:webHidden/>
              </w:rPr>
              <w:fldChar w:fldCharType="end"/>
            </w:r>
          </w:hyperlink>
        </w:p>
        <w:p w14:paraId="784AE6ED" w14:textId="1A11ED69" w:rsidR="009200FA" w:rsidRDefault="00381005">
          <w:pPr>
            <w:pStyle w:val="34"/>
            <w:tabs>
              <w:tab w:val="left" w:pos="1050"/>
              <w:tab w:val="right" w:leader="dot" w:pos="8494"/>
            </w:tabs>
            <w:rPr>
              <w:rFonts w:asciiTheme="minorHAnsi" w:eastAsiaTheme="minorEastAsia"/>
              <w:noProof/>
              <w:sz w:val="21"/>
            </w:rPr>
          </w:pPr>
          <w:hyperlink w:anchor="_Toc1036000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物</w:t>
            </w:r>
            <w:r w:rsidR="009200FA">
              <w:rPr>
                <w:noProof/>
                <w:webHidden/>
              </w:rPr>
              <w:tab/>
            </w:r>
            <w:r w:rsidR="009200FA">
              <w:rPr>
                <w:noProof/>
                <w:webHidden/>
              </w:rPr>
              <w:fldChar w:fldCharType="begin"/>
            </w:r>
            <w:r w:rsidR="009200FA">
              <w:rPr>
                <w:noProof/>
                <w:webHidden/>
              </w:rPr>
              <w:instrText xml:space="preserve"> PAGEREF _Toc103600040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6C8A0C4E" w14:textId="6DF2A61E" w:rsidR="009200FA" w:rsidRDefault="00381005">
          <w:pPr>
            <w:pStyle w:val="24"/>
            <w:tabs>
              <w:tab w:val="right" w:leader="dot" w:pos="8494"/>
            </w:tabs>
            <w:rPr>
              <w:rFonts w:asciiTheme="minorHAnsi" w:eastAsiaTheme="minorEastAsia"/>
              <w:noProof/>
              <w:sz w:val="21"/>
            </w:rPr>
          </w:pPr>
          <w:hyperlink w:anchor="_Toc103600041" w:history="1">
            <w:r w:rsidR="009200FA" w:rsidRPr="00E81981">
              <w:rPr>
                <w:rStyle w:val="aff7"/>
                <w:noProof/>
                <w14:scene3d>
                  <w14:camera w14:prst="orthographicFront"/>
                  <w14:lightRig w14:rig="threePt" w14:dir="t">
                    <w14:rot w14:lat="0" w14:lon="0" w14:rev="0"/>
                  </w14:lightRig>
                </w14:scene3d>
              </w:rPr>
              <w:t>４.１０</w:t>
            </w:r>
            <w:r w:rsidR="009200FA" w:rsidRPr="00E81981">
              <w:rPr>
                <w:rStyle w:val="aff7"/>
                <w:noProof/>
              </w:rPr>
              <w:t xml:space="preserve"> 自然</w:t>
            </w:r>
            <w:r w:rsidR="009200FA">
              <w:rPr>
                <w:noProof/>
                <w:webHidden/>
              </w:rPr>
              <w:tab/>
            </w:r>
            <w:r w:rsidR="009200FA">
              <w:rPr>
                <w:noProof/>
                <w:webHidden/>
              </w:rPr>
              <w:fldChar w:fldCharType="begin"/>
            </w:r>
            <w:r w:rsidR="009200FA">
              <w:rPr>
                <w:noProof/>
                <w:webHidden/>
              </w:rPr>
              <w:instrText xml:space="preserve"> PAGEREF _Toc103600041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0706F012" w14:textId="21DC0485" w:rsidR="009200FA" w:rsidRDefault="00381005">
          <w:pPr>
            <w:pStyle w:val="34"/>
            <w:tabs>
              <w:tab w:val="left" w:pos="1050"/>
              <w:tab w:val="right" w:leader="dot" w:pos="8494"/>
            </w:tabs>
            <w:rPr>
              <w:rFonts w:asciiTheme="minorHAnsi" w:eastAsiaTheme="minorEastAsia"/>
              <w:noProof/>
              <w:sz w:val="21"/>
            </w:rPr>
          </w:pPr>
          <w:hyperlink w:anchor="_Toc103600042" w:history="1">
            <w:r w:rsidR="009200FA" w:rsidRPr="00E81981">
              <w:rPr>
                <w:rStyle w:val="aff7"/>
                <w:noProof/>
              </w:rPr>
              <w:t>1)</w:t>
            </w:r>
            <w:r w:rsidR="009200FA">
              <w:rPr>
                <w:rFonts w:asciiTheme="minorHAnsi" w:eastAsiaTheme="minorEastAsia"/>
                <w:noProof/>
                <w:sz w:val="21"/>
              </w:rPr>
              <w:tab/>
            </w:r>
            <w:r w:rsidR="009200FA" w:rsidRPr="00E81981">
              <w:rPr>
                <w:rStyle w:val="aff7"/>
                <w:noProof/>
              </w:rPr>
              <w:t>植生</w:t>
            </w:r>
            <w:r w:rsidR="009200FA">
              <w:rPr>
                <w:noProof/>
                <w:webHidden/>
              </w:rPr>
              <w:tab/>
            </w:r>
            <w:r w:rsidR="009200FA">
              <w:rPr>
                <w:noProof/>
                <w:webHidden/>
              </w:rPr>
              <w:fldChar w:fldCharType="begin"/>
            </w:r>
            <w:r w:rsidR="009200FA">
              <w:rPr>
                <w:noProof/>
                <w:webHidden/>
              </w:rPr>
              <w:instrText xml:space="preserve"> PAGEREF _Toc103600042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30348D06" w14:textId="362199CF" w:rsidR="009200FA" w:rsidRDefault="00381005">
          <w:pPr>
            <w:pStyle w:val="34"/>
            <w:tabs>
              <w:tab w:val="left" w:pos="1050"/>
              <w:tab w:val="right" w:leader="dot" w:pos="8494"/>
            </w:tabs>
            <w:rPr>
              <w:rFonts w:asciiTheme="minorHAnsi" w:eastAsiaTheme="minorEastAsia"/>
              <w:noProof/>
              <w:sz w:val="21"/>
            </w:rPr>
          </w:pPr>
          <w:hyperlink w:anchor="_Toc103600043" w:history="1">
            <w:r w:rsidR="009200FA" w:rsidRPr="00E81981">
              <w:rPr>
                <w:rStyle w:val="aff7"/>
                <w:noProof/>
              </w:rPr>
              <w:t>2)</w:t>
            </w:r>
            <w:r w:rsidR="009200FA">
              <w:rPr>
                <w:rFonts w:asciiTheme="minorHAnsi" w:eastAsiaTheme="minorEastAsia"/>
                <w:noProof/>
                <w:sz w:val="21"/>
              </w:rPr>
              <w:tab/>
            </w:r>
            <w:r w:rsidR="009200FA" w:rsidRPr="00E81981">
              <w:rPr>
                <w:rStyle w:val="aff7"/>
                <w:noProof/>
              </w:rPr>
              <w:t>湖沼</w:t>
            </w:r>
            <w:r w:rsidR="009200FA">
              <w:rPr>
                <w:noProof/>
                <w:webHidden/>
              </w:rPr>
              <w:tab/>
            </w:r>
            <w:r w:rsidR="009200FA">
              <w:rPr>
                <w:noProof/>
                <w:webHidden/>
              </w:rPr>
              <w:fldChar w:fldCharType="begin"/>
            </w:r>
            <w:r w:rsidR="009200FA">
              <w:rPr>
                <w:noProof/>
                <w:webHidden/>
              </w:rPr>
              <w:instrText xml:space="preserve"> PAGEREF _Toc103600043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6B12F8A4" w14:textId="344C7A4E" w:rsidR="009200FA" w:rsidRDefault="00381005">
          <w:pPr>
            <w:pStyle w:val="34"/>
            <w:tabs>
              <w:tab w:val="left" w:pos="1050"/>
              <w:tab w:val="right" w:leader="dot" w:pos="8494"/>
            </w:tabs>
            <w:rPr>
              <w:rFonts w:asciiTheme="minorHAnsi" w:eastAsiaTheme="minorEastAsia"/>
              <w:noProof/>
              <w:sz w:val="21"/>
            </w:rPr>
          </w:pPr>
          <w:hyperlink w:anchor="_Toc103600044" w:history="1">
            <w:r w:rsidR="009200FA" w:rsidRPr="00E81981">
              <w:rPr>
                <w:rStyle w:val="aff7"/>
                <w:noProof/>
              </w:rPr>
              <w:t>3)</w:t>
            </w:r>
            <w:r w:rsidR="009200FA">
              <w:rPr>
                <w:rFonts w:asciiTheme="minorHAnsi" w:eastAsiaTheme="minorEastAsia"/>
                <w:noProof/>
                <w:sz w:val="21"/>
              </w:rPr>
              <w:tab/>
            </w:r>
            <w:r w:rsidR="009200FA" w:rsidRPr="00E81981">
              <w:rPr>
                <w:rStyle w:val="aff7"/>
                <w:noProof/>
              </w:rPr>
              <w:t>河川</w:t>
            </w:r>
            <w:r w:rsidR="009200FA">
              <w:rPr>
                <w:noProof/>
                <w:webHidden/>
              </w:rPr>
              <w:tab/>
            </w:r>
            <w:r w:rsidR="009200FA">
              <w:rPr>
                <w:noProof/>
                <w:webHidden/>
              </w:rPr>
              <w:fldChar w:fldCharType="begin"/>
            </w:r>
            <w:r w:rsidR="009200FA">
              <w:rPr>
                <w:noProof/>
                <w:webHidden/>
              </w:rPr>
              <w:instrText xml:space="preserve"> PAGEREF _Toc103600044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51D9A722" w14:textId="1967985D" w:rsidR="009200FA" w:rsidRDefault="00381005">
          <w:pPr>
            <w:pStyle w:val="34"/>
            <w:tabs>
              <w:tab w:val="left" w:pos="1050"/>
              <w:tab w:val="right" w:leader="dot" w:pos="8494"/>
            </w:tabs>
            <w:rPr>
              <w:rFonts w:asciiTheme="minorHAnsi" w:eastAsiaTheme="minorEastAsia"/>
              <w:noProof/>
              <w:sz w:val="21"/>
            </w:rPr>
          </w:pPr>
          <w:hyperlink w:anchor="_Toc103600045" w:history="1">
            <w:r w:rsidR="009200FA" w:rsidRPr="00E81981">
              <w:rPr>
                <w:rStyle w:val="aff7"/>
                <w:noProof/>
              </w:rPr>
              <w:t>4)</w:t>
            </w:r>
            <w:r w:rsidR="009200FA">
              <w:rPr>
                <w:rFonts w:asciiTheme="minorHAnsi" w:eastAsiaTheme="minorEastAsia"/>
                <w:noProof/>
                <w:sz w:val="21"/>
              </w:rPr>
              <w:tab/>
            </w:r>
            <w:r w:rsidR="009200FA" w:rsidRPr="00E81981">
              <w:rPr>
                <w:rStyle w:val="aff7"/>
                <w:noProof/>
              </w:rPr>
              <w:t>自然の保護保全</w:t>
            </w:r>
            <w:r w:rsidR="009200FA">
              <w:rPr>
                <w:noProof/>
                <w:webHidden/>
              </w:rPr>
              <w:tab/>
            </w:r>
            <w:r w:rsidR="009200FA">
              <w:rPr>
                <w:noProof/>
                <w:webHidden/>
              </w:rPr>
              <w:fldChar w:fldCharType="begin"/>
            </w:r>
            <w:r w:rsidR="009200FA">
              <w:rPr>
                <w:noProof/>
                <w:webHidden/>
              </w:rPr>
              <w:instrText xml:space="preserve"> PAGEREF _Toc103600045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5EDB16C" w14:textId="23FD87B1" w:rsidR="009200FA" w:rsidRDefault="00381005">
          <w:pPr>
            <w:pStyle w:val="34"/>
            <w:tabs>
              <w:tab w:val="left" w:pos="1050"/>
              <w:tab w:val="right" w:leader="dot" w:pos="8494"/>
            </w:tabs>
            <w:rPr>
              <w:rFonts w:asciiTheme="minorHAnsi" w:eastAsiaTheme="minorEastAsia"/>
              <w:noProof/>
              <w:sz w:val="21"/>
            </w:rPr>
          </w:pPr>
          <w:hyperlink w:anchor="_Toc103600046" w:history="1">
            <w:r w:rsidR="009200FA" w:rsidRPr="00E81981">
              <w:rPr>
                <w:rStyle w:val="aff7"/>
                <w:noProof/>
              </w:rPr>
              <w:t>5)</w:t>
            </w:r>
            <w:r w:rsidR="009200FA">
              <w:rPr>
                <w:rFonts w:asciiTheme="minorHAnsi" w:eastAsiaTheme="minorEastAsia"/>
                <w:noProof/>
                <w:sz w:val="21"/>
              </w:rPr>
              <w:tab/>
            </w:r>
            <w:r w:rsidR="009200FA" w:rsidRPr="00E81981">
              <w:rPr>
                <w:rStyle w:val="aff7"/>
                <w:noProof/>
              </w:rPr>
              <w:t>天気</w:t>
            </w:r>
            <w:r w:rsidR="009200FA">
              <w:rPr>
                <w:noProof/>
                <w:webHidden/>
              </w:rPr>
              <w:tab/>
            </w:r>
            <w:r w:rsidR="009200FA">
              <w:rPr>
                <w:noProof/>
                <w:webHidden/>
              </w:rPr>
              <w:fldChar w:fldCharType="begin"/>
            </w:r>
            <w:r w:rsidR="009200FA">
              <w:rPr>
                <w:noProof/>
                <w:webHidden/>
              </w:rPr>
              <w:instrText xml:space="preserve"> PAGEREF _Toc103600046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ABC4F8E" w14:textId="401E761F" w:rsidR="009200FA" w:rsidRDefault="00381005">
          <w:pPr>
            <w:pStyle w:val="24"/>
            <w:tabs>
              <w:tab w:val="right" w:leader="dot" w:pos="8494"/>
            </w:tabs>
            <w:rPr>
              <w:rFonts w:asciiTheme="minorHAnsi" w:eastAsiaTheme="minorEastAsia"/>
              <w:noProof/>
              <w:sz w:val="21"/>
            </w:rPr>
          </w:pPr>
          <w:hyperlink w:anchor="_Toc103600047" w:history="1">
            <w:r w:rsidR="009200FA" w:rsidRPr="00E81981">
              <w:rPr>
                <w:rStyle w:val="aff7"/>
                <w:noProof/>
                <w14:scene3d>
                  <w14:camera w14:prst="orthographicFront"/>
                  <w14:lightRig w14:rig="threePt" w14:dir="t">
                    <w14:rot w14:lat="0" w14:lon="0" w14:rev="0"/>
                  </w14:lightRig>
                </w14:scene3d>
              </w:rPr>
              <w:t>４.１１</w:t>
            </w:r>
            <w:r w:rsidR="009200FA" w:rsidRPr="00E81981">
              <w:rPr>
                <w:rStyle w:val="aff7"/>
                <w:noProof/>
              </w:rPr>
              <w:t xml:space="preserve"> 農地</w:t>
            </w:r>
            <w:r w:rsidR="009200FA">
              <w:rPr>
                <w:noProof/>
                <w:webHidden/>
              </w:rPr>
              <w:tab/>
            </w:r>
            <w:r w:rsidR="009200FA">
              <w:rPr>
                <w:noProof/>
                <w:webHidden/>
              </w:rPr>
              <w:fldChar w:fldCharType="begin"/>
            </w:r>
            <w:r w:rsidR="009200FA">
              <w:rPr>
                <w:noProof/>
                <w:webHidden/>
              </w:rPr>
              <w:instrText xml:space="preserve"> PAGEREF _Toc103600047 \h </w:instrText>
            </w:r>
            <w:r w:rsidR="009200FA">
              <w:rPr>
                <w:noProof/>
                <w:webHidden/>
              </w:rPr>
            </w:r>
            <w:r w:rsidR="009200FA">
              <w:rPr>
                <w:noProof/>
                <w:webHidden/>
              </w:rPr>
              <w:fldChar w:fldCharType="separate"/>
            </w:r>
            <w:r w:rsidR="009200FA">
              <w:rPr>
                <w:noProof/>
                <w:webHidden/>
              </w:rPr>
              <w:t>84</w:t>
            </w:r>
            <w:r w:rsidR="009200FA">
              <w:rPr>
                <w:noProof/>
                <w:webHidden/>
              </w:rPr>
              <w:fldChar w:fldCharType="end"/>
            </w:r>
          </w:hyperlink>
        </w:p>
        <w:p w14:paraId="1544D3D4" w14:textId="20C0193C" w:rsidR="009200FA" w:rsidRDefault="00381005">
          <w:pPr>
            <w:pStyle w:val="24"/>
            <w:tabs>
              <w:tab w:val="right" w:leader="dot" w:pos="8494"/>
            </w:tabs>
            <w:rPr>
              <w:rFonts w:asciiTheme="minorHAnsi" w:eastAsiaTheme="minorEastAsia"/>
              <w:noProof/>
              <w:sz w:val="21"/>
            </w:rPr>
          </w:pPr>
          <w:hyperlink w:anchor="_Toc103600048" w:history="1">
            <w:r w:rsidR="009200FA" w:rsidRPr="00E81981">
              <w:rPr>
                <w:rStyle w:val="aff7"/>
                <w:noProof/>
                <w14:scene3d>
                  <w14:camera w14:prst="orthographicFront"/>
                  <w14:lightRig w14:rig="threePt" w14:dir="t">
                    <w14:rot w14:lat="0" w14:lon="0" w14:rev="0"/>
                  </w14:lightRig>
                </w14:scene3d>
              </w:rPr>
              <w:t>４.１２</w:t>
            </w:r>
            <w:r w:rsidR="009200FA" w:rsidRPr="00E81981">
              <w:rPr>
                <w:rStyle w:val="aff7"/>
                <w:noProof/>
              </w:rPr>
              <w:t xml:space="preserve"> イベント・アクション</w:t>
            </w:r>
            <w:r w:rsidR="009200FA">
              <w:rPr>
                <w:noProof/>
                <w:webHidden/>
              </w:rPr>
              <w:tab/>
            </w:r>
            <w:r w:rsidR="009200FA">
              <w:rPr>
                <w:noProof/>
                <w:webHidden/>
              </w:rPr>
              <w:fldChar w:fldCharType="begin"/>
            </w:r>
            <w:r w:rsidR="009200FA">
              <w:rPr>
                <w:noProof/>
                <w:webHidden/>
              </w:rPr>
              <w:instrText xml:space="preserve"> PAGEREF _Toc103600048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C7F2C4F" w14:textId="5B762B79" w:rsidR="009200FA" w:rsidRDefault="00381005">
          <w:pPr>
            <w:pStyle w:val="34"/>
            <w:tabs>
              <w:tab w:val="left" w:pos="1050"/>
              <w:tab w:val="right" w:leader="dot" w:pos="8494"/>
            </w:tabs>
            <w:rPr>
              <w:rFonts w:asciiTheme="minorHAnsi" w:eastAsiaTheme="minorEastAsia"/>
              <w:noProof/>
              <w:sz w:val="21"/>
            </w:rPr>
          </w:pPr>
          <w:hyperlink w:anchor="_Toc103600049"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イベント</w:t>
            </w:r>
            <w:r w:rsidR="009200FA">
              <w:rPr>
                <w:noProof/>
                <w:webHidden/>
              </w:rPr>
              <w:tab/>
            </w:r>
            <w:r w:rsidR="009200FA">
              <w:rPr>
                <w:noProof/>
                <w:webHidden/>
              </w:rPr>
              <w:fldChar w:fldCharType="begin"/>
            </w:r>
            <w:r w:rsidR="009200FA">
              <w:rPr>
                <w:noProof/>
                <w:webHidden/>
              </w:rPr>
              <w:instrText xml:space="preserve"> PAGEREF _Toc103600049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5D38056" w14:textId="3D83AF0E" w:rsidR="009200FA" w:rsidRDefault="00381005">
          <w:pPr>
            <w:pStyle w:val="34"/>
            <w:tabs>
              <w:tab w:val="left" w:pos="1050"/>
              <w:tab w:val="right" w:leader="dot" w:pos="8494"/>
            </w:tabs>
            <w:rPr>
              <w:rFonts w:asciiTheme="minorHAnsi" w:eastAsiaTheme="minorEastAsia"/>
              <w:noProof/>
              <w:sz w:val="21"/>
            </w:rPr>
          </w:pPr>
          <w:hyperlink w:anchor="_Toc103600050"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アクション</w:t>
            </w:r>
            <w:r w:rsidR="009200FA">
              <w:rPr>
                <w:noProof/>
                <w:webHidden/>
              </w:rPr>
              <w:tab/>
            </w:r>
            <w:r w:rsidR="009200FA">
              <w:rPr>
                <w:noProof/>
                <w:webHidden/>
              </w:rPr>
              <w:fldChar w:fldCharType="begin"/>
            </w:r>
            <w:r w:rsidR="009200FA">
              <w:rPr>
                <w:noProof/>
                <w:webHidden/>
              </w:rPr>
              <w:instrText xml:space="preserve"> PAGEREF _Toc103600050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1DEF081C" w14:textId="088D0365" w:rsidR="009200FA" w:rsidRDefault="00381005">
          <w:pPr>
            <w:pStyle w:val="24"/>
            <w:tabs>
              <w:tab w:val="right" w:leader="dot" w:pos="8494"/>
            </w:tabs>
            <w:rPr>
              <w:rFonts w:asciiTheme="minorHAnsi" w:eastAsiaTheme="minorEastAsia"/>
              <w:noProof/>
              <w:sz w:val="21"/>
            </w:rPr>
          </w:pPr>
          <w:hyperlink w:anchor="_Toc103600051" w:history="1">
            <w:r w:rsidR="009200FA" w:rsidRPr="00E81981">
              <w:rPr>
                <w:rStyle w:val="aff7"/>
                <w:noProof/>
                <w14:scene3d>
                  <w14:camera w14:prst="orthographicFront"/>
                  <w14:lightRig w14:rig="threePt" w14:dir="t">
                    <w14:rot w14:lat="0" w14:lon="0" w14:rev="0"/>
                  </w14:lightRig>
                </w14:scene3d>
              </w:rPr>
              <w:t>４.１３</w:t>
            </w:r>
            <w:r w:rsidR="009200FA" w:rsidRPr="00E81981">
              <w:rPr>
                <w:rStyle w:val="aff7"/>
                <w:noProof/>
              </w:rPr>
              <w:t xml:space="preserve"> 緊急情報・防災情報</w:t>
            </w:r>
            <w:r w:rsidR="009200FA">
              <w:rPr>
                <w:noProof/>
                <w:webHidden/>
              </w:rPr>
              <w:tab/>
            </w:r>
            <w:r w:rsidR="009200FA">
              <w:rPr>
                <w:noProof/>
                <w:webHidden/>
              </w:rPr>
              <w:fldChar w:fldCharType="begin"/>
            </w:r>
            <w:r w:rsidR="009200FA">
              <w:rPr>
                <w:noProof/>
                <w:webHidden/>
              </w:rPr>
              <w:instrText xml:space="preserve"> PAGEREF _Toc103600051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7616DBBB" w14:textId="3C82ACBB" w:rsidR="009200FA" w:rsidRDefault="00381005">
          <w:pPr>
            <w:pStyle w:val="24"/>
            <w:tabs>
              <w:tab w:val="right" w:leader="dot" w:pos="8494"/>
            </w:tabs>
            <w:rPr>
              <w:rFonts w:asciiTheme="minorHAnsi" w:eastAsiaTheme="minorEastAsia"/>
              <w:noProof/>
              <w:sz w:val="21"/>
            </w:rPr>
          </w:pPr>
          <w:hyperlink w:anchor="_Toc103600052" w:history="1">
            <w:r w:rsidR="009200FA" w:rsidRPr="00E81981">
              <w:rPr>
                <w:rStyle w:val="aff7"/>
                <w:noProof/>
                <w14:scene3d>
                  <w14:camera w14:prst="orthographicFront"/>
                  <w14:lightRig w14:rig="threePt" w14:dir="t">
                    <w14:rot w14:lat="0" w14:lon="0" w14:rev="0"/>
                  </w14:lightRig>
                </w14:scene3d>
              </w:rPr>
              <w:t>４.１４</w:t>
            </w:r>
            <w:r w:rsidR="009200FA" w:rsidRPr="00E81981">
              <w:rPr>
                <w:rStyle w:val="aff7"/>
                <w:noProof/>
              </w:rPr>
              <w:t xml:space="preserve"> 行政情報</w:t>
            </w:r>
            <w:r w:rsidR="009200FA">
              <w:rPr>
                <w:noProof/>
                <w:webHidden/>
              </w:rPr>
              <w:tab/>
            </w:r>
            <w:r w:rsidR="009200FA">
              <w:rPr>
                <w:noProof/>
                <w:webHidden/>
              </w:rPr>
              <w:fldChar w:fldCharType="begin"/>
            </w:r>
            <w:r w:rsidR="009200FA">
              <w:rPr>
                <w:noProof/>
                <w:webHidden/>
              </w:rPr>
              <w:instrText xml:space="preserve"> PAGEREF _Toc103600052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65F892A9" w14:textId="0125DA08" w:rsidR="009200FA" w:rsidRDefault="00381005">
          <w:pPr>
            <w:pStyle w:val="34"/>
            <w:tabs>
              <w:tab w:val="left" w:pos="1050"/>
              <w:tab w:val="right" w:leader="dot" w:pos="8494"/>
            </w:tabs>
            <w:rPr>
              <w:rFonts w:asciiTheme="minorHAnsi" w:eastAsiaTheme="minorEastAsia"/>
              <w:noProof/>
              <w:sz w:val="21"/>
            </w:rPr>
          </w:pPr>
          <w:hyperlink w:anchor="_Toc10360005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行政情報</w:t>
            </w:r>
            <w:r w:rsidR="009200FA">
              <w:rPr>
                <w:noProof/>
                <w:webHidden/>
              </w:rPr>
              <w:tab/>
            </w:r>
            <w:r w:rsidR="009200FA">
              <w:rPr>
                <w:noProof/>
                <w:webHidden/>
              </w:rPr>
              <w:fldChar w:fldCharType="begin"/>
            </w:r>
            <w:r w:rsidR="009200FA">
              <w:rPr>
                <w:noProof/>
                <w:webHidden/>
              </w:rPr>
              <w:instrText xml:space="preserve"> PAGEREF _Toc103600053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0C1F55CF" w14:textId="7004DBE4" w:rsidR="009200FA" w:rsidRDefault="00381005">
          <w:pPr>
            <w:pStyle w:val="34"/>
            <w:tabs>
              <w:tab w:val="left" w:pos="1050"/>
              <w:tab w:val="right" w:leader="dot" w:pos="8494"/>
            </w:tabs>
            <w:rPr>
              <w:rFonts w:asciiTheme="minorHAnsi" w:eastAsiaTheme="minorEastAsia"/>
              <w:noProof/>
              <w:sz w:val="21"/>
            </w:rPr>
          </w:pPr>
          <w:hyperlink w:anchor="_Toc10360005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地域・年齢別人口</w:t>
            </w:r>
            <w:r w:rsidR="009200FA">
              <w:rPr>
                <w:noProof/>
                <w:webHidden/>
              </w:rPr>
              <w:tab/>
            </w:r>
            <w:r w:rsidR="009200FA">
              <w:rPr>
                <w:noProof/>
                <w:webHidden/>
              </w:rPr>
              <w:fldChar w:fldCharType="begin"/>
            </w:r>
            <w:r w:rsidR="009200FA">
              <w:rPr>
                <w:noProof/>
                <w:webHidden/>
              </w:rPr>
              <w:instrText xml:space="preserve"> PAGEREF _Toc103600054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292B95B5" w14:textId="376ABBAB" w:rsidR="009200FA" w:rsidRDefault="00381005">
          <w:pPr>
            <w:pStyle w:val="24"/>
            <w:tabs>
              <w:tab w:val="right" w:leader="dot" w:pos="8494"/>
            </w:tabs>
            <w:rPr>
              <w:rFonts w:asciiTheme="minorHAnsi" w:eastAsiaTheme="minorEastAsia"/>
              <w:noProof/>
              <w:sz w:val="21"/>
            </w:rPr>
          </w:pPr>
          <w:hyperlink w:anchor="_Toc103600060" w:history="1">
            <w:r w:rsidR="009200FA" w:rsidRPr="00E81981">
              <w:rPr>
                <w:rStyle w:val="aff7"/>
                <w:noProof/>
                <w14:scene3d>
                  <w14:camera w14:prst="orthographicFront"/>
                  <w14:lightRig w14:rig="threePt" w14:dir="t">
                    <w14:rot w14:lat="0" w14:lon="0" w14:rev="0"/>
                  </w14:lightRig>
                </w14:scene3d>
              </w:rPr>
              <w:t>４.１５</w:t>
            </w:r>
            <w:r w:rsidR="009200FA" w:rsidRPr="00E81981">
              <w:rPr>
                <w:rStyle w:val="aff7"/>
                <w:noProof/>
              </w:rPr>
              <w:t xml:space="preserve"> センサーデータ</w:t>
            </w:r>
            <w:r w:rsidR="009200FA">
              <w:rPr>
                <w:noProof/>
                <w:webHidden/>
              </w:rPr>
              <w:tab/>
            </w:r>
            <w:r w:rsidR="009200FA">
              <w:rPr>
                <w:noProof/>
                <w:webHidden/>
              </w:rPr>
              <w:fldChar w:fldCharType="begin"/>
            </w:r>
            <w:r w:rsidR="009200FA">
              <w:rPr>
                <w:noProof/>
                <w:webHidden/>
              </w:rPr>
              <w:instrText xml:space="preserve"> PAGEREF _Toc103600060 \h </w:instrText>
            </w:r>
            <w:r w:rsidR="009200FA">
              <w:rPr>
                <w:noProof/>
                <w:webHidden/>
              </w:rPr>
            </w:r>
            <w:r w:rsidR="009200FA">
              <w:rPr>
                <w:noProof/>
                <w:webHidden/>
              </w:rPr>
              <w:fldChar w:fldCharType="separate"/>
            </w:r>
            <w:r w:rsidR="009200FA">
              <w:rPr>
                <w:noProof/>
                <w:webHidden/>
              </w:rPr>
              <w:t>92</w:t>
            </w:r>
            <w:r w:rsidR="009200FA">
              <w:rPr>
                <w:noProof/>
                <w:webHidden/>
              </w:rPr>
              <w:fldChar w:fldCharType="end"/>
            </w:r>
          </w:hyperlink>
        </w:p>
        <w:p w14:paraId="081AFA61" w14:textId="350E00D7" w:rsidR="009200FA" w:rsidRDefault="00381005">
          <w:pPr>
            <w:pStyle w:val="24"/>
            <w:tabs>
              <w:tab w:val="right" w:leader="dot" w:pos="8494"/>
            </w:tabs>
            <w:rPr>
              <w:rFonts w:asciiTheme="minorHAnsi" w:eastAsiaTheme="minorEastAsia"/>
              <w:noProof/>
              <w:sz w:val="21"/>
            </w:rPr>
          </w:pPr>
          <w:hyperlink w:anchor="_Toc103600061" w:history="1">
            <w:r w:rsidR="009200FA" w:rsidRPr="00E81981">
              <w:rPr>
                <w:rStyle w:val="aff7"/>
                <w:noProof/>
                <w14:scene3d>
                  <w14:camera w14:prst="orthographicFront"/>
                  <w14:lightRig w14:rig="threePt" w14:dir="t">
                    <w14:rot w14:lat="0" w14:lon="0" w14:rev="0"/>
                  </w14:lightRig>
                </w14:scene3d>
              </w:rPr>
              <w:t>４.１６</w:t>
            </w:r>
            <w:r w:rsidR="009200FA" w:rsidRPr="00E81981">
              <w:rPr>
                <w:rStyle w:val="aff7"/>
                <w:noProof/>
              </w:rPr>
              <w:t xml:space="preserve"> 健康情報</w:t>
            </w:r>
            <w:r w:rsidR="009200FA">
              <w:rPr>
                <w:noProof/>
                <w:webHidden/>
              </w:rPr>
              <w:tab/>
            </w:r>
            <w:r w:rsidR="009200FA">
              <w:rPr>
                <w:noProof/>
                <w:webHidden/>
              </w:rPr>
              <w:fldChar w:fldCharType="begin"/>
            </w:r>
            <w:r w:rsidR="009200FA">
              <w:rPr>
                <w:noProof/>
                <w:webHidden/>
              </w:rPr>
              <w:instrText xml:space="preserve"> PAGEREF _Toc103600061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0E040281" w14:textId="410996D6" w:rsidR="009200FA" w:rsidRDefault="00381005">
          <w:pPr>
            <w:pStyle w:val="34"/>
            <w:tabs>
              <w:tab w:val="left" w:pos="1050"/>
              <w:tab w:val="right" w:leader="dot" w:pos="8494"/>
            </w:tabs>
            <w:rPr>
              <w:rFonts w:asciiTheme="minorHAnsi" w:eastAsiaTheme="minorEastAsia"/>
              <w:noProof/>
              <w:sz w:val="21"/>
            </w:rPr>
          </w:pPr>
          <w:hyperlink w:anchor="_Toc103600062" w:history="1">
            <w:r w:rsidR="009200FA" w:rsidRPr="00E81981">
              <w:rPr>
                <w:rStyle w:val="aff7"/>
                <w:noProof/>
              </w:rPr>
              <w:t>1)</w:t>
            </w:r>
            <w:r w:rsidR="009200FA">
              <w:rPr>
                <w:rFonts w:asciiTheme="minorHAnsi" w:eastAsiaTheme="minorEastAsia"/>
                <w:noProof/>
                <w:sz w:val="21"/>
              </w:rPr>
              <w:tab/>
            </w:r>
            <w:r w:rsidR="009200FA" w:rsidRPr="00E81981">
              <w:rPr>
                <w:rStyle w:val="aff7"/>
                <w:noProof/>
              </w:rPr>
              <w:t>健康情報</w:t>
            </w:r>
            <w:r w:rsidR="009200FA">
              <w:rPr>
                <w:noProof/>
                <w:webHidden/>
              </w:rPr>
              <w:tab/>
            </w:r>
            <w:r w:rsidR="009200FA">
              <w:rPr>
                <w:noProof/>
                <w:webHidden/>
              </w:rPr>
              <w:fldChar w:fldCharType="begin"/>
            </w:r>
            <w:r w:rsidR="009200FA">
              <w:rPr>
                <w:noProof/>
                <w:webHidden/>
              </w:rPr>
              <w:instrText xml:space="preserve"> PAGEREF _Toc103600062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4AE0C93B" w14:textId="4E017855" w:rsidR="009200FA" w:rsidRDefault="00381005">
          <w:pPr>
            <w:pStyle w:val="34"/>
            <w:tabs>
              <w:tab w:val="left" w:pos="1050"/>
              <w:tab w:val="right" w:leader="dot" w:pos="8494"/>
            </w:tabs>
            <w:rPr>
              <w:rFonts w:asciiTheme="minorHAnsi" w:eastAsiaTheme="minorEastAsia"/>
              <w:noProof/>
              <w:sz w:val="21"/>
            </w:rPr>
          </w:pPr>
          <w:hyperlink w:anchor="_Toc103600063" w:history="1">
            <w:r w:rsidR="009200FA" w:rsidRPr="00E81981">
              <w:rPr>
                <w:rStyle w:val="aff7"/>
                <w:noProof/>
              </w:rPr>
              <w:t>2)</w:t>
            </w:r>
            <w:r w:rsidR="009200FA">
              <w:rPr>
                <w:rFonts w:asciiTheme="minorHAnsi" w:eastAsiaTheme="minorEastAsia"/>
                <w:noProof/>
                <w:sz w:val="21"/>
              </w:rPr>
              <w:tab/>
            </w:r>
            <w:r w:rsidR="009200FA" w:rsidRPr="00E81981">
              <w:rPr>
                <w:rStyle w:val="aff7"/>
                <w:noProof/>
              </w:rPr>
              <w:t>給食情報</w:t>
            </w:r>
            <w:r w:rsidR="009200FA">
              <w:rPr>
                <w:noProof/>
                <w:webHidden/>
              </w:rPr>
              <w:tab/>
            </w:r>
            <w:r w:rsidR="009200FA">
              <w:rPr>
                <w:noProof/>
                <w:webHidden/>
              </w:rPr>
              <w:fldChar w:fldCharType="begin"/>
            </w:r>
            <w:r w:rsidR="009200FA">
              <w:rPr>
                <w:noProof/>
                <w:webHidden/>
              </w:rPr>
              <w:instrText xml:space="preserve"> PAGEREF _Toc103600063 \h </w:instrText>
            </w:r>
            <w:r w:rsidR="009200FA">
              <w:rPr>
                <w:noProof/>
                <w:webHidden/>
              </w:rPr>
            </w:r>
            <w:r w:rsidR="009200FA">
              <w:rPr>
                <w:noProof/>
                <w:webHidden/>
              </w:rPr>
              <w:fldChar w:fldCharType="separate"/>
            </w:r>
            <w:r w:rsidR="009200FA">
              <w:rPr>
                <w:noProof/>
                <w:webHidden/>
              </w:rPr>
              <w:t>94</w:t>
            </w:r>
            <w:r w:rsidR="009200FA">
              <w:rPr>
                <w:noProof/>
                <w:webHidden/>
              </w:rPr>
              <w:fldChar w:fldCharType="end"/>
            </w:r>
          </w:hyperlink>
        </w:p>
        <w:p w14:paraId="2C94C961" w14:textId="48152D66" w:rsidR="009200FA" w:rsidRDefault="00381005">
          <w:pPr>
            <w:pStyle w:val="24"/>
            <w:tabs>
              <w:tab w:val="right" w:leader="dot" w:pos="8494"/>
            </w:tabs>
            <w:rPr>
              <w:rFonts w:asciiTheme="minorHAnsi" w:eastAsiaTheme="minorEastAsia"/>
              <w:noProof/>
              <w:sz w:val="21"/>
            </w:rPr>
          </w:pPr>
          <w:hyperlink w:anchor="_Toc103600066" w:history="1">
            <w:r w:rsidR="009200FA" w:rsidRPr="00E81981">
              <w:rPr>
                <w:rStyle w:val="aff7"/>
                <w:noProof/>
                <w14:scene3d>
                  <w14:camera w14:prst="orthographicFront"/>
                  <w14:lightRig w14:rig="threePt" w14:dir="t">
                    <w14:rot w14:lat="0" w14:lon="0" w14:rev="0"/>
                  </w14:lightRig>
                </w14:scene3d>
              </w:rPr>
              <w:t>４.１７</w:t>
            </w:r>
            <w:r w:rsidR="009200FA" w:rsidRPr="00E81981">
              <w:rPr>
                <w:rStyle w:val="aff7"/>
                <w:noProof/>
              </w:rPr>
              <w:t xml:space="preserve"> 文化財</w:t>
            </w:r>
            <w:r w:rsidR="009200FA">
              <w:rPr>
                <w:noProof/>
                <w:webHidden/>
              </w:rPr>
              <w:tab/>
            </w:r>
            <w:r w:rsidR="009200FA">
              <w:rPr>
                <w:noProof/>
                <w:webHidden/>
              </w:rPr>
              <w:fldChar w:fldCharType="begin"/>
            </w:r>
            <w:r w:rsidR="009200FA">
              <w:rPr>
                <w:noProof/>
                <w:webHidden/>
              </w:rPr>
              <w:instrText xml:space="preserve"> PAGEREF _Toc103600066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62FE6C1F" w14:textId="69050981" w:rsidR="009200FA" w:rsidRDefault="00381005">
          <w:pPr>
            <w:pStyle w:val="34"/>
            <w:tabs>
              <w:tab w:val="left" w:pos="1050"/>
              <w:tab w:val="right" w:leader="dot" w:pos="8494"/>
            </w:tabs>
            <w:rPr>
              <w:rFonts w:asciiTheme="minorHAnsi" w:eastAsiaTheme="minorEastAsia"/>
              <w:noProof/>
              <w:sz w:val="21"/>
            </w:rPr>
          </w:pPr>
          <w:hyperlink w:anchor="_Toc10360006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建物、施設、もの、地物、地域の文化財</w:t>
            </w:r>
            <w:r w:rsidR="009200FA">
              <w:rPr>
                <w:noProof/>
                <w:webHidden/>
              </w:rPr>
              <w:tab/>
            </w:r>
            <w:r w:rsidR="009200FA">
              <w:rPr>
                <w:noProof/>
                <w:webHidden/>
              </w:rPr>
              <w:fldChar w:fldCharType="begin"/>
            </w:r>
            <w:r w:rsidR="009200FA">
              <w:rPr>
                <w:noProof/>
                <w:webHidden/>
              </w:rPr>
              <w:instrText xml:space="preserve"> PAGEREF _Toc103600067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5586D1F4" w14:textId="39C6628F" w:rsidR="009200FA" w:rsidRDefault="00381005">
          <w:pPr>
            <w:pStyle w:val="34"/>
            <w:tabs>
              <w:tab w:val="left" w:pos="1050"/>
              <w:tab w:val="right" w:leader="dot" w:pos="8494"/>
            </w:tabs>
            <w:rPr>
              <w:rFonts w:asciiTheme="minorHAnsi" w:eastAsiaTheme="minorEastAsia"/>
              <w:noProof/>
              <w:sz w:val="21"/>
            </w:rPr>
          </w:pPr>
          <w:hyperlink w:anchor="_Toc103600070" w:history="1">
            <w:r w:rsidR="009200FA" w:rsidRPr="00E81981">
              <w:rPr>
                <w:rStyle w:val="aff7"/>
                <w:noProof/>
              </w:rPr>
              <w:t>2)</w:t>
            </w:r>
            <w:r w:rsidR="009200FA">
              <w:rPr>
                <w:rFonts w:asciiTheme="minorHAnsi" w:eastAsiaTheme="minorEastAsia"/>
                <w:noProof/>
                <w:sz w:val="21"/>
              </w:rPr>
              <w:tab/>
            </w:r>
            <w:r w:rsidR="009200FA" w:rsidRPr="00E81981">
              <w:rPr>
                <w:rStyle w:val="aff7"/>
                <w:noProof/>
              </w:rPr>
              <w:t>無形の文化財</w:t>
            </w:r>
            <w:r w:rsidR="009200FA">
              <w:rPr>
                <w:noProof/>
                <w:webHidden/>
              </w:rPr>
              <w:tab/>
            </w:r>
            <w:r w:rsidR="009200FA">
              <w:rPr>
                <w:noProof/>
                <w:webHidden/>
              </w:rPr>
              <w:fldChar w:fldCharType="begin"/>
            </w:r>
            <w:r w:rsidR="009200FA">
              <w:rPr>
                <w:noProof/>
                <w:webHidden/>
              </w:rPr>
              <w:instrText xml:space="preserve"> PAGEREF _Toc103600070 \h </w:instrText>
            </w:r>
            <w:r w:rsidR="009200FA">
              <w:rPr>
                <w:noProof/>
                <w:webHidden/>
              </w:rPr>
            </w:r>
            <w:r w:rsidR="009200FA">
              <w:rPr>
                <w:noProof/>
                <w:webHidden/>
              </w:rPr>
              <w:fldChar w:fldCharType="separate"/>
            </w:r>
            <w:r w:rsidR="009200FA">
              <w:rPr>
                <w:noProof/>
                <w:webHidden/>
              </w:rPr>
              <w:t>98</w:t>
            </w:r>
            <w:r w:rsidR="009200FA">
              <w:rPr>
                <w:noProof/>
                <w:webHidden/>
              </w:rPr>
              <w:fldChar w:fldCharType="end"/>
            </w:r>
          </w:hyperlink>
        </w:p>
        <w:p w14:paraId="30315EAD" w14:textId="69BD1BB6" w:rsidR="009200FA" w:rsidRDefault="00381005">
          <w:pPr>
            <w:pStyle w:val="12"/>
            <w:rPr>
              <w:rFonts w:asciiTheme="minorHAnsi" w:eastAsiaTheme="minorEastAsia"/>
              <w:noProof/>
              <w:sz w:val="21"/>
            </w:rPr>
          </w:pPr>
          <w:hyperlink w:anchor="_Toc103600071" w:history="1">
            <w:r w:rsidR="009200FA" w:rsidRPr="00E81981">
              <w:rPr>
                <w:rStyle w:val="aff7"/>
                <w:noProof/>
                <w14:scene3d>
                  <w14:camera w14:prst="orthographicFront"/>
                  <w14:lightRig w14:rig="threePt" w14:dir="t">
                    <w14:rot w14:lat="0" w14:lon="0" w14:rev="0"/>
                  </w14:lightRig>
                </w14:scene3d>
              </w:rPr>
              <w:t>５</w:t>
            </w:r>
            <w:r w:rsidR="009200FA" w:rsidRPr="00E81981">
              <w:rPr>
                <w:rStyle w:val="aff7"/>
                <w:noProof/>
              </w:rPr>
              <w:t xml:space="preserve"> コード体系、ID体系</w:t>
            </w:r>
            <w:r w:rsidR="009200FA">
              <w:rPr>
                <w:noProof/>
                <w:webHidden/>
              </w:rPr>
              <w:tab/>
            </w:r>
            <w:r w:rsidR="009200FA">
              <w:rPr>
                <w:noProof/>
                <w:webHidden/>
              </w:rPr>
              <w:fldChar w:fldCharType="begin"/>
            </w:r>
            <w:r w:rsidR="009200FA">
              <w:rPr>
                <w:noProof/>
                <w:webHidden/>
              </w:rPr>
              <w:instrText xml:space="preserve"> PAGEREF _Toc103600071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109CEF0" w14:textId="10C001AC" w:rsidR="009200FA" w:rsidRDefault="00381005">
          <w:pPr>
            <w:pStyle w:val="24"/>
            <w:tabs>
              <w:tab w:val="right" w:leader="dot" w:pos="8494"/>
            </w:tabs>
            <w:rPr>
              <w:rFonts w:asciiTheme="minorHAnsi" w:eastAsiaTheme="minorEastAsia"/>
              <w:noProof/>
              <w:sz w:val="21"/>
            </w:rPr>
          </w:pPr>
          <w:hyperlink w:anchor="_Toc103600072" w:history="1">
            <w:r w:rsidR="009200FA" w:rsidRPr="00E81981">
              <w:rPr>
                <w:rStyle w:val="aff7"/>
                <w:noProof/>
                <w14:scene3d>
                  <w14:camera w14:prst="orthographicFront"/>
                  <w14:lightRig w14:rig="threePt" w14:dir="t">
                    <w14:rot w14:lat="0" w14:lon="0" w14:rev="0"/>
                  </w14:lightRig>
                </w14:scene3d>
              </w:rPr>
              <w:t>５.１</w:t>
            </w:r>
            <w:r w:rsidR="009200FA" w:rsidRPr="00E81981">
              <w:rPr>
                <w:rStyle w:val="aff7"/>
                <w:noProof/>
              </w:rPr>
              <w:t xml:space="preserve"> 地理空間に関するコード</w:t>
            </w:r>
            <w:r w:rsidR="009200FA">
              <w:rPr>
                <w:noProof/>
                <w:webHidden/>
              </w:rPr>
              <w:tab/>
            </w:r>
            <w:r w:rsidR="009200FA">
              <w:rPr>
                <w:noProof/>
                <w:webHidden/>
              </w:rPr>
              <w:fldChar w:fldCharType="begin"/>
            </w:r>
            <w:r w:rsidR="009200FA">
              <w:rPr>
                <w:noProof/>
                <w:webHidden/>
              </w:rPr>
              <w:instrText xml:space="preserve"> PAGEREF _Toc103600072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2054C0F4" w14:textId="5541AFD8" w:rsidR="009200FA" w:rsidRDefault="00381005">
          <w:pPr>
            <w:pStyle w:val="34"/>
            <w:tabs>
              <w:tab w:val="left" w:pos="1050"/>
              <w:tab w:val="right" w:leader="dot" w:pos="8494"/>
            </w:tabs>
            <w:rPr>
              <w:rFonts w:asciiTheme="minorHAnsi" w:eastAsiaTheme="minorEastAsia"/>
              <w:noProof/>
              <w:sz w:val="21"/>
            </w:rPr>
          </w:pPr>
          <w:hyperlink w:anchor="_Toc10360007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自治体コード</w:t>
            </w:r>
            <w:r w:rsidR="009200FA">
              <w:rPr>
                <w:noProof/>
                <w:webHidden/>
              </w:rPr>
              <w:tab/>
            </w:r>
            <w:r w:rsidR="009200FA">
              <w:rPr>
                <w:noProof/>
                <w:webHidden/>
              </w:rPr>
              <w:fldChar w:fldCharType="begin"/>
            </w:r>
            <w:r w:rsidR="009200FA">
              <w:rPr>
                <w:noProof/>
                <w:webHidden/>
              </w:rPr>
              <w:instrText xml:space="preserve"> PAGEREF _Toc103600073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6E7B1C8A" w14:textId="470FBAF1" w:rsidR="009200FA" w:rsidRDefault="00381005">
          <w:pPr>
            <w:pStyle w:val="34"/>
            <w:tabs>
              <w:tab w:val="left" w:pos="1050"/>
              <w:tab w:val="right" w:leader="dot" w:pos="8494"/>
            </w:tabs>
            <w:rPr>
              <w:rFonts w:asciiTheme="minorHAnsi" w:eastAsiaTheme="minorEastAsia"/>
              <w:noProof/>
              <w:sz w:val="21"/>
            </w:rPr>
          </w:pPr>
          <w:hyperlink w:anchor="_Toc103600074" w:history="1">
            <w:r w:rsidR="009200FA" w:rsidRPr="00E81981">
              <w:rPr>
                <w:rStyle w:val="aff7"/>
                <w:noProof/>
              </w:rPr>
              <w:t>2)</w:t>
            </w:r>
            <w:r w:rsidR="009200FA">
              <w:rPr>
                <w:rFonts w:asciiTheme="minorHAnsi" w:eastAsiaTheme="minorEastAsia"/>
                <w:noProof/>
                <w:sz w:val="21"/>
              </w:rPr>
              <w:tab/>
            </w:r>
            <w:r w:rsidR="009200FA" w:rsidRPr="00E81981">
              <w:rPr>
                <w:rStyle w:val="aff7"/>
                <w:noProof/>
              </w:rPr>
              <w:t>POIコード</w:t>
            </w:r>
            <w:r w:rsidR="009200FA">
              <w:rPr>
                <w:noProof/>
                <w:webHidden/>
              </w:rPr>
              <w:tab/>
            </w:r>
            <w:r w:rsidR="009200FA">
              <w:rPr>
                <w:noProof/>
                <w:webHidden/>
              </w:rPr>
              <w:fldChar w:fldCharType="begin"/>
            </w:r>
            <w:r w:rsidR="009200FA">
              <w:rPr>
                <w:noProof/>
                <w:webHidden/>
              </w:rPr>
              <w:instrText xml:space="preserve"> PAGEREF _Toc103600074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0402DA6A" w14:textId="30AD7450" w:rsidR="009200FA" w:rsidRDefault="00381005">
          <w:pPr>
            <w:pStyle w:val="24"/>
            <w:tabs>
              <w:tab w:val="right" w:leader="dot" w:pos="8494"/>
            </w:tabs>
            <w:rPr>
              <w:rFonts w:asciiTheme="minorHAnsi" w:eastAsiaTheme="minorEastAsia"/>
              <w:noProof/>
              <w:sz w:val="21"/>
            </w:rPr>
          </w:pPr>
          <w:hyperlink w:anchor="_Toc103600075" w:history="1">
            <w:r w:rsidR="009200FA" w:rsidRPr="00E81981">
              <w:rPr>
                <w:rStyle w:val="aff7"/>
                <w:noProof/>
                <w14:scene3d>
                  <w14:camera w14:prst="orthographicFront"/>
                  <w14:lightRig w14:rig="threePt" w14:dir="t">
                    <w14:rot w14:lat="0" w14:lon="0" w14:rev="0"/>
                  </w14:lightRig>
                </w14:scene3d>
              </w:rPr>
              <w:t>５.２</w:t>
            </w:r>
            <w:r w:rsidR="009200FA" w:rsidRPr="00E81981">
              <w:rPr>
                <w:rStyle w:val="aff7"/>
                <w:noProof/>
              </w:rPr>
              <w:t xml:space="preserve"> 時間、時期に関するコード</w:t>
            </w:r>
            <w:r w:rsidR="009200FA">
              <w:rPr>
                <w:noProof/>
                <w:webHidden/>
              </w:rPr>
              <w:tab/>
            </w:r>
            <w:r w:rsidR="009200FA">
              <w:rPr>
                <w:noProof/>
                <w:webHidden/>
              </w:rPr>
              <w:fldChar w:fldCharType="begin"/>
            </w:r>
            <w:r w:rsidR="009200FA">
              <w:rPr>
                <w:noProof/>
                <w:webHidden/>
              </w:rPr>
              <w:instrText xml:space="preserve"> PAGEREF _Toc103600075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C81C6C8" w14:textId="74738AFC" w:rsidR="009200FA" w:rsidRDefault="00381005">
          <w:pPr>
            <w:pStyle w:val="34"/>
            <w:tabs>
              <w:tab w:val="left" w:pos="1050"/>
              <w:tab w:val="right" w:leader="dot" w:pos="8494"/>
            </w:tabs>
            <w:rPr>
              <w:rFonts w:asciiTheme="minorHAnsi" w:eastAsiaTheme="minorEastAsia"/>
              <w:noProof/>
              <w:sz w:val="21"/>
            </w:rPr>
          </w:pPr>
          <w:hyperlink w:anchor="_Toc10360007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時間帯コード</w:t>
            </w:r>
            <w:r w:rsidR="009200FA">
              <w:rPr>
                <w:noProof/>
                <w:webHidden/>
              </w:rPr>
              <w:tab/>
            </w:r>
            <w:r w:rsidR="009200FA">
              <w:rPr>
                <w:noProof/>
                <w:webHidden/>
              </w:rPr>
              <w:fldChar w:fldCharType="begin"/>
            </w:r>
            <w:r w:rsidR="009200FA">
              <w:rPr>
                <w:noProof/>
                <w:webHidden/>
              </w:rPr>
              <w:instrText xml:space="preserve"> PAGEREF _Toc103600076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19B3E24A" w14:textId="2285275E" w:rsidR="009200FA" w:rsidRDefault="00381005">
          <w:pPr>
            <w:pStyle w:val="34"/>
            <w:tabs>
              <w:tab w:val="left" w:pos="1050"/>
              <w:tab w:val="right" w:leader="dot" w:pos="8494"/>
            </w:tabs>
            <w:rPr>
              <w:rFonts w:asciiTheme="minorHAnsi" w:eastAsiaTheme="minorEastAsia"/>
              <w:noProof/>
              <w:sz w:val="21"/>
            </w:rPr>
          </w:pPr>
          <w:hyperlink w:anchor="_Toc10360007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季節、旬コード</w:t>
            </w:r>
            <w:r w:rsidR="009200FA">
              <w:rPr>
                <w:noProof/>
                <w:webHidden/>
              </w:rPr>
              <w:tab/>
            </w:r>
            <w:r w:rsidR="009200FA">
              <w:rPr>
                <w:noProof/>
                <w:webHidden/>
              </w:rPr>
              <w:fldChar w:fldCharType="begin"/>
            </w:r>
            <w:r w:rsidR="009200FA">
              <w:rPr>
                <w:noProof/>
                <w:webHidden/>
              </w:rPr>
              <w:instrText xml:space="preserve"> PAGEREF _Toc103600077 \h </w:instrText>
            </w:r>
            <w:r w:rsidR="009200FA">
              <w:rPr>
                <w:noProof/>
                <w:webHidden/>
              </w:rPr>
            </w:r>
            <w:r w:rsidR="009200FA">
              <w:rPr>
                <w:noProof/>
                <w:webHidden/>
              </w:rPr>
              <w:fldChar w:fldCharType="separate"/>
            </w:r>
            <w:r w:rsidR="009200FA">
              <w:rPr>
                <w:noProof/>
                <w:webHidden/>
              </w:rPr>
              <w:t>101</w:t>
            </w:r>
            <w:r w:rsidR="009200FA">
              <w:rPr>
                <w:noProof/>
                <w:webHidden/>
              </w:rPr>
              <w:fldChar w:fldCharType="end"/>
            </w:r>
          </w:hyperlink>
        </w:p>
        <w:p w14:paraId="24FCFFA2" w14:textId="003A880F" w:rsidR="009200FA" w:rsidRDefault="00381005">
          <w:pPr>
            <w:pStyle w:val="24"/>
            <w:tabs>
              <w:tab w:val="right" w:leader="dot" w:pos="8494"/>
            </w:tabs>
            <w:rPr>
              <w:rFonts w:asciiTheme="minorHAnsi" w:eastAsiaTheme="minorEastAsia"/>
              <w:noProof/>
              <w:sz w:val="21"/>
            </w:rPr>
          </w:pPr>
          <w:hyperlink w:anchor="_Toc103600078" w:history="1">
            <w:r w:rsidR="009200FA" w:rsidRPr="00E81981">
              <w:rPr>
                <w:rStyle w:val="aff7"/>
                <w:noProof/>
                <w14:scene3d>
                  <w14:camera w14:prst="orthographicFront"/>
                  <w14:lightRig w14:rig="threePt" w14:dir="t">
                    <w14:rot w14:lat="0" w14:lon="0" w14:rev="0"/>
                  </w14:lightRig>
                </w14:scene3d>
              </w:rPr>
              <w:t>５.３</w:t>
            </w:r>
            <w:r w:rsidR="009200FA" w:rsidRPr="00E81981">
              <w:rPr>
                <w:rStyle w:val="aff7"/>
                <w:noProof/>
              </w:rPr>
              <w:t xml:space="preserve"> 状態に関するコード</w:t>
            </w:r>
            <w:r w:rsidR="009200FA">
              <w:rPr>
                <w:noProof/>
                <w:webHidden/>
              </w:rPr>
              <w:tab/>
            </w:r>
            <w:r w:rsidR="009200FA">
              <w:rPr>
                <w:noProof/>
                <w:webHidden/>
              </w:rPr>
              <w:fldChar w:fldCharType="begin"/>
            </w:r>
            <w:r w:rsidR="009200FA">
              <w:rPr>
                <w:noProof/>
                <w:webHidden/>
              </w:rPr>
              <w:instrText xml:space="preserve"> PAGEREF _Toc103600078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18E7C006" w14:textId="576C131F" w:rsidR="009200FA" w:rsidRDefault="00381005">
          <w:pPr>
            <w:pStyle w:val="34"/>
            <w:tabs>
              <w:tab w:val="left" w:pos="1050"/>
              <w:tab w:val="right" w:leader="dot" w:pos="8494"/>
            </w:tabs>
            <w:rPr>
              <w:rFonts w:asciiTheme="minorHAnsi" w:eastAsiaTheme="minorEastAsia"/>
              <w:noProof/>
              <w:sz w:val="21"/>
            </w:rPr>
          </w:pPr>
          <w:hyperlink w:anchor="_Toc103600079" w:history="1">
            <w:r w:rsidR="009200FA" w:rsidRPr="00E81981">
              <w:rPr>
                <w:rStyle w:val="aff7"/>
                <w:noProof/>
              </w:rPr>
              <w:t>1)</w:t>
            </w:r>
            <w:r w:rsidR="009200FA">
              <w:rPr>
                <w:rFonts w:asciiTheme="minorHAnsi" w:eastAsiaTheme="minorEastAsia"/>
                <w:noProof/>
                <w:sz w:val="21"/>
              </w:rPr>
              <w:tab/>
            </w:r>
            <w:r w:rsidR="009200FA" w:rsidRPr="00E81981">
              <w:rPr>
                <w:rStyle w:val="aff7"/>
                <w:noProof/>
              </w:rPr>
              <w:t>施設やイベントの状況</w:t>
            </w:r>
            <w:r w:rsidR="009200FA">
              <w:rPr>
                <w:noProof/>
                <w:webHidden/>
              </w:rPr>
              <w:tab/>
            </w:r>
            <w:r w:rsidR="009200FA">
              <w:rPr>
                <w:noProof/>
                <w:webHidden/>
              </w:rPr>
              <w:fldChar w:fldCharType="begin"/>
            </w:r>
            <w:r w:rsidR="009200FA">
              <w:rPr>
                <w:noProof/>
                <w:webHidden/>
              </w:rPr>
              <w:instrText xml:space="preserve"> PAGEREF _Toc103600079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0DBE5550" w14:textId="2AB02D73" w:rsidR="009200FA" w:rsidRDefault="00381005">
          <w:pPr>
            <w:pStyle w:val="34"/>
            <w:tabs>
              <w:tab w:val="left" w:pos="1050"/>
              <w:tab w:val="right" w:leader="dot" w:pos="8494"/>
            </w:tabs>
            <w:rPr>
              <w:rFonts w:asciiTheme="minorHAnsi" w:eastAsiaTheme="minorEastAsia"/>
              <w:noProof/>
              <w:sz w:val="21"/>
            </w:rPr>
          </w:pPr>
          <w:hyperlink w:anchor="_Toc10360008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混雑の状況</w:t>
            </w:r>
            <w:r w:rsidR="009200FA">
              <w:rPr>
                <w:noProof/>
                <w:webHidden/>
              </w:rPr>
              <w:tab/>
            </w:r>
            <w:r w:rsidR="009200FA">
              <w:rPr>
                <w:noProof/>
                <w:webHidden/>
              </w:rPr>
              <w:fldChar w:fldCharType="begin"/>
            </w:r>
            <w:r w:rsidR="009200FA">
              <w:rPr>
                <w:noProof/>
                <w:webHidden/>
              </w:rPr>
              <w:instrText xml:space="preserve"> PAGEREF _Toc103600080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59DB9B34" w14:textId="551D46E2" w:rsidR="009200FA" w:rsidRDefault="00381005">
          <w:pPr>
            <w:pStyle w:val="34"/>
            <w:tabs>
              <w:tab w:val="left" w:pos="1050"/>
              <w:tab w:val="right" w:leader="dot" w:pos="8494"/>
            </w:tabs>
            <w:rPr>
              <w:rFonts w:asciiTheme="minorHAnsi" w:eastAsiaTheme="minorEastAsia"/>
              <w:noProof/>
              <w:sz w:val="21"/>
            </w:rPr>
          </w:pPr>
          <w:hyperlink w:anchor="_Toc103600081"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予約の状況</w:t>
            </w:r>
            <w:r w:rsidR="009200FA">
              <w:rPr>
                <w:noProof/>
                <w:webHidden/>
              </w:rPr>
              <w:tab/>
            </w:r>
            <w:r w:rsidR="009200FA">
              <w:rPr>
                <w:noProof/>
                <w:webHidden/>
              </w:rPr>
              <w:fldChar w:fldCharType="begin"/>
            </w:r>
            <w:r w:rsidR="009200FA">
              <w:rPr>
                <w:noProof/>
                <w:webHidden/>
              </w:rPr>
              <w:instrText xml:space="preserve"> PAGEREF _Toc103600081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8DDFC1F" w14:textId="1EC123C7" w:rsidR="009200FA" w:rsidRDefault="00381005">
          <w:pPr>
            <w:pStyle w:val="24"/>
            <w:tabs>
              <w:tab w:val="right" w:leader="dot" w:pos="8494"/>
            </w:tabs>
            <w:rPr>
              <w:rFonts w:asciiTheme="minorHAnsi" w:eastAsiaTheme="minorEastAsia"/>
              <w:noProof/>
              <w:sz w:val="21"/>
            </w:rPr>
          </w:pPr>
          <w:hyperlink w:anchor="_Toc103600082" w:history="1">
            <w:r w:rsidR="009200FA" w:rsidRPr="00E81981">
              <w:rPr>
                <w:rStyle w:val="aff7"/>
                <w:noProof/>
                <w14:scene3d>
                  <w14:camera w14:prst="orthographicFront"/>
                  <w14:lightRig w14:rig="threePt" w14:dir="t">
                    <w14:rot w14:lat="0" w14:lon="0" w14:rev="0"/>
                  </w14:lightRig>
                </w14:scene3d>
              </w:rPr>
              <w:t>５.４</w:t>
            </w:r>
            <w:r w:rsidR="009200FA" w:rsidRPr="00E81981">
              <w:rPr>
                <w:rStyle w:val="aff7"/>
                <w:noProof/>
              </w:rPr>
              <w:t xml:space="preserve"> ユニークID（識別子）</w:t>
            </w:r>
            <w:r w:rsidR="009200FA">
              <w:rPr>
                <w:noProof/>
                <w:webHidden/>
              </w:rPr>
              <w:tab/>
            </w:r>
            <w:r w:rsidR="009200FA">
              <w:rPr>
                <w:noProof/>
                <w:webHidden/>
              </w:rPr>
              <w:fldChar w:fldCharType="begin"/>
            </w:r>
            <w:r w:rsidR="009200FA">
              <w:rPr>
                <w:noProof/>
                <w:webHidden/>
              </w:rPr>
              <w:instrText xml:space="preserve"> PAGEREF _Toc103600082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71E101F" w14:textId="5B42EA6C" w:rsidR="009200FA" w:rsidRDefault="00381005">
          <w:pPr>
            <w:pStyle w:val="34"/>
            <w:tabs>
              <w:tab w:val="left" w:pos="1050"/>
              <w:tab w:val="right" w:leader="dot" w:pos="8494"/>
            </w:tabs>
            <w:rPr>
              <w:rFonts w:asciiTheme="minorHAnsi" w:eastAsiaTheme="minorEastAsia"/>
              <w:noProof/>
              <w:sz w:val="21"/>
            </w:rPr>
          </w:pPr>
          <w:hyperlink w:anchor="_Toc10360008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行政機関が発行する主なユニークID</w:t>
            </w:r>
            <w:r w:rsidR="009200FA">
              <w:rPr>
                <w:noProof/>
                <w:webHidden/>
              </w:rPr>
              <w:tab/>
            </w:r>
            <w:r w:rsidR="009200FA">
              <w:rPr>
                <w:noProof/>
                <w:webHidden/>
              </w:rPr>
              <w:fldChar w:fldCharType="begin"/>
            </w:r>
            <w:r w:rsidR="009200FA">
              <w:rPr>
                <w:noProof/>
                <w:webHidden/>
              </w:rPr>
              <w:instrText xml:space="preserve"> PAGEREF _Toc103600083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375D4D74" w14:textId="579402B1" w:rsidR="009200FA" w:rsidRDefault="00381005">
          <w:pPr>
            <w:pStyle w:val="34"/>
            <w:tabs>
              <w:tab w:val="left" w:pos="1050"/>
              <w:tab w:val="right" w:leader="dot" w:pos="8494"/>
            </w:tabs>
            <w:rPr>
              <w:rFonts w:asciiTheme="minorHAnsi" w:eastAsiaTheme="minorEastAsia"/>
              <w:noProof/>
              <w:sz w:val="21"/>
            </w:rPr>
          </w:pPr>
          <w:hyperlink w:anchor="_Toc103600084" w:history="1">
            <w:r w:rsidR="009200FA" w:rsidRPr="00E81981">
              <w:rPr>
                <w:rStyle w:val="aff7"/>
                <w:noProof/>
              </w:rPr>
              <w:t>2)</w:t>
            </w:r>
            <w:r w:rsidR="009200FA">
              <w:rPr>
                <w:rFonts w:asciiTheme="minorHAnsi" w:eastAsiaTheme="minorEastAsia"/>
                <w:noProof/>
                <w:sz w:val="21"/>
              </w:rPr>
              <w:tab/>
            </w:r>
            <w:r w:rsidR="009200FA" w:rsidRPr="00E81981">
              <w:rPr>
                <w:rStyle w:val="aff7"/>
                <w:noProof/>
              </w:rPr>
              <w:t>行政機関に要望が多いユニークID</w:t>
            </w:r>
            <w:r w:rsidR="009200FA">
              <w:rPr>
                <w:noProof/>
                <w:webHidden/>
              </w:rPr>
              <w:tab/>
            </w:r>
            <w:r w:rsidR="009200FA">
              <w:rPr>
                <w:noProof/>
                <w:webHidden/>
              </w:rPr>
              <w:fldChar w:fldCharType="begin"/>
            </w:r>
            <w:r w:rsidR="009200FA">
              <w:rPr>
                <w:noProof/>
                <w:webHidden/>
              </w:rPr>
              <w:instrText xml:space="preserve"> PAGEREF _Toc103600084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11712CF7" w14:textId="02702A90" w:rsidR="009200FA" w:rsidRDefault="00381005">
          <w:pPr>
            <w:pStyle w:val="12"/>
            <w:rPr>
              <w:rFonts w:asciiTheme="minorHAnsi" w:eastAsiaTheme="minorEastAsia"/>
              <w:noProof/>
              <w:sz w:val="21"/>
            </w:rPr>
          </w:pPr>
          <w:hyperlink w:anchor="_Toc103600085" w:history="1">
            <w:r w:rsidR="009200FA" w:rsidRPr="00E81981">
              <w:rPr>
                <w:rStyle w:val="aff7"/>
                <w:noProof/>
                <w14:scene3d>
                  <w14:camera w14:prst="orthographicFront"/>
                  <w14:lightRig w14:rig="threePt" w14:dir="t">
                    <w14:rot w14:lat="0" w14:lon="0" w14:rev="0"/>
                  </w14:lightRig>
                </w14:scene3d>
              </w:rPr>
              <w:t>６</w:t>
            </w:r>
            <w:r w:rsidR="009200FA" w:rsidRPr="00E81981">
              <w:rPr>
                <w:rStyle w:val="aff7"/>
                <w:noProof/>
              </w:rPr>
              <w:t xml:space="preserve"> 成果測定指標（KGI,KPI）</w:t>
            </w:r>
            <w:r w:rsidR="009200FA">
              <w:rPr>
                <w:noProof/>
                <w:webHidden/>
              </w:rPr>
              <w:tab/>
            </w:r>
            <w:r w:rsidR="009200FA">
              <w:rPr>
                <w:noProof/>
                <w:webHidden/>
              </w:rPr>
              <w:fldChar w:fldCharType="begin"/>
            </w:r>
            <w:r w:rsidR="009200FA">
              <w:rPr>
                <w:noProof/>
                <w:webHidden/>
              </w:rPr>
              <w:instrText xml:space="preserve"> PAGEREF _Toc103600085 \h </w:instrText>
            </w:r>
            <w:r w:rsidR="009200FA">
              <w:rPr>
                <w:noProof/>
                <w:webHidden/>
              </w:rPr>
            </w:r>
            <w:r w:rsidR="009200FA">
              <w:rPr>
                <w:noProof/>
                <w:webHidden/>
              </w:rPr>
              <w:fldChar w:fldCharType="separate"/>
            </w:r>
            <w:r w:rsidR="009200FA">
              <w:rPr>
                <w:noProof/>
                <w:webHidden/>
              </w:rPr>
              <w:t>104</w:t>
            </w:r>
            <w:r w:rsidR="009200FA">
              <w:rPr>
                <w:noProof/>
                <w:webHidden/>
              </w:rPr>
              <w:fldChar w:fldCharType="end"/>
            </w:r>
          </w:hyperlink>
        </w:p>
        <w:p w14:paraId="3DD6C0B2" w14:textId="443495F8" w:rsidR="009200FA" w:rsidRDefault="00381005">
          <w:pPr>
            <w:pStyle w:val="24"/>
            <w:tabs>
              <w:tab w:val="right" w:leader="dot" w:pos="8494"/>
            </w:tabs>
            <w:rPr>
              <w:rFonts w:asciiTheme="minorHAnsi" w:eastAsiaTheme="minorEastAsia"/>
              <w:noProof/>
              <w:sz w:val="21"/>
            </w:rPr>
          </w:pPr>
          <w:hyperlink w:anchor="_Toc103600086" w:history="1">
            <w:r w:rsidR="009200FA" w:rsidRPr="00E81981">
              <w:rPr>
                <w:rStyle w:val="aff7"/>
                <w:noProof/>
                <w14:scene3d>
                  <w14:camera w14:prst="orthographicFront"/>
                  <w14:lightRig w14:rig="threePt" w14:dir="t">
                    <w14:rot w14:lat="0" w14:lon="0" w14:rev="0"/>
                  </w14:lightRig>
                </w14:scene3d>
              </w:rPr>
              <w:t>６.１</w:t>
            </w:r>
            <w:r w:rsidR="009200FA" w:rsidRPr="00E81981">
              <w:rPr>
                <w:rStyle w:val="aff7"/>
                <w:noProof/>
              </w:rPr>
              <w:t xml:space="preserve"> スマートシティ施策のKPI設定指針</w:t>
            </w:r>
            <w:r w:rsidR="009200FA">
              <w:rPr>
                <w:noProof/>
                <w:webHidden/>
              </w:rPr>
              <w:tab/>
            </w:r>
            <w:r w:rsidR="009200FA">
              <w:rPr>
                <w:noProof/>
                <w:webHidden/>
              </w:rPr>
              <w:fldChar w:fldCharType="begin"/>
            </w:r>
            <w:r w:rsidR="009200FA">
              <w:rPr>
                <w:noProof/>
                <w:webHidden/>
              </w:rPr>
              <w:instrText xml:space="preserve"> PAGEREF _Toc103600086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72AB32A5" w14:textId="489489E3" w:rsidR="009200FA" w:rsidRDefault="00381005">
          <w:pPr>
            <w:pStyle w:val="24"/>
            <w:tabs>
              <w:tab w:val="right" w:leader="dot" w:pos="8494"/>
            </w:tabs>
            <w:rPr>
              <w:rFonts w:asciiTheme="minorHAnsi" w:eastAsiaTheme="minorEastAsia"/>
              <w:noProof/>
              <w:sz w:val="21"/>
            </w:rPr>
          </w:pPr>
          <w:hyperlink w:anchor="_Toc103600087" w:history="1">
            <w:r w:rsidR="009200FA" w:rsidRPr="00E81981">
              <w:rPr>
                <w:rStyle w:val="aff7"/>
                <w:noProof/>
                <w14:scene3d>
                  <w14:camera w14:prst="orthographicFront"/>
                  <w14:lightRig w14:rig="threePt" w14:dir="t">
                    <w14:rot w14:lat="0" w14:lon="0" w14:rev="0"/>
                  </w14:lightRig>
                </w14:scene3d>
              </w:rPr>
              <w:t>６.２</w:t>
            </w:r>
            <w:r w:rsidR="009200FA" w:rsidRPr="00E81981">
              <w:rPr>
                <w:rStyle w:val="aff7"/>
                <w:noProof/>
              </w:rPr>
              <w:t xml:space="preserve"> デジタル田園都市　wellbeing指標</w:t>
            </w:r>
            <w:r w:rsidR="009200FA">
              <w:rPr>
                <w:noProof/>
                <w:webHidden/>
              </w:rPr>
              <w:tab/>
            </w:r>
            <w:r w:rsidR="009200FA">
              <w:rPr>
                <w:noProof/>
                <w:webHidden/>
              </w:rPr>
              <w:fldChar w:fldCharType="begin"/>
            </w:r>
            <w:r w:rsidR="009200FA">
              <w:rPr>
                <w:noProof/>
                <w:webHidden/>
              </w:rPr>
              <w:instrText xml:space="preserve"> PAGEREF _Toc103600087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2CC2D6CF" w14:textId="5A98DEBC" w:rsidR="009200FA" w:rsidRDefault="00381005">
          <w:pPr>
            <w:pStyle w:val="24"/>
            <w:tabs>
              <w:tab w:val="right" w:leader="dot" w:pos="8494"/>
            </w:tabs>
            <w:rPr>
              <w:rFonts w:asciiTheme="minorHAnsi" w:eastAsiaTheme="minorEastAsia"/>
              <w:noProof/>
              <w:sz w:val="21"/>
            </w:rPr>
          </w:pPr>
          <w:hyperlink w:anchor="_Toc103600088" w:history="1">
            <w:r w:rsidR="009200FA" w:rsidRPr="00E81981">
              <w:rPr>
                <w:rStyle w:val="aff7"/>
                <w:noProof/>
                <w14:scene3d>
                  <w14:camera w14:prst="orthographicFront"/>
                  <w14:lightRig w14:rig="threePt" w14:dir="t">
                    <w14:rot w14:lat="0" w14:lon="0" w14:rev="0"/>
                  </w14:lightRig>
                </w14:scene3d>
              </w:rPr>
              <w:t>６.３</w:t>
            </w:r>
            <w:r w:rsidR="009200FA" w:rsidRPr="00E81981">
              <w:rPr>
                <w:rStyle w:val="aff7"/>
                <w:noProof/>
              </w:rPr>
              <w:t xml:space="preserve"> 都市再生のための評価マニュアル。モニタリングマニュアル</w:t>
            </w:r>
            <w:r w:rsidR="009200FA">
              <w:rPr>
                <w:noProof/>
                <w:webHidden/>
              </w:rPr>
              <w:tab/>
            </w:r>
            <w:r w:rsidR="009200FA">
              <w:rPr>
                <w:noProof/>
                <w:webHidden/>
              </w:rPr>
              <w:fldChar w:fldCharType="begin"/>
            </w:r>
            <w:r w:rsidR="009200FA">
              <w:rPr>
                <w:noProof/>
                <w:webHidden/>
              </w:rPr>
              <w:instrText xml:space="preserve"> PAGEREF _Toc103600088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49B78835" w14:textId="035C0136" w:rsidR="009200FA" w:rsidRDefault="00381005">
          <w:pPr>
            <w:pStyle w:val="12"/>
            <w:rPr>
              <w:rFonts w:asciiTheme="minorHAnsi" w:eastAsiaTheme="minorEastAsia"/>
              <w:noProof/>
              <w:sz w:val="21"/>
            </w:rPr>
          </w:pPr>
          <w:hyperlink w:anchor="_Toc103600089" w:history="1">
            <w:r w:rsidR="009200FA" w:rsidRPr="00E81981">
              <w:rPr>
                <w:rStyle w:val="aff7"/>
                <w:noProof/>
                <w14:scene3d>
                  <w14:camera w14:prst="orthographicFront"/>
                  <w14:lightRig w14:rig="threePt" w14:dir="t">
                    <w14:rot w14:lat="0" w14:lon="0" w14:rev="0"/>
                  </w14:lightRig>
                </w14:scene3d>
              </w:rPr>
              <w:t>７</w:t>
            </w:r>
            <w:r w:rsidR="009200FA" w:rsidRPr="00E81981">
              <w:rPr>
                <w:rStyle w:val="aff7"/>
                <w:noProof/>
              </w:rPr>
              <w:t xml:space="preserve"> データカタログ等</w:t>
            </w:r>
            <w:r w:rsidR="009200FA">
              <w:rPr>
                <w:noProof/>
                <w:webHidden/>
              </w:rPr>
              <w:tab/>
            </w:r>
            <w:r w:rsidR="009200FA">
              <w:rPr>
                <w:noProof/>
                <w:webHidden/>
              </w:rPr>
              <w:fldChar w:fldCharType="begin"/>
            </w:r>
            <w:r w:rsidR="009200FA">
              <w:rPr>
                <w:noProof/>
                <w:webHidden/>
              </w:rPr>
              <w:instrText xml:space="preserve"> PAGEREF _Toc103600089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20F13E42" w14:textId="67EE4093" w:rsidR="009200FA" w:rsidRDefault="00381005">
          <w:pPr>
            <w:pStyle w:val="24"/>
            <w:tabs>
              <w:tab w:val="right" w:leader="dot" w:pos="8494"/>
            </w:tabs>
            <w:rPr>
              <w:rFonts w:asciiTheme="minorHAnsi" w:eastAsiaTheme="minorEastAsia"/>
              <w:noProof/>
              <w:sz w:val="21"/>
            </w:rPr>
          </w:pPr>
          <w:hyperlink w:anchor="_Toc103600090" w:history="1">
            <w:r w:rsidR="009200FA" w:rsidRPr="00E81981">
              <w:rPr>
                <w:rStyle w:val="aff7"/>
                <w:noProof/>
                <w14:scene3d>
                  <w14:camera w14:prst="orthographicFront"/>
                  <w14:lightRig w14:rig="threePt" w14:dir="t">
                    <w14:rot w14:lat="0" w14:lon="0" w14:rev="0"/>
                  </w14:lightRig>
                </w14:scene3d>
              </w:rPr>
              <w:t>７.１</w:t>
            </w:r>
            <w:r w:rsidR="009200FA" w:rsidRPr="00E81981">
              <w:rPr>
                <w:rStyle w:val="aff7"/>
                <w:noProof/>
              </w:rPr>
              <w:t xml:space="preserve"> データカタログ</w:t>
            </w:r>
            <w:r w:rsidR="009200FA">
              <w:rPr>
                <w:noProof/>
                <w:webHidden/>
              </w:rPr>
              <w:tab/>
            </w:r>
            <w:r w:rsidR="009200FA">
              <w:rPr>
                <w:noProof/>
                <w:webHidden/>
              </w:rPr>
              <w:fldChar w:fldCharType="begin"/>
            </w:r>
            <w:r w:rsidR="009200FA">
              <w:rPr>
                <w:noProof/>
                <w:webHidden/>
              </w:rPr>
              <w:instrText xml:space="preserve"> PAGEREF _Toc103600090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61EE3E1F" w14:textId="75A0BB4A" w:rsidR="009200FA" w:rsidRDefault="00381005">
          <w:pPr>
            <w:pStyle w:val="24"/>
            <w:tabs>
              <w:tab w:val="right" w:leader="dot" w:pos="8494"/>
            </w:tabs>
            <w:rPr>
              <w:rFonts w:asciiTheme="minorHAnsi" w:eastAsiaTheme="minorEastAsia"/>
              <w:noProof/>
              <w:sz w:val="21"/>
            </w:rPr>
          </w:pPr>
          <w:hyperlink w:anchor="_Toc103600091" w:history="1">
            <w:r w:rsidR="009200FA" w:rsidRPr="00E81981">
              <w:rPr>
                <w:rStyle w:val="aff7"/>
                <w:noProof/>
                <w14:scene3d>
                  <w14:camera w14:prst="orthographicFront"/>
                  <w14:lightRig w14:rig="threePt" w14:dir="t">
                    <w14:rot w14:lat="0" w14:lon="0" w14:rev="0"/>
                  </w14:lightRig>
                </w14:scene3d>
              </w:rPr>
              <w:t>７.２</w:t>
            </w:r>
            <w:r w:rsidR="009200FA" w:rsidRPr="00E81981">
              <w:rPr>
                <w:rStyle w:val="aff7"/>
                <w:noProof/>
              </w:rPr>
              <w:t xml:space="preserve"> データセットのメタデータ</w:t>
            </w:r>
            <w:r w:rsidR="009200FA">
              <w:rPr>
                <w:noProof/>
                <w:webHidden/>
              </w:rPr>
              <w:tab/>
            </w:r>
            <w:r w:rsidR="009200FA">
              <w:rPr>
                <w:noProof/>
                <w:webHidden/>
              </w:rPr>
              <w:fldChar w:fldCharType="begin"/>
            </w:r>
            <w:r w:rsidR="009200FA">
              <w:rPr>
                <w:noProof/>
                <w:webHidden/>
              </w:rPr>
              <w:instrText xml:space="preserve"> PAGEREF _Toc103600091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0BD2046E" w14:textId="30B97807" w:rsidR="009200FA" w:rsidRDefault="00381005">
          <w:pPr>
            <w:pStyle w:val="34"/>
            <w:tabs>
              <w:tab w:val="left" w:pos="1050"/>
              <w:tab w:val="right" w:leader="dot" w:pos="8494"/>
            </w:tabs>
            <w:rPr>
              <w:rFonts w:asciiTheme="minorHAnsi" w:eastAsiaTheme="minorEastAsia"/>
              <w:noProof/>
              <w:sz w:val="21"/>
            </w:rPr>
          </w:pPr>
          <w:hyperlink w:anchor="_Toc103600092"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_Toc103600092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300A949" w14:textId="3C5EB9DA" w:rsidR="009200FA" w:rsidRDefault="00381005">
          <w:pPr>
            <w:pStyle w:val="34"/>
            <w:tabs>
              <w:tab w:val="left" w:pos="1050"/>
              <w:tab w:val="right" w:leader="dot" w:pos="8494"/>
            </w:tabs>
            <w:rPr>
              <w:rFonts w:asciiTheme="minorHAnsi" w:eastAsiaTheme="minorEastAsia"/>
              <w:noProof/>
              <w:sz w:val="21"/>
            </w:rPr>
          </w:pPr>
          <w:hyperlink w:anchor="_Toc103600093"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カタログレコード</w:t>
            </w:r>
            <w:r w:rsidR="009200FA">
              <w:rPr>
                <w:noProof/>
                <w:webHidden/>
              </w:rPr>
              <w:tab/>
            </w:r>
            <w:r w:rsidR="009200FA">
              <w:rPr>
                <w:noProof/>
                <w:webHidden/>
              </w:rPr>
              <w:fldChar w:fldCharType="begin"/>
            </w:r>
            <w:r w:rsidR="009200FA">
              <w:rPr>
                <w:noProof/>
                <w:webHidden/>
              </w:rPr>
              <w:instrText xml:space="preserve"> PAGEREF _Toc103600093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B6B0746" w14:textId="12C70F1F" w:rsidR="009200FA" w:rsidRDefault="00381005">
          <w:pPr>
            <w:pStyle w:val="34"/>
            <w:tabs>
              <w:tab w:val="left" w:pos="1050"/>
              <w:tab w:val="right" w:leader="dot" w:pos="8494"/>
            </w:tabs>
            <w:rPr>
              <w:rFonts w:asciiTheme="minorHAnsi" w:eastAsiaTheme="minorEastAsia"/>
              <w:noProof/>
              <w:sz w:val="21"/>
            </w:rPr>
          </w:pPr>
          <w:hyperlink w:anchor="_Toc10360009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データセット</w:t>
            </w:r>
            <w:r w:rsidR="009200FA">
              <w:rPr>
                <w:noProof/>
                <w:webHidden/>
              </w:rPr>
              <w:tab/>
            </w:r>
            <w:r w:rsidR="009200FA">
              <w:rPr>
                <w:noProof/>
                <w:webHidden/>
              </w:rPr>
              <w:fldChar w:fldCharType="begin"/>
            </w:r>
            <w:r w:rsidR="009200FA">
              <w:rPr>
                <w:noProof/>
                <w:webHidden/>
              </w:rPr>
              <w:instrText xml:space="preserve"> PAGEREF _Toc103600094 \h </w:instrText>
            </w:r>
            <w:r w:rsidR="009200FA">
              <w:rPr>
                <w:noProof/>
                <w:webHidden/>
              </w:rPr>
            </w:r>
            <w:r w:rsidR="009200FA">
              <w:rPr>
                <w:noProof/>
                <w:webHidden/>
              </w:rPr>
              <w:fldChar w:fldCharType="separate"/>
            </w:r>
            <w:r w:rsidR="009200FA">
              <w:rPr>
                <w:noProof/>
                <w:webHidden/>
              </w:rPr>
              <w:t>108</w:t>
            </w:r>
            <w:r w:rsidR="009200FA">
              <w:rPr>
                <w:noProof/>
                <w:webHidden/>
              </w:rPr>
              <w:fldChar w:fldCharType="end"/>
            </w:r>
          </w:hyperlink>
        </w:p>
        <w:p w14:paraId="7402D348" w14:textId="25D0872B" w:rsidR="009200FA" w:rsidRDefault="00381005">
          <w:pPr>
            <w:pStyle w:val="34"/>
            <w:tabs>
              <w:tab w:val="left" w:pos="1050"/>
              <w:tab w:val="right" w:leader="dot" w:pos="8494"/>
            </w:tabs>
            <w:rPr>
              <w:rFonts w:asciiTheme="minorHAnsi" w:eastAsiaTheme="minorEastAsia"/>
              <w:noProof/>
              <w:sz w:val="21"/>
            </w:rPr>
          </w:pPr>
          <w:hyperlink w:anchor="_Toc10360009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データサービス</w:t>
            </w:r>
            <w:r w:rsidR="009200FA">
              <w:rPr>
                <w:noProof/>
                <w:webHidden/>
              </w:rPr>
              <w:tab/>
            </w:r>
            <w:r w:rsidR="009200FA">
              <w:rPr>
                <w:noProof/>
                <w:webHidden/>
              </w:rPr>
              <w:fldChar w:fldCharType="begin"/>
            </w:r>
            <w:r w:rsidR="009200FA">
              <w:rPr>
                <w:noProof/>
                <w:webHidden/>
              </w:rPr>
              <w:instrText xml:space="preserve"> PAGEREF _Toc103600095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2B705C9B" w14:textId="04BB0C8B" w:rsidR="009200FA" w:rsidRDefault="00381005">
          <w:pPr>
            <w:pStyle w:val="34"/>
            <w:tabs>
              <w:tab w:val="left" w:pos="1050"/>
              <w:tab w:val="right" w:leader="dot" w:pos="8494"/>
            </w:tabs>
            <w:rPr>
              <w:rFonts w:asciiTheme="minorHAnsi" w:eastAsiaTheme="minorEastAsia"/>
              <w:noProof/>
              <w:sz w:val="21"/>
            </w:rPr>
          </w:pPr>
          <w:hyperlink w:anchor="_Toc103600096"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ディストリビューション</w:t>
            </w:r>
            <w:r w:rsidR="009200FA">
              <w:rPr>
                <w:noProof/>
                <w:webHidden/>
              </w:rPr>
              <w:tab/>
            </w:r>
            <w:r w:rsidR="009200FA">
              <w:rPr>
                <w:noProof/>
                <w:webHidden/>
              </w:rPr>
              <w:fldChar w:fldCharType="begin"/>
            </w:r>
            <w:r w:rsidR="009200FA">
              <w:rPr>
                <w:noProof/>
                <w:webHidden/>
              </w:rPr>
              <w:instrText xml:space="preserve"> PAGEREF _Toc103600096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109D6C12" w14:textId="3AD99B7D" w:rsidR="009200FA" w:rsidRDefault="00381005">
          <w:pPr>
            <w:pStyle w:val="24"/>
            <w:tabs>
              <w:tab w:val="right" w:leader="dot" w:pos="8494"/>
            </w:tabs>
            <w:rPr>
              <w:rFonts w:asciiTheme="minorHAnsi" w:eastAsiaTheme="minorEastAsia"/>
              <w:noProof/>
              <w:sz w:val="21"/>
            </w:rPr>
          </w:pPr>
          <w:hyperlink w:anchor="_Toc103600097" w:history="1">
            <w:r w:rsidR="009200FA" w:rsidRPr="00E81981">
              <w:rPr>
                <w:rStyle w:val="aff7"/>
                <w:noProof/>
                <w14:scene3d>
                  <w14:camera w14:prst="orthographicFront"/>
                  <w14:lightRig w14:rig="threePt" w14:dir="t">
                    <w14:rot w14:lat="0" w14:lon="0" w14:rev="0"/>
                  </w14:lightRig>
                </w14:scene3d>
              </w:rPr>
              <w:t>７.３</w:t>
            </w:r>
            <w:r w:rsidR="009200FA" w:rsidRPr="00E81981">
              <w:rPr>
                <w:rStyle w:val="aff7"/>
                <w:noProof/>
              </w:rPr>
              <w:t xml:space="preserve"> データディクショナリ</w:t>
            </w:r>
            <w:r w:rsidR="009200FA">
              <w:rPr>
                <w:noProof/>
                <w:webHidden/>
              </w:rPr>
              <w:tab/>
            </w:r>
            <w:r w:rsidR="009200FA">
              <w:rPr>
                <w:noProof/>
                <w:webHidden/>
              </w:rPr>
              <w:fldChar w:fldCharType="begin"/>
            </w:r>
            <w:r w:rsidR="009200FA">
              <w:rPr>
                <w:noProof/>
                <w:webHidden/>
              </w:rPr>
              <w:instrText xml:space="preserve"> PAGEREF _Toc103600097 \h </w:instrText>
            </w:r>
            <w:r w:rsidR="009200FA">
              <w:rPr>
                <w:noProof/>
                <w:webHidden/>
              </w:rPr>
            </w:r>
            <w:r w:rsidR="009200FA">
              <w:rPr>
                <w:noProof/>
                <w:webHidden/>
              </w:rPr>
              <w:fldChar w:fldCharType="separate"/>
            </w:r>
            <w:r w:rsidR="009200FA">
              <w:rPr>
                <w:noProof/>
                <w:webHidden/>
              </w:rPr>
              <w:t>110</w:t>
            </w:r>
            <w:r w:rsidR="009200FA">
              <w:rPr>
                <w:noProof/>
                <w:webHidden/>
              </w:rPr>
              <w:fldChar w:fldCharType="end"/>
            </w:r>
          </w:hyperlink>
        </w:p>
        <w:p w14:paraId="0247A624" w14:textId="1099D95C" w:rsidR="009200FA" w:rsidRDefault="00381005">
          <w:pPr>
            <w:pStyle w:val="12"/>
            <w:rPr>
              <w:rFonts w:asciiTheme="minorHAnsi" w:eastAsiaTheme="minorEastAsia"/>
              <w:noProof/>
              <w:sz w:val="21"/>
            </w:rPr>
          </w:pPr>
          <w:hyperlink w:anchor="_Toc103600098" w:history="1">
            <w:r w:rsidR="009200FA" w:rsidRPr="00E81981">
              <w:rPr>
                <w:rStyle w:val="aff7"/>
                <w:noProof/>
                <w14:scene3d>
                  <w14:camera w14:prst="orthographicFront"/>
                  <w14:lightRig w14:rig="threePt" w14:dir="t">
                    <w14:rot w14:lat="0" w14:lon="0" w14:rev="0"/>
                  </w14:lightRig>
                </w14:scene3d>
              </w:rPr>
              <w:t>８</w:t>
            </w:r>
            <w:r w:rsidR="009200FA" w:rsidRPr="00E81981">
              <w:rPr>
                <w:rStyle w:val="aff7"/>
                <w:noProof/>
              </w:rPr>
              <w:t xml:space="preserve"> データの運用</w:t>
            </w:r>
            <w:r w:rsidR="009200FA">
              <w:rPr>
                <w:noProof/>
                <w:webHidden/>
              </w:rPr>
              <w:tab/>
            </w:r>
            <w:r w:rsidR="009200FA">
              <w:rPr>
                <w:noProof/>
                <w:webHidden/>
              </w:rPr>
              <w:fldChar w:fldCharType="begin"/>
            </w:r>
            <w:r w:rsidR="009200FA">
              <w:rPr>
                <w:noProof/>
                <w:webHidden/>
              </w:rPr>
              <w:instrText xml:space="preserve"> PAGEREF _Toc103600098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11BD5E04" w14:textId="6A12343F" w:rsidR="009200FA" w:rsidRDefault="00381005">
          <w:pPr>
            <w:pStyle w:val="24"/>
            <w:tabs>
              <w:tab w:val="right" w:leader="dot" w:pos="8494"/>
            </w:tabs>
            <w:rPr>
              <w:rFonts w:asciiTheme="minorHAnsi" w:eastAsiaTheme="minorEastAsia"/>
              <w:noProof/>
              <w:sz w:val="21"/>
            </w:rPr>
          </w:pPr>
          <w:hyperlink w:anchor="_Toc103600099" w:history="1">
            <w:r w:rsidR="009200FA" w:rsidRPr="00E81981">
              <w:rPr>
                <w:rStyle w:val="aff7"/>
                <w:noProof/>
                <w14:scene3d>
                  <w14:camera w14:prst="orthographicFront"/>
                  <w14:lightRig w14:rig="threePt" w14:dir="t">
                    <w14:rot w14:lat="0" w14:lon="0" w14:rev="0"/>
                  </w14:lightRig>
                </w14:scene3d>
              </w:rPr>
              <w:t>８.１</w:t>
            </w:r>
            <w:r w:rsidR="009200FA" w:rsidRPr="00E81981">
              <w:rPr>
                <w:rStyle w:val="aff7"/>
                <w:noProof/>
              </w:rPr>
              <w:t xml:space="preserve"> データのエコシステムの構築</w:t>
            </w:r>
            <w:r w:rsidR="009200FA">
              <w:rPr>
                <w:noProof/>
                <w:webHidden/>
              </w:rPr>
              <w:tab/>
            </w:r>
            <w:r w:rsidR="009200FA">
              <w:rPr>
                <w:noProof/>
                <w:webHidden/>
              </w:rPr>
              <w:fldChar w:fldCharType="begin"/>
            </w:r>
            <w:r w:rsidR="009200FA">
              <w:rPr>
                <w:noProof/>
                <w:webHidden/>
              </w:rPr>
              <w:instrText xml:space="preserve"> PAGEREF _Toc103600099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28CC7601" w14:textId="758C2B21" w:rsidR="009200FA" w:rsidRDefault="00381005">
          <w:pPr>
            <w:pStyle w:val="24"/>
            <w:tabs>
              <w:tab w:val="right" w:leader="dot" w:pos="8494"/>
            </w:tabs>
            <w:rPr>
              <w:rFonts w:asciiTheme="minorHAnsi" w:eastAsiaTheme="minorEastAsia"/>
              <w:noProof/>
              <w:sz w:val="21"/>
            </w:rPr>
          </w:pPr>
          <w:hyperlink w:anchor="_Toc103600100" w:history="1">
            <w:r w:rsidR="009200FA" w:rsidRPr="00E81981">
              <w:rPr>
                <w:rStyle w:val="aff7"/>
                <w:noProof/>
                <w14:scene3d>
                  <w14:camera w14:prst="orthographicFront"/>
                  <w14:lightRig w14:rig="threePt" w14:dir="t">
                    <w14:rot w14:lat="0" w14:lon="0" w14:rev="0"/>
                  </w14:lightRig>
                </w14:scene3d>
              </w:rPr>
              <w:t>８.２</w:t>
            </w:r>
            <w:r w:rsidR="009200FA" w:rsidRPr="00E81981">
              <w:rPr>
                <w:rStyle w:val="aff7"/>
                <w:noProof/>
              </w:rPr>
              <w:t xml:space="preserve"> データの格納形態、送信形態</w:t>
            </w:r>
            <w:r w:rsidR="009200FA">
              <w:rPr>
                <w:noProof/>
                <w:webHidden/>
              </w:rPr>
              <w:tab/>
            </w:r>
            <w:r w:rsidR="009200FA">
              <w:rPr>
                <w:noProof/>
                <w:webHidden/>
              </w:rPr>
              <w:fldChar w:fldCharType="begin"/>
            </w:r>
            <w:r w:rsidR="009200FA">
              <w:rPr>
                <w:noProof/>
                <w:webHidden/>
              </w:rPr>
              <w:instrText xml:space="preserve"> PAGEREF _Toc103600100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46D7D7D5" w14:textId="69666166" w:rsidR="009200FA" w:rsidRDefault="00381005">
          <w:pPr>
            <w:pStyle w:val="24"/>
            <w:tabs>
              <w:tab w:val="right" w:leader="dot" w:pos="8494"/>
            </w:tabs>
            <w:rPr>
              <w:rFonts w:asciiTheme="minorHAnsi" w:eastAsiaTheme="minorEastAsia"/>
              <w:noProof/>
              <w:sz w:val="21"/>
            </w:rPr>
          </w:pPr>
          <w:hyperlink w:anchor="_Toc103600101" w:history="1">
            <w:r w:rsidR="009200FA" w:rsidRPr="00E81981">
              <w:rPr>
                <w:rStyle w:val="aff7"/>
                <w:noProof/>
                <w14:scene3d>
                  <w14:camera w14:prst="orthographicFront"/>
                  <w14:lightRig w14:rig="threePt" w14:dir="t">
                    <w14:rot w14:lat="0" w14:lon="0" w14:rev="0"/>
                  </w14:lightRig>
                </w14:scene3d>
              </w:rPr>
              <w:t>８.３</w:t>
            </w:r>
            <w:r w:rsidR="009200FA" w:rsidRPr="00E81981">
              <w:rPr>
                <w:rStyle w:val="aff7"/>
                <w:noProof/>
              </w:rPr>
              <w:t xml:space="preserve"> データ品質</w:t>
            </w:r>
            <w:r w:rsidR="009200FA">
              <w:rPr>
                <w:noProof/>
                <w:webHidden/>
              </w:rPr>
              <w:tab/>
            </w:r>
            <w:r w:rsidR="009200FA">
              <w:rPr>
                <w:noProof/>
                <w:webHidden/>
              </w:rPr>
              <w:fldChar w:fldCharType="begin"/>
            </w:r>
            <w:r w:rsidR="009200FA">
              <w:rPr>
                <w:noProof/>
                <w:webHidden/>
              </w:rPr>
              <w:instrText xml:space="preserve"> PAGEREF _Toc103600101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617FED8E" w14:textId="2A13A8F2" w:rsidR="009200FA" w:rsidRDefault="00381005">
          <w:pPr>
            <w:pStyle w:val="12"/>
            <w:rPr>
              <w:rFonts w:asciiTheme="minorHAnsi" w:eastAsiaTheme="minorEastAsia"/>
              <w:noProof/>
              <w:sz w:val="21"/>
            </w:rPr>
          </w:pPr>
          <w:hyperlink w:anchor="_Toc103600102" w:history="1">
            <w:r w:rsidR="009200FA" w:rsidRPr="00E81981">
              <w:rPr>
                <w:rStyle w:val="aff7"/>
                <w:noProof/>
                <w14:scene3d>
                  <w14:camera w14:prst="orthographicFront"/>
                  <w14:lightRig w14:rig="threePt" w14:dir="t">
                    <w14:rot w14:lat="0" w14:lon="0" w14:rev="0"/>
                  </w14:lightRig>
                </w14:scene3d>
              </w:rPr>
              <w:t>９</w:t>
            </w:r>
            <w:r w:rsidR="009200FA" w:rsidRPr="00E81981">
              <w:rPr>
                <w:rStyle w:val="aff7"/>
                <w:noProof/>
              </w:rPr>
              <w:t xml:space="preserve"> Smart Data Model、３D都市モデル、schema.orgとのマッピング</w:t>
            </w:r>
            <w:r w:rsidR="009200FA">
              <w:rPr>
                <w:noProof/>
                <w:webHidden/>
              </w:rPr>
              <w:tab/>
            </w:r>
            <w:r w:rsidR="009200FA">
              <w:rPr>
                <w:noProof/>
                <w:webHidden/>
              </w:rPr>
              <w:fldChar w:fldCharType="begin"/>
            </w:r>
            <w:r w:rsidR="009200FA">
              <w:rPr>
                <w:noProof/>
                <w:webHidden/>
              </w:rPr>
              <w:instrText xml:space="preserve"> PAGEREF _Toc103600102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03C93F00" w14:textId="3AA3009B" w:rsidR="009200FA" w:rsidRDefault="00381005">
          <w:pPr>
            <w:pStyle w:val="24"/>
            <w:tabs>
              <w:tab w:val="right" w:leader="dot" w:pos="8494"/>
            </w:tabs>
            <w:rPr>
              <w:rFonts w:asciiTheme="minorHAnsi" w:eastAsiaTheme="minorEastAsia"/>
              <w:noProof/>
              <w:sz w:val="21"/>
            </w:rPr>
          </w:pPr>
          <w:hyperlink w:anchor="_Toc103600103" w:history="1">
            <w:r w:rsidR="009200FA" w:rsidRPr="00E81981">
              <w:rPr>
                <w:rStyle w:val="aff7"/>
                <w:noProof/>
                <w14:scene3d>
                  <w14:camera w14:prst="orthographicFront"/>
                  <w14:lightRig w14:rig="threePt" w14:dir="t">
                    <w14:rot w14:lat="0" w14:lon="0" w14:rev="0"/>
                  </w14:lightRig>
                </w14:scene3d>
              </w:rPr>
              <w:t>９.１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_Toc103600103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5A829161" w14:textId="3E23896F" w:rsidR="009200FA" w:rsidRDefault="00381005">
          <w:pPr>
            <w:pStyle w:val="24"/>
            <w:tabs>
              <w:tab w:val="right" w:leader="dot" w:pos="8494"/>
            </w:tabs>
            <w:rPr>
              <w:rFonts w:asciiTheme="minorHAnsi" w:eastAsiaTheme="minorEastAsia"/>
              <w:noProof/>
              <w:sz w:val="21"/>
            </w:rPr>
          </w:pPr>
          <w:hyperlink w:anchor="_Toc103600104" w:history="1">
            <w:r w:rsidR="009200FA" w:rsidRPr="00E81981">
              <w:rPr>
                <w:rStyle w:val="aff7"/>
                <w:noProof/>
                <w14:scene3d>
                  <w14:camera w14:prst="orthographicFront"/>
                  <w14:lightRig w14:rig="threePt" w14:dir="t">
                    <w14:rot w14:lat="0" w14:lon="0" w14:rev="0"/>
                  </w14:lightRig>
                </w14:scene3d>
              </w:rPr>
              <w:t>９.２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_Toc103600104 \h </w:instrText>
            </w:r>
            <w:r w:rsidR="009200FA">
              <w:rPr>
                <w:noProof/>
                <w:webHidden/>
              </w:rPr>
            </w:r>
            <w:r w:rsidR="009200FA">
              <w:rPr>
                <w:noProof/>
                <w:webHidden/>
              </w:rPr>
              <w:fldChar w:fldCharType="separate"/>
            </w:r>
            <w:r w:rsidR="009200FA">
              <w:rPr>
                <w:noProof/>
                <w:webHidden/>
              </w:rPr>
              <w:t>115</w:t>
            </w:r>
            <w:r w:rsidR="009200FA">
              <w:rPr>
                <w:noProof/>
                <w:webHidden/>
              </w:rPr>
              <w:fldChar w:fldCharType="end"/>
            </w:r>
          </w:hyperlink>
        </w:p>
        <w:p w14:paraId="5E1020C9" w14:textId="5F61839E" w:rsidR="009200FA" w:rsidRDefault="00381005">
          <w:pPr>
            <w:pStyle w:val="24"/>
            <w:tabs>
              <w:tab w:val="right" w:leader="dot" w:pos="8494"/>
            </w:tabs>
            <w:rPr>
              <w:rFonts w:asciiTheme="minorHAnsi" w:eastAsiaTheme="minorEastAsia"/>
              <w:noProof/>
              <w:sz w:val="21"/>
            </w:rPr>
          </w:pPr>
          <w:hyperlink w:anchor="_Toc103600105" w:history="1">
            <w:r w:rsidR="009200FA" w:rsidRPr="00E81981">
              <w:rPr>
                <w:rStyle w:val="aff7"/>
                <w:noProof/>
                <w14:scene3d>
                  <w14:camera w14:prst="orthographicFront"/>
                  <w14:lightRig w14:rig="threePt" w14:dir="t">
                    <w14:rot w14:lat="0" w14:lon="0" w14:rev="0"/>
                  </w14:lightRig>
                </w14:scene3d>
              </w:rPr>
              <w:t>９.３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_Toc103600105 \h </w:instrText>
            </w:r>
            <w:r w:rsidR="009200FA">
              <w:rPr>
                <w:noProof/>
                <w:webHidden/>
              </w:rPr>
            </w:r>
            <w:r w:rsidR="009200FA">
              <w:rPr>
                <w:noProof/>
                <w:webHidden/>
              </w:rPr>
              <w:fldChar w:fldCharType="separate"/>
            </w:r>
            <w:r w:rsidR="009200FA">
              <w:rPr>
                <w:noProof/>
                <w:webHidden/>
              </w:rPr>
              <w:t>117</w:t>
            </w:r>
            <w:r w:rsidR="009200FA">
              <w:rPr>
                <w:noProof/>
                <w:webHidden/>
              </w:rPr>
              <w:fldChar w:fldCharType="end"/>
            </w:r>
          </w:hyperlink>
        </w:p>
        <w:p w14:paraId="2BC6A419" w14:textId="6942FE39" w:rsidR="009200FA" w:rsidRDefault="00381005">
          <w:pPr>
            <w:pStyle w:val="24"/>
            <w:tabs>
              <w:tab w:val="right" w:leader="dot" w:pos="8494"/>
            </w:tabs>
            <w:rPr>
              <w:rFonts w:asciiTheme="minorHAnsi" w:eastAsiaTheme="minorEastAsia"/>
              <w:noProof/>
              <w:sz w:val="21"/>
            </w:rPr>
          </w:pPr>
          <w:hyperlink w:anchor="_Toc103600106" w:history="1">
            <w:r w:rsidR="009200FA" w:rsidRPr="00E81981">
              <w:rPr>
                <w:rStyle w:val="aff7"/>
                <w:noProof/>
                <w14:scene3d>
                  <w14:camera w14:prst="orthographicFront"/>
                  <w14:lightRig w14:rig="threePt" w14:dir="t">
                    <w14:rot w14:lat="0" w14:lon="0" w14:rev="0"/>
                  </w14:lightRig>
                </w14:scene3d>
              </w:rPr>
              <w:t>９.４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_Toc103600106 \h </w:instrText>
            </w:r>
            <w:r w:rsidR="009200FA">
              <w:rPr>
                <w:noProof/>
                <w:webHidden/>
              </w:rPr>
            </w:r>
            <w:r w:rsidR="009200FA">
              <w:rPr>
                <w:noProof/>
                <w:webHidden/>
              </w:rPr>
              <w:fldChar w:fldCharType="separate"/>
            </w:r>
            <w:r w:rsidR="009200FA">
              <w:rPr>
                <w:noProof/>
                <w:webHidden/>
              </w:rPr>
              <w:t>119</w:t>
            </w:r>
            <w:r w:rsidR="009200FA">
              <w:rPr>
                <w:noProof/>
                <w:webHidden/>
              </w:rPr>
              <w:fldChar w:fldCharType="end"/>
            </w:r>
          </w:hyperlink>
        </w:p>
        <w:p w14:paraId="7E922E31" w14:textId="1D201098" w:rsidR="009200FA" w:rsidRDefault="00381005">
          <w:pPr>
            <w:pStyle w:val="24"/>
            <w:tabs>
              <w:tab w:val="right" w:leader="dot" w:pos="8494"/>
            </w:tabs>
            <w:rPr>
              <w:rFonts w:asciiTheme="minorHAnsi" w:eastAsiaTheme="minorEastAsia"/>
              <w:noProof/>
              <w:sz w:val="21"/>
            </w:rPr>
          </w:pPr>
          <w:hyperlink w:anchor="_Toc103600107" w:history="1">
            <w:r w:rsidR="009200FA" w:rsidRPr="00E81981">
              <w:rPr>
                <w:rStyle w:val="aff7"/>
                <w:noProof/>
                <w14:scene3d>
                  <w14:camera w14:prst="orthographicFront"/>
                  <w14:lightRig w14:rig="threePt" w14:dir="t">
                    <w14:rot w14:lat="0" w14:lon="0" w14:rev="0"/>
                  </w14:lightRig>
                </w14:scene3d>
              </w:rPr>
              <w:t>９.５</w:t>
            </w:r>
            <w:r w:rsidR="009200FA" w:rsidRPr="00E81981">
              <w:rPr>
                <w:rStyle w:val="aff7"/>
                <w:noProof/>
              </w:rPr>
              <w:t xml:space="preserve"> イベント</w:t>
            </w:r>
            <w:r w:rsidR="009200FA">
              <w:rPr>
                <w:noProof/>
                <w:webHidden/>
              </w:rPr>
              <w:tab/>
            </w:r>
            <w:r w:rsidR="009200FA">
              <w:rPr>
                <w:noProof/>
                <w:webHidden/>
              </w:rPr>
              <w:fldChar w:fldCharType="begin"/>
            </w:r>
            <w:r w:rsidR="009200FA">
              <w:rPr>
                <w:noProof/>
                <w:webHidden/>
              </w:rPr>
              <w:instrText xml:space="preserve"> PAGEREF _Toc103600107 \h </w:instrText>
            </w:r>
            <w:r w:rsidR="009200FA">
              <w:rPr>
                <w:noProof/>
                <w:webHidden/>
              </w:rPr>
            </w:r>
            <w:r w:rsidR="009200FA">
              <w:rPr>
                <w:noProof/>
                <w:webHidden/>
              </w:rPr>
              <w:fldChar w:fldCharType="separate"/>
            </w:r>
            <w:r w:rsidR="009200FA">
              <w:rPr>
                <w:noProof/>
                <w:webHidden/>
              </w:rPr>
              <w:t>120</w:t>
            </w:r>
            <w:r w:rsidR="009200FA">
              <w:rPr>
                <w:noProof/>
                <w:webHidden/>
              </w:rPr>
              <w:fldChar w:fldCharType="end"/>
            </w:r>
          </w:hyperlink>
        </w:p>
        <w:p w14:paraId="1F4042E4" w14:textId="28086C1A"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62EEAC5F" w:rsidR="003773C3" w:rsidRDefault="00364E9A" w:rsidP="00D875F5">
      <w:pPr>
        <w:pStyle w:val="10"/>
        <w:ind w:left="240" w:hanging="240"/>
      </w:pPr>
      <w:r>
        <w:rPr>
          <w:rFonts w:hint="eastAsia"/>
        </w:rPr>
        <w:lastRenderedPageBreak/>
        <w:t xml:space="preserve">　</w:t>
      </w:r>
      <w:bookmarkStart w:id="6" w:name="_Toc103599916"/>
      <w:bookmarkEnd w:id="4"/>
      <w:bookmarkEnd w:id="5"/>
      <w:r w:rsidR="0016536A">
        <w:rPr>
          <w:rFonts w:hint="eastAsia"/>
        </w:rPr>
        <w:t>概要</w:t>
      </w:r>
      <w:bookmarkEnd w:id="6"/>
    </w:p>
    <w:p w14:paraId="330402F2" w14:textId="77777777" w:rsidR="004A2A7E" w:rsidRDefault="004A2A7E" w:rsidP="00502C7C">
      <w:pPr>
        <w:pStyle w:val="22"/>
      </w:pPr>
      <w:bookmarkStart w:id="7" w:name="_Toc35884903"/>
      <w:r>
        <w:rPr>
          <w:rFonts w:hint="eastAsia"/>
        </w:rPr>
        <w:t xml:space="preserve">　</w:t>
      </w:r>
      <w:bookmarkStart w:id="8" w:name="_Toc103599917"/>
      <w:r>
        <w:rPr>
          <w:rFonts w:hint="eastAsia"/>
        </w:rPr>
        <w:t>背景</w:t>
      </w:r>
      <w:bookmarkEnd w:id="8"/>
    </w:p>
    <w:p w14:paraId="47FB87AF" w14:textId="67FEC3D9" w:rsidR="00380057" w:rsidRDefault="00380057" w:rsidP="003C672B">
      <w:pPr>
        <w:pStyle w:val="a7"/>
      </w:pPr>
      <w:r>
        <w:rPr>
          <w:rFonts w:hint="eastAsia"/>
        </w:rPr>
        <w:t>国内で多くのスマートシティ</w:t>
      </w:r>
      <w:r w:rsidR="00733FCF">
        <w:rPr>
          <w:rFonts w:hint="eastAsia"/>
        </w:rPr>
        <w:t>関連</w:t>
      </w:r>
      <w:r>
        <w:rPr>
          <w:rFonts w:hint="eastAsia"/>
        </w:rPr>
        <w:t>プロジェクトが行われてい</w:t>
      </w:r>
      <w:r w:rsidR="00D379D3">
        <w:rPr>
          <w:rFonts w:hint="eastAsia"/>
        </w:rPr>
        <w:t>ます</w:t>
      </w:r>
      <w:r>
        <w:rPr>
          <w:rFonts w:hint="eastAsia"/>
        </w:rPr>
        <w:t>。我が国は、従来から正確な交通ネットワークや気象予報、インフラ保守などのスマートシティを構成する基盤が整備されて</w:t>
      </w:r>
      <w:r w:rsidR="00BF7352">
        <w:rPr>
          <w:rFonts w:hint="eastAsia"/>
        </w:rPr>
        <w:t>おり</w:t>
      </w:r>
      <w:r>
        <w:rPr>
          <w:rFonts w:hint="eastAsia"/>
        </w:rPr>
        <w:t>、そこに</w:t>
      </w:r>
      <w:r w:rsidR="00BF7352">
        <w:rPr>
          <w:rFonts w:hint="eastAsia"/>
        </w:rPr>
        <w:t>行政情報、建築物情報、</w:t>
      </w:r>
      <w:r>
        <w:rPr>
          <w:rFonts w:hint="eastAsia"/>
        </w:rPr>
        <w:t>センサー</w:t>
      </w:r>
      <w:r w:rsidR="00BF7352">
        <w:rPr>
          <w:rFonts w:hint="eastAsia"/>
        </w:rPr>
        <w:t>／</w:t>
      </w:r>
      <w:r>
        <w:rPr>
          <w:rFonts w:hint="eastAsia"/>
        </w:rPr>
        <w:t>アクチュエータ、高度なネットワークを組み合わせることで新たなサービスを効率的に構築できると期待されてい</w:t>
      </w:r>
      <w:r w:rsidR="00D379D3">
        <w:rPr>
          <w:rFonts w:hint="eastAsia"/>
        </w:rPr>
        <w:t>ます</w:t>
      </w:r>
      <w:r>
        <w:rPr>
          <w:rFonts w:hint="eastAsia"/>
        </w:rPr>
        <w:t>。また、高齢者が多いことから、アクセシブルな都市環境を世界に先駆けて構築できるとの期待もあ</w:t>
      </w:r>
      <w:r w:rsidR="00D379D3">
        <w:rPr>
          <w:rFonts w:hint="eastAsia"/>
        </w:rPr>
        <w:t>ります</w:t>
      </w:r>
      <w:r>
        <w:rPr>
          <w:rFonts w:hint="eastAsia"/>
        </w:rPr>
        <w:t>。</w:t>
      </w:r>
    </w:p>
    <w:p w14:paraId="17910ED5" w14:textId="3F00DE14" w:rsidR="00380057" w:rsidRDefault="00733FCF" w:rsidP="003C672B">
      <w:pPr>
        <w:pStyle w:val="a7"/>
      </w:pPr>
      <w:r>
        <w:rPr>
          <w:rFonts w:hint="eastAsia"/>
        </w:rPr>
        <w:t>さらに</w:t>
      </w:r>
      <w:r w:rsidR="00380057">
        <w:rPr>
          <w:rFonts w:hint="eastAsia"/>
        </w:rPr>
        <w:t>、今後のスマートシティを考えると、自都市でのスマートシティ化にとどまることなく他都市さらには海外への</w:t>
      </w:r>
      <w:r>
        <w:rPr>
          <w:rFonts w:hint="eastAsia"/>
        </w:rPr>
        <w:t>サービス</w:t>
      </w:r>
      <w:r w:rsidR="00380057">
        <w:rPr>
          <w:rFonts w:hint="eastAsia"/>
        </w:rPr>
        <w:t>展開も</w:t>
      </w:r>
      <w:r w:rsidR="00D379D3">
        <w:rPr>
          <w:rFonts w:hint="eastAsia"/>
        </w:rPr>
        <w:t>考えられます。</w:t>
      </w:r>
      <w:r>
        <w:rPr>
          <w:rFonts w:hint="eastAsia"/>
        </w:rPr>
        <w:t>逆に、</w:t>
      </w:r>
      <w:r w:rsidR="00380057">
        <w:rPr>
          <w:rFonts w:hint="eastAsia"/>
        </w:rPr>
        <w:t>世界の最先端のサービスを自都市に取り入れることも</w:t>
      </w:r>
      <w:r>
        <w:rPr>
          <w:rFonts w:hint="eastAsia"/>
        </w:rPr>
        <w:t>可能になり</w:t>
      </w:r>
      <w:r w:rsidR="00D379D3">
        <w:rPr>
          <w:rFonts w:hint="eastAsia"/>
        </w:rPr>
        <w:t>ます</w:t>
      </w:r>
      <w:r w:rsidR="00380057">
        <w:rPr>
          <w:rFonts w:hint="eastAsia"/>
        </w:rPr>
        <w:t>。</w:t>
      </w:r>
    </w:p>
    <w:p w14:paraId="0B5E187F" w14:textId="374B81BA" w:rsidR="00380057" w:rsidRPr="00995A87" w:rsidRDefault="00380057" w:rsidP="003C672B">
      <w:pPr>
        <w:pStyle w:val="a7"/>
      </w:pPr>
      <w:r>
        <w:rPr>
          <w:rFonts w:hint="eastAsia"/>
        </w:rPr>
        <w:t>そのためには相互運用性が確保されたスマートシティを実現していく必要</w:t>
      </w:r>
      <w:r w:rsidR="00D379D3">
        <w:rPr>
          <w:rFonts w:hint="eastAsia"/>
        </w:rPr>
        <w:t>があります。</w:t>
      </w:r>
      <w:r w:rsidR="00733FCF">
        <w:rPr>
          <w:rFonts w:hint="eastAsia"/>
        </w:rPr>
        <w:t>これまでも</w:t>
      </w:r>
      <w:r>
        <w:rPr>
          <w:rFonts w:hint="eastAsia"/>
        </w:rPr>
        <w:t>スマートシティアーキテクチャの整備やAPIの検討が進められてき</w:t>
      </w:r>
      <w:r w:rsidR="00BF7352">
        <w:rPr>
          <w:rFonts w:hint="eastAsia"/>
        </w:rPr>
        <w:t>まし</w:t>
      </w:r>
      <w:r>
        <w:rPr>
          <w:rFonts w:hint="eastAsia"/>
        </w:rPr>
        <w:t>たが、さらにスマートシティの取り組みを進めるために</w:t>
      </w:r>
      <w:r w:rsidR="00733FCF">
        <w:rPr>
          <w:rFonts w:hint="eastAsia"/>
        </w:rPr>
        <w:t>は</w:t>
      </w:r>
      <w:r>
        <w:rPr>
          <w:rFonts w:hint="eastAsia"/>
        </w:rPr>
        <w:t>データモデルの整備</w:t>
      </w:r>
      <w:r w:rsidR="00733FCF">
        <w:rPr>
          <w:rFonts w:hint="eastAsia"/>
        </w:rPr>
        <w:t>が</w:t>
      </w:r>
      <w:r>
        <w:rPr>
          <w:rFonts w:hint="eastAsia"/>
        </w:rPr>
        <w:t>必要であり、世界各国でデータモデル整備の取り組みが進められてい</w:t>
      </w:r>
      <w:r w:rsidR="00BF7352">
        <w:rPr>
          <w:rFonts w:hint="eastAsia"/>
        </w:rPr>
        <w:t>ます</w:t>
      </w:r>
      <w:r>
        <w:rPr>
          <w:rFonts w:hint="eastAsia"/>
        </w:rPr>
        <w:t>。</w:t>
      </w:r>
    </w:p>
    <w:p w14:paraId="7860253D" w14:textId="63FC9E46" w:rsidR="003773C3" w:rsidRDefault="004A2A7E" w:rsidP="00502C7C">
      <w:pPr>
        <w:pStyle w:val="22"/>
      </w:pPr>
      <w:r>
        <w:rPr>
          <w:rFonts w:hint="eastAsia"/>
        </w:rPr>
        <w:t xml:space="preserve">　</w:t>
      </w:r>
      <w:bookmarkStart w:id="9" w:name="_Toc35884904"/>
      <w:bookmarkStart w:id="10" w:name="_Toc103599918"/>
      <w:bookmarkEnd w:id="7"/>
      <w:r>
        <w:rPr>
          <w:rFonts w:hint="eastAsia"/>
        </w:rPr>
        <w:t>目的</w:t>
      </w:r>
      <w:bookmarkEnd w:id="9"/>
      <w:bookmarkEnd w:id="10"/>
    </w:p>
    <w:p w14:paraId="509BCC7C" w14:textId="4E85BA34" w:rsidR="00380057" w:rsidRDefault="00380057" w:rsidP="003C672B">
      <w:pPr>
        <w:pStyle w:val="a7"/>
      </w:pPr>
      <w:r w:rsidRPr="003F3D05">
        <w:rPr>
          <w:rFonts w:hint="eastAsia"/>
        </w:rPr>
        <w:t>本</w:t>
      </w:r>
      <w:r>
        <w:rPr>
          <w:rFonts w:hint="eastAsia"/>
        </w:rPr>
        <w:t>データモデルは、スマートシティの中で様々なサービスを効率的に実現するための基盤</w:t>
      </w:r>
      <w:r w:rsidR="00BF7352">
        <w:rPr>
          <w:rFonts w:hint="eastAsia"/>
        </w:rPr>
        <w:t>です</w:t>
      </w:r>
      <w:r>
        <w:rPr>
          <w:rFonts w:hint="eastAsia"/>
        </w:rPr>
        <w:t>。このデータモデルを使うことで、サービス提供者</w:t>
      </w:r>
      <w:r w:rsidR="00733FCF">
        <w:rPr>
          <w:rFonts w:hint="eastAsia"/>
        </w:rPr>
        <w:t>等の関係者は</w:t>
      </w:r>
      <w:r w:rsidR="00CE108E">
        <w:rPr>
          <w:rFonts w:hint="eastAsia"/>
        </w:rPr>
        <w:t>、</w:t>
      </w:r>
      <w:r>
        <w:rPr>
          <w:rFonts w:hint="eastAsia"/>
        </w:rPr>
        <w:t>データ</w:t>
      </w:r>
      <w:r w:rsidR="00733FCF">
        <w:rPr>
          <w:rFonts w:hint="eastAsia"/>
        </w:rPr>
        <w:t>設計や連携</w:t>
      </w:r>
      <w:r>
        <w:rPr>
          <w:rFonts w:hint="eastAsia"/>
        </w:rPr>
        <w:t>の</w:t>
      </w:r>
      <w:r w:rsidR="00733FCF">
        <w:rPr>
          <w:rFonts w:hint="eastAsia"/>
        </w:rPr>
        <w:t>作業</w:t>
      </w:r>
      <w:r w:rsidR="000C0016">
        <w:rPr>
          <w:rFonts w:hint="eastAsia"/>
        </w:rPr>
        <w:t>・</w:t>
      </w:r>
      <w:r w:rsidR="00733FCF">
        <w:rPr>
          <w:rFonts w:hint="eastAsia"/>
        </w:rPr>
        <w:t>調整</w:t>
      </w:r>
      <w:r>
        <w:rPr>
          <w:rFonts w:hint="eastAsia"/>
        </w:rPr>
        <w:t>を最小化することができ</w:t>
      </w:r>
      <w:r w:rsidR="00733FCF">
        <w:rPr>
          <w:rFonts w:hint="eastAsia"/>
        </w:rPr>
        <w:t>ます</w:t>
      </w:r>
      <w:r>
        <w:rPr>
          <w:rFonts w:hint="eastAsia"/>
        </w:rPr>
        <w:t>。関係者</w:t>
      </w:r>
      <w:r w:rsidR="00733FCF">
        <w:rPr>
          <w:rFonts w:hint="eastAsia"/>
        </w:rPr>
        <w:t>はデータ設計や調整に時間を使うのではなく</w:t>
      </w:r>
      <w:r w:rsidR="000C0016">
        <w:rPr>
          <w:rFonts w:hint="eastAsia"/>
        </w:rPr>
        <w:t>、</w:t>
      </w:r>
      <w:r>
        <w:rPr>
          <w:rFonts w:hint="eastAsia"/>
        </w:rPr>
        <w:t>スマートシティサービスの高度化に専念でき、</w:t>
      </w:r>
      <w:r w:rsidR="00733FCF">
        <w:rPr>
          <w:rFonts w:hint="eastAsia"/>
        </w:rPr>
        <w:t>さらには、</w:t>
      </w:r>
      <w:r>
        <w:rPr>
          <w:rFonts w:hint="eastAsia"/>
        </w:rPr>
        <w:t>社会や技術の変化に応じた柔軟性や移行性の高い都市基盤</w:t>
      </w:r>
      <w:r w:rsidR="00733FCF">
        <w:rPr>
          <w:rFonts w:hint="eastAsia"/>
        </w:rPr>
        <w:t>を整備することができます</w:t>
      </w:r>
      <w:r>
        <w:rPr>
          <w:rFonts w:hint="eastAsia"/>
        </w:rPr>
        <w:t>。</w:t>
      </w:r>
    </w:p>
    <w:p w14:paraId="13ECDF92" w14:textId="652352E4" w:rsidR="00233318" w:rsidRDefault="00233318" w:rsidP="00502C7C">
      <w:pPr>
        <w:pStyle w:val="22"/>
      </w:pPr>
      <w:bookmarkStart w:id="11" w:name="_Toc103599919"/>
      <w:r>
        <w:rPr>
          <w:rFonts w:hint="eastAsia"/>
        </w:rPr>
        <w:t>概要</w:t>
      </w:r>
      <w:bookmarkEnd w:id="11"/>
    </w:p>
    <w:p w14:paraId="172FD4BE" w14:textId="7B4536BA" w:rsidR="00233318" w:rsidRDefault="00233318" w:rsidP="00233318">
      <w:pPr>
        <w:pStyle w:val="a7"/>
      </w:pPr>
      <w:r w:rsidRPr="003F3D05">
        <w:rPr>
          <w:rFonts w:hint="eastAsia"/>
        </w:rPr>
        <w:t>本</w:t>
      </w:r>
      <w:r>
        <w:rPr>
          <w:rFonts w:hint="eastAsia"/>
        </w:rPr>
        <w:t>データモデルは、データのひな形である参照データモデルを提示しています。利用者は、既存の各分野の標準等を参照しつつ本データモデルを使うことで、効率的に</w:t>
      </w:r>
      <w:r w:rsidR="00803A8B">
        <w:rPr>
          <w:rFonts w:hint="eastAsia"/>
        </w:rPr>
        <w:t>相互運用性</w:t>
      </w:r>
      <w:r>
        <w:rPr>
          <w:rFonts w:hint="eastAsia"/>
        </w:rPr>
        <w:t>の高い</w:t>
      </w:r>
      <w:r w:rsidR="00623A31">
        <w:rPr>
          <w:rFonts w:hint="eastAsia"/>
        </w:rPr>
        <w:t>サービスを作ることができます。</w:t>
      </w:r>
    </w:p>
    <w:p w14:paraId="3AC8D696" w14:textId="77777777" w:rsidR="00C26186" w:rsidRDefault="00C26186" w:rsidP="00C26186">
      <w:pPr>
        <w:pStyle w:val="a7"/>
        <w:keepNext/>
        <w:jc w:val="center"/>
      </w:pPr>
      <w:r w:rsidRPr="00C26186">
        <w:rPr>
          <w:rFonts w:hint="eastAsia"/>
          <w:noProof/>
        </w:rPr>
        <w:lastRenderedPageBreak/>
        <w:drawing>
          <wp:inline distT="0" distB="0" distL="0" distR="0" wp14:anchorId="22D60506" wp14:editId="77FF2E27">
            <wp:extent cx="2941320" cy="2332581"/>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331" cy="2334176"/>
                    </a:xfrm>
                    <a:prstGeom prst="rect">
                      <a:avLst/>
                    </a:prstGeom>
                    <a:noFill/>
                    <a:ln>
                      <a:noFill/>
                    </a:ln>
                  </pic:spPr>
                </pic:pic>
              </a:graphicData>
            </a:graphic>
          </wp:inline>
        </w:drawing>
      </w:r>
    </w:p>
    <w:p w14:paraId="6E795889" w14:textId="435E37FB" w:rsidR="00623A31"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1</w:t>
      </w:r>
      <w:r>
        <w:fldChar w:fldCharType="end"/>
      </w:r>
      <w:r>
        <w:rPr>
          <w:rFonts w:hint="eastAsia"/>
        </w:rPr>
        <w:t xml:space="preserve">　本データモデルの活用</w:t>
      </w:r>
      <w:r w:rsidR="002E06FF">
        <w:rPr>
          <w:rFonts w:hint="eastAsia"/>
        </w:rPr>
        <w:t>イメージ</w:t>
      </w:r>
    </w:p>
    <w:p w14:paraId="48C43355" w14:textId="77777777" w:rsidR="00C26186" w:rsidRDefault="00C26186" w:rsidP="00C26186">
      <w:pPr>
        <w:pStyle w:val="a7"/>
      </w:pPr>
    </w:p>
    <w:p w14:paraId="02695061" w14:textId="1D64E0B1" w:rsidR="00C26186" w:rsidRDefault="00C26186" w:rsidP="00C26186">
      <w:pPr>
        <w:pStyle w:val="a7"/>
      </w:pPr>
      <w:r>
        <w:rPr>
          <w:rFonts w:hint="eastAsia"/>
        </w:rPr>
        <w:t>このように参照データモデルを使ってサービスを設計することで分野間の情報検索やサービス連携が容易になります。</w:t>
      </w:r>
    </w:p>
    <w:p w14:paraId="42C840B9" w14:textId="77777777" w:rsidR="00C26186" w:rsidRDefault="00C26186" w:rsidP="00C26186">
      <w:pPr>
        <w:pStyle w:val="a7"/>
        <w:keepNext/>
        <w:jc w:val="center"/>
      </w:pPr>
      <w:r w:rsidRPr="00C26186">
        <w:rPr>
          <w:rFonts w:hint="eastAsia"/>
          <w:noProof/>
        </w:rPr>
        <w:drawing>
          <wp:inline distT="0" distB="0" distL="0" distR="0" wp14:anchorId="6E3A3262" wp14:editId="489DC34F">
            <wp:extent cx="3208020" cy="2452643"/>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857" cy="2454047"/>
                    </a:xfrm>
                    <a:prstGeom prst="rect">
                      <a:avLst/>
                    </a:prstGeom>
                    <a:noFill/>
                    <a:ln>
                      <a:noFill/>
                    </a:ln>
                  </pic:spPr>
                </pic:pic>
              </a:graphicData>
            </a:graphic>
          </wp:inline>
        </w:drawing>
      </w:r>
    </w:p>
    <w:p w14:paraId="2A26D1EA" w14:textId="6C455850" w:rsidR="00C26186" w:rsidRPr="00233318"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2</w:t>
      </w:r>
      <w:r>
        <w:fldChar w:fldCharType="end"/>
      </w:r>
      <w:r>
        <w:rPr>
          <w:rFonts w:hint="eastAsia"/>
        </w:rPr>
        <w:t xml:space="preserve">　分野間のデータ連携のイメージ</w:t>
      </w:r>
    </w:p>
    <w:p w14:paraId="14802AFB" w14:textId="2639C4F8" w:rsidR="00373E56" w:rsidRDefault="00BC7634" w:rsidP="00380057">
      <w:pPr>
        <w:pStyle w:val="32"/>
      </w:pPr>
      <w:bookmarkStart w:id="12" w:name="_Toc103599920"/>
      <w:r>
        <w:rPr>
          <w:rFonts w:hint="eastAsia"/>
        </w:rPr>
        <w:t>メリット</w:t>
      </w:r>
      <w:r w:rsidR="00A820DA">
        <w:rPr>
          <w:rFonts w:hint="eastAsia"/>
        </w:rPr>
        <w:t>・デメリット</w:t>
      </w:r>
      <w:bookmarkEnd w:id="12"/>
    </w:p>
    <w:p w14:paraId="60A4B461" w14:textId="5135102E" w:rsidR="00733FCF" w:rsidRPr="00733FCF" w:rsidRDefault="00733FCF" w:rsidP="00733FCF">
      <w:pPr>
        <w:pStyle w:val="a8"/>
        <w:ind w:left="120" w:firstLine="240"/>
      </w:pPr>
      <w:r>
        <w:rPr>
          <w:rFonts w:hint="eastAsia"/>
        </w:rPr>
        <w:t>データモデルを使うことで、以下のメリットを得ることができます。</w:t>
      </w:r>
    </w:p>
    <w:p w14:paraId="2B4F3665" w14:textId="2951759B" w:rsidR="00BE4788" w:rsidRDefault="006868BC" w:rsidP="00F9635E">
      <w:pPr>
        <w:pStyle w:val="aa"/>
        <w:ind w:leftChars="250" w:left="850" w:hangingChars="104" w:hanging="250"/>
      </w:pPr>
      <w:r>
        <w:rPr>
          <w:rFonts w:hint="eastAsia"/>
        </w:rPr>
        <w:t>・設計者は、</w:t>
      </w:r>
      <w:r w:rsidR="00233318">
        <w:rPr>
          <w:rFonts w:hint="eastAsia"/>
        </w:rPr>
        <w:t>分野横断で</w:t>
      </w:r>
      <w:r w:rsidR="001746E9">
        <w:rPr>
          <w:rFonts w:hint="eastAsia"/>
        </w:rPr>
        <w:t>相互運用性</w:t>
      </w:r>
      <w:r w:rsidR="00C15886">
        <w:rPr>
          <w:rFonts w:hint="eastAsia"/>
        </w:rPr>
        <w:t>が</w:t>
      </w:r>
      <w:r w:rsidR="00BE4788">
        <w:rPr>
          <w:rFonts w:hint="eastAsia"/>
        </w:rPr>
        <w:t>高いシステムを作ることができる</w:t>
      </w:r>
    </w:p>
    <w:p w14:paraId="00917ED9" w14:textId="2A5BD1CA" w:rsidR="00373E56" w:rsidRDefault="00BE4788" w:rsidP="00F9635E">
      <w:pPr>
        <w:pStyle w:val="aa"/>
        <w:ind w:left="360" w:firstLine="240"/>
      </w:pPr>
      <w:r>
        <w:rPr>
          <w:rFonts w:hint="eastAsia"/>
        </w:rPr>
        <w:t>・設計者は、</w:t>
      </w:r>
      <w:r w:rsidR="006868BC">
        <w:rPr>
          <w:rFonts w:hint="eastAsia"/>
        </w:rPr>
        <w:t>スマートシティの設計</w:t>
      </w:r>
      <w:r w:rsidR="00C15886">
        <w:rPr>
          <w:rFonts w:hint="eastAsia"/>
        </w:rPr>
        <w:t>を</w:t>
      </w:r>
      <w:r w:rsidR="006868BC">
        <w:rPr>
          <w:rFonts w:hint="eastAsia"/>
        </w:rPr>
        <w:t>迅速にできる</w:t>
      </w:r>
    </w:p>
    <w:p w14:paraId="10E398EE" w14:textId="351994D9" w:rsidR="00BE4788" w:rsidRDefault="00BE4788" w:rsidP="00F9635E">
      <w:pPr>
        <w:pStyle w:val="aa"/>
        <w:ind w:leftChars="250" w:left="840" w:hangingChars="100" w:hanging="240"/>
      </w:pPr>
      <w:r>
        <w:rPr>
          <w:rFonts w:hint="eastAsia"/>
        </w:rPr>
        <w:t>・</w:t>
      </w:r>
      <w:r w:rsidR="002222ED">
        <w:rPr>
          <w:rFonts w:hint="eastAsia"/>
        </w:rPr>
        <w:t>設計者は、データ設計の時間を短縮することで</w:t>
      </w:r>
      <w:r w:rsidR="00891F79">
        <w:rPr>
          <w:rFonts w:hint="eastAsia"/>
        </w:rPr>
        <w:t>、</w:t>
      </w:r>
      <w:r w:rsidR="002222ED">
        <w:rPr>
          <w:rFonts w:hint="eastAsia"/>
        </w:rPr>
        <w:t>サービス検討</w:t>
      </w:r>
      <w:r w:rsidR="00891F79">
        <w:rPr>
          <w:rFonts w:hint="eastAsia"/>
        </w:rPr>
        <w:t>に</w:t>
      </w:r>
      <w:r w:rsidR="00733FCF">
        <w:rPr>
          <w:rFonts w:hint="eastAsia"/>
        </w:rPr>
        <w:t>十分な</w:t>
      </w:r>
      <w:r w:rsidR="002222ED">
        <w:rPr>
          <w:rFonts w:hint="eastAsia"/>
        </w:rPr>
        <w:t>時間を</w:t>
      </w:r>
      <w:r w:rsidR="00733FCF">
        <w:rPr>
          <w:rFonts w:hint="eastAsia"/>
        </w:rPr>
        <w:t>使うことができる</w:t>
      </w:r>
    </w:p>
    <w:p w14:paraId="2ADEE83C" w14:textId="106BCE62" w:rsidR="00891F79" w:rsidRDefault="00891F79" w:rsidP="00F9635E">
      <w:pPr>
        <w:pStyle w:val="aa"/>
        <w:ind w:leftChars="250" w:left="840" w:hangingChars="100" w:hanging="240"/>
      </w:pPr>
      <w:r>
        <w:rPr>
          <w:rFonts w:hint="eastAsia"/>
        </w:rPr>
        <w:lastRenderedPageBreak/>
        <w:t>・都市オーナーは</w:t>
      </w:r>
      <w:r w:rsidR="00F47334">
        <w:rPr>
          <w:rFonts w:hint="eastAsia"/>
        </w:rPr>
        <w:t>、移行性や拡張性の高い都市基盤を定義することができる</w:t>
      </w:r>
    </w:p>
    <w:p w14:paraId="12D94B5D" w14:textId="30392EE3" w:rsidR="00F47334" w:rsidRDefault="00F47334" w:rsidP="00F9635E">
      <w:pPr>
        <w:pStyle w:val="aa"/>
        <w:ind w:left="360" w:firstLine="240"/>
      </w:pPr>
      <w:r>
        <w:rPr>
          <w:rFonts w:hint="eastAsia"/>
        </w:rPr>
        <w:t>・都市オーナーは</w:t>
      </w:r>
      <w:r w:rsidR="00A70184">
        <w:rPr>
          <w:rFonts w:hint="eastAsia"/>
        </w:rPr>
        <w:t>、グローバルにサービス展開をすることができる</w:t>
      </w:r>
    </w:p>
    <w:p w14:paraId="1CC894E8" w14:textId="0215C428" w:rsidR="00A70184" w:rsidRDefault="00A70184" w:rsidP="00F9635E">
      <w:pPr>
        <w:pStyle w:val="aa"/>
        <w:ind w:leftChars="250" w:left="840" w:hangingChars="100" w:hanging="240"/>
      </w:pPr>
      <w:r>
        <w:rPr>
          <w:rFonts w:hint="eastAsia"/>
        </w:rPr>
        <w:t>・都市オーナーは、世界の最先端サービスを迅速に都市に導入することができる</w:t>
      </w:r>
    </w:p>
    <w:p w14:paraId="1812EE40" w14:textId="481AF0EF" w:rsidR="00ED49D2" w:rsidRDefault="00ED49D2" w:rsidP="00F9635E">
      <w:pPr>
        <w:pStyle w:val="aa"/>
        <w:ind w:leftChars="250" w:left="840" w:hangingChars="100" w:hanging="240"/>
      </w:pPr>
      <w:r>
        <w:rPr>
          <w:rFonts w:hint="eastAsia"/>
        </w:rPr>
        <w:t>・市民や事業者は、データを活用した最新のサービスを活用することができる</w:t>
      </w:r>
    </w:p>
    <w:p w14:paraId="0007A028" w14:textId="4F05E85B" w:rsidR="00A70184" w:rsidRDefault="00A70184" w:rsidP="00F9635E">
      <w:pPr>
        <w:pStyle w:val="aa"/>
        <w:ind w:leftChars="250" w:left="840" w:hangingChars="100" w:hanging="240"/>
      </w:pPr>
      <w:r>
        <w:rPr>
          <w:rFonts w:hint="eastAsia"/>
        </w:rPr>
        <w:t>・市民や事業者は</w:t>
      </w:r>
      <w:r w:rsidR="005C146D">
        <w:rPr>
          <w:rFonts w:hint="eastAsia"/>
        </w:rPr>
        <w:t>、データを入手、活用しやすくなり新しいサービスを作りやすくなる</w:t>
      </w:r>
    </w:p>
    <w:p w14:paraId="30AFD05D" w14:textId="7F16888E" w:rsidR="00ED49D2" w:rsidRDefault="00ED49D2" w:rsidP="00F9635E">
      <w:pPr>
        <w:pStyle w:val="aa"/>
        <w:ind w:left="360" w:firstLine="240"/>
      </w:pPr>
      <w:r>
        <w:rPr>
          <w:rFonts w:hint="eastAsia"/>
        </w:rPr>
        <w:t>・</w:t>
      </w:r>
      <w:r w:rsidR="001E7681">
        <w:rPr>
          <w:rFonts w:hint="eastAsia"/>
        </w:rPr>
        <w:t>都市全体が災害などの緊急時に対応しやすくなる</w:t>
      </w:r>
    </w:p>
    <w:p w14:paraId="2F71B367" w14:textId="317024FF" w:rsidR="00A820DA" w:rsidRPr="00733FCF" w:rsidRDefault="00A820DA" w:rsidP="00A820DA">
      <w:pPr>
        <w:pStyle w:val="a8"/>
        <w:ind w:left="120" w:firstLine="240"/>
      </w:pPr>
      <w:r>
        <w:rPr>
          <w:rFonts w:hint="eastAsia"/>
        </w:rPr>
        <w:t>データモデルを使うことでサービス設計の自由度が狭められる</w:t>
      </w:r>
      <w:r w:rsidR="00282C65">
        <w:rPr>
          <w:rFonts w:hint="eastAsia"/>
        </w:rPr>
        <w:t>など、</w:t>
      </w:r>
      <w:r w:rsidR="00233318">
        <w:rPr>
          <w:rFonts w:hint="eastAsia"/>
        </w:rPr>
        <w:t>デメリットを</w:t>
      </w:r>
      <w:r>
        <w:rPr>
          <w:rFonts w:hint="eastAsia"/>
        </w:rPr>
        <w:t>指摘する意見もありますが、本データモデルは標準ではなく自由な改変ができる参照</w:t>
      </w:r>
      <w:r w:rsidR="00CF0A90">
        <w:rPr>
          <w:rFonts w:hint="eastAsia"/>
        </w:rPr>
        <w:t>データ</w:t>
      </w:r>
      <w:r>
        <w:rPr>
          <w:rFonts w:hint="eastAsia"/>
        </w:rPr>
        <w:t>モデルであることから、高い柔軟性が確保されています。</w:t>
      </w:r>
    </w:p>
    <w:p w14:paraId="1E819EEF" w14:textId="74B5173E" w:rsidR="001E7681" w:rsidRDefault="001E7681" w:rsidP="00CE43CE">
      <w:pPr>
        <w:pStyle w:val="32"/>
      </w:pPr>
      <w:bookmarkStart w:id="13" w:name="_Toc103599921"/>
      <w:r>
        <w:rPr>
          <w:rFonts w:hint="eastAsia"/>
        </w:rPr>
        <w:t>留意事項</w:t>
      </w:r>
      <w:bookmarkEnd w:id="13"/>
    </w:p>
    <w:p w14:paraId="6249ADE4" w14:textId="733CF25A" w:rsidR="00A820DA" w:rsidRPr="00A820DA" w:rsidRDefault="00A820DA" w:rsidP="00A820DA">
      <w:pPr>
        <w:pStyle w:val="a8"/>
        <w:ind w:left="120" w:firstLine="240"/>
      </w:pPr>
      <w:r>
        <w:rPr>
          <w:rFonts w:hint="eastAsia"/>
        </w:rPr>
        <w:t>本データモデルの活用は、以下の留意点を理解した上で使用してください。</w:t>
      </w:r>
    </w:p>
    <w:p w14:paraId="41661549" w14:textId="197CAF2D" w:rsidR="00CE43CE" w:rsidRDefault="00CE43CE" w:rsidP="00A820DA">
      <w:pPr>
        <w:pStyle w:val="a8"/>
        <w:ind w:left="120" w:firstLine="240"/>
      </w:pPr>
      <w:r>
        <w:rPr>
          <w:rFonts w:hint="eastAsia"/>
        </w:rPr>
        <w:t>[</w:t>
      </w:r>
      <w:r w:rsidR="00A820DA">
        <w:rPr>
          <w:rFonts w:hint="eastAsia"/>
        </w:rPr>
        <w:t>データモデルの</w:t>
      </w:r>
      <w:r>
        <w:rPr>
          <w:rFonts w:hint="eastAsia"/>
        </w:rPr>
        <w:t>継続的改善による変更]</w:t>
      </w:r>
    </w:p>
    <w:p w14:paraId="1C155902" w14:textId="05539489" w:rsidR="00CE43CE" w:rsidRDefault="00CE43CE" w:rsidP="00CE43CE">
      <w:pPr>
        <w:pStyle w:val="aa"/>
        <w:ind w:leftChars="250" w:left="840" w:hangingChars="100" w:hanging="240"/>
      </w:pPr>
      <w:r>
        <w:rPr>
          <w:rFonts w:hint="eastAsia"/>
        </w:rPr>
        <w:t>・</w:t>
      </w:r>
      <w:r w:rsidR="00A820DA">
        <w:rPr>
          <w:rFonts w:hint="eastAsia"/>
        </w:rPr>
        <w:t>世界中のスマートシティで</w:t>
      </w:r>
      <w:r>
        <w:rPr>
          <w:rFonts w:hint="eastAsia"/>
        </w:rPr>
        <w:t>データモデルの設計</w:t>
      </w:r>
      <w:r w:rsidR="00350537">
        <w:rPr>
          <w:rFonts w:hint="eastAsia"/>
        </w:rPr>
        <w:t>が</w:t>
      </w:r>
      <w:r>
        <w:rPr>
          <w:rFonts w:hint="eastAsia"/>
        </w:rPr>
        <w:t>同時並行で</w:t>
      </w:r>
      <w:r w:rsidR="00A820DA">
        <w:rPr>
          <w:rFonts w:hint="eastAsia"/>
        </w:rPr>
        <w:t>進め</w:t>
      </w:r>
      <w:r w:rsidR="00350537">
        <w:rPr>
          <w:rFonts w:hint="eastAsia"/>
        </w:rPr>
        <w:t>られ</w:t>
      </w:r>
      <w:r w:rsidR="00A820DA">
        <w:rPr>
          <w:rFonts w:hint="eastAsia"/>
        </w:rPr>
        <w:t>て</w:t>
      </w:r>
      <w:r>
        <w:rPr>
          <w:rFonts w:hint="eastAsia"/>
        </w:rPr>
        <w:t>い</w:t>
      </w:r>
      <w:r w:rsidR="00A820DA">
        <w:rPr>
          <w:rFonts w:hint="eastAsia"/>
        </w:rPr>
        <w:t>ます</w:t>
      </w:r>
      <w:r>
        <w:rPr>
          <w:rFonts w:hint="eastAsia"/>
        </w:rPr>
        <w:t>。そのため、本データモデル</w:t>
      </w:r>
      <w:r w:rsidR="00A820DA">
        <w:rPr>
          <w:rFonts w:hint="eastAsia"/>
        </w:rPr>
        <w:t>と</w:t>
      </w:r>
      <w:r>
        <w:rPr>
          <w:rFonts w:hint="eastAsia"/>
        </w:rPr>
        <w:t>世界標準と</w:t>
      </w:r>
      <w:r w:rsidR="00C559E2">
        <w:rPr>
          <w:rFonts w:hint="eastAsia"/>
        </w:rPr>
        <w:t>の間に</w:t>
      </w:r>
      <w:r>
        <w:rPr>
          <w:rFonts w:hint="eastAsia"/>
        </w:rPr>
        <w:t>差異が生じる場合</w:t>
      </w:r>
      <w:r w:rsidR="00041D45">
        <w:rPr>
          <w:rFonts w:hint="eastAsia"/>
        </w:rPr>
        <w:t>が</w:t>
      </w:r>
      <w:r>
        <w:rPr>
          <w:rFonts w:hint="eastAsia"/>
        </w:rPr>
        <w:t>あ</w:t>
      </w:r>
      <w:r w:rsidR="00A820DA">
        <w:rPr>
          <w:rFonts w:hint="eastAsia"/>
        </w:rPr>
        <w:t>ります</w:t>
      </w:r>
      <w:r>
        <w:rPr>
          <w:rFonts w:hint="eastAsia"/>
        </w:rPr>
        <w:t>。</w:t>
      </w:r>
      <w:r w:rsidR="00A820DA">
        <w:rPr>
          <w:rFonts w:hint="eastAsia"/>
        </w:rPr>
        <w:t>また、社会変化により変更する場合もあります。そうした差異はデータ変換表やコンバータで解決していきます。</w:t>
      </w:r>
    </w:p>
    <w:p w14:paraId="5A823DCA" w14:textId="3C207D15" w:rsidR="00CE43CE" w:rsidRDefault="00CE43CE" w:rsidP="00A820DA">
      <w:pPr>
        <w:pStyle w:val="a8"/>
        <w:ind w:left="120" w:firstLine="240"/>
      </w:pPr>
      <w:r>
        <w:rPr>
          <w:rFonts w:hint="eastAsia"/>
        </w:rPr>
        <w:t>［内部での独自データの活用］</w:t>
      </w:r>
    </w:p>
    <w:p w14:paraId="7A045520" w14:textId="16D72F93" w:rsidR="00CE43CE" w:rsidRDefault="00CE43CE" w:rsidP="00CE43CE">
      <w:pPr>
        <w:pStyle w:val="aa"/>
        <w:ind w:leftChars="250" w:left="840" w:hangingChars="100" w:hanging="240"/>
      </w:pPr>
      <w:r>
        <w:rPr>
          <w:rFonts w:hint="eastAsia"/>
        </w:rPr>
        <w:t>・</w:t>
      </w:r>
      <w:r w:rsidR="00A820DA">
        <w:rPr>
          <w:rFonts w:hint="eastAsia"/>
        </w:rPr>
        <w:t>データ所有者やサービス提供者によっては</w:t>
      </w:r>
      <w:r>
        <w:rPr>
          <w:rFonts w:hint="eastAsia"/>
        </w:rPr>
        <w:t>高速処理等</w:t>
      </w:r>
      <w:r w:rsidR="00C64805">
        <w:rPr>
          <w:rFonts w:hint="eastAsia"/>
        </w:rPr>
        <w:t>を</w:t>
      </w:r>
      <w:r>
        <w:rPr>
          <w:rFonts w:hint="eastAsia"/>
        </w:rPr>
        <w:t>目的</w:t>
      </w:r>
      <w:r w:rsidR="00C64805">
        <w:rPr>
          <w:rFonts w:hint="eastAsia"/>
        </w:rPr>
        <w:t>として、</w:t>
      </w:r>
      <w:r>
        <w:rPr>
          <w:rFonts w:hint="eastAsia"/>
        </w:rPr>
        <w:t>本データモデルと異なるデータモデルで内部データを保有・活用</w:t>
      </w:r>
      <w:r w:rsidR="00A820DA">
        <w:rPr>
          <w:rFonts w:hint="eastAsia"/>
        </w:rPr>
        <w:t>する場合があります。その場合は、</w:t>
      </w:r>
      <w:r>
        <w:rPr>
          <w:rFonts w:hint="eastAsia"/>
        </w:rPr>
        <w:t>外部とのデータ交換時にデータを変換する</w:t>
      </w:r>
      <w:r w:rsidR="00C177FB">
        <w:rPr>
          <w:rFonts w:hint="eastAsia"/>
        </w:rPr>
        <w:t>こと</w:t>
      </w:r>
      <w:r>
        <w:rPr>
          <w:rFonts w:hint="eastAsia"/>
        </w:rPr>
        <w:t>で容易に</w:t>
      </w:r>
      <w:r w:rsidR="00A820DA">
        <w:rPr>
          <w:rFonts w:hint="eastAsia"/>
        </w:rPr>
        <w:t>相互運用性を確保することが</w:t>
      </w:r>
      <w:r>
        <w:rPr>
          <w:rFonts w:hint="eastAsia"/>
        </w:rPr>
        <w:t>可能</w:t>
      </w:r>
      <w:r w:rsidR="00A820DA">
        <w:rPr>
          <w:rFonts w:hint="eastAsia"/>
        </w:rPr>
        <w:t>になります</w:t>
      </w:r>
      <w:r>
        <w:rPr>
          <w:rFonts w:hint="eastAsia"/>
        </w:rPr>
        <w:t>。</w:t>
      </w:r>
    </w:p>
    <w:p w14:paraId="1AA1A483" w14:textId="4207F593" w:rsidR="00CE43CE" w:rsidRDefault="00CE43CE" w:rsidP="00A820DA">
      <w:pPr>
        <w:pStyle w:val="a8"/>
        <w:ind w:left="120" w:firstLine="240"/>
      </w:pPr>
      <w:r>
        <w:rPr>
          <w:rFonts w:hint="eastAsia"/>
        </w:rPr>
        <w:t>［初期コスト］</w:t>
      </w:r>
    </w:p>
    <w:p w14:paraId="3E5D65BC" w14:textId="212DE627" w:rsidR="00CE43CE" w:rsidRDefault="00CE43CE" w:rsidP="00CE43CE">
      <w:pPr>
        <w:pStyle w:val="aa"/>
        <w:ind w:leftChars="250" w:left="840" w:hangingChars="100" w:hanging="240"/>
      </w:pPr>
      <w:r>
        <w:rPr>
          <w:rFonts w:hint="eastAsia"/>
        </w:rPr>
        <w:t>・</w:t>
      </w:r>
      <w:r w:rsidR="0029029F">
        <w:rPr>
          <w:rFonts w:hint="eastAsia"/>
        </w:rPr>
        <w:t>データモデルの</w:t>
      </w:r>
      <w:r>
        <w:rPr>
          <w:rFonts w:hint="eastAsia"/>
        </w:rPr>
        <w:t>初期のデータ移行で</w:t>
      </w:r>
      <w:r w:rsidR="0029029F">
        <w:rPr>
          <w:rFonts w:hint="eastAsia"/>
        </w:rPr>
        <w:t>は、既存データとの変換などで</w:t>
      </w:r>
      <w:r>
        <w:rPr>
          <w:rFonts w:hint="eastAsia"/>
        </w:rPr>
        <w:t>コストがかかることがあ</w:t>
      </w:r>
      <w:r w:rsidR="0029029F">
        <w:rPr>
          <w:rFonts w:hint="eastAsia"/>
        </w:rPr>
        <w:t>ります。これは</w:t>
      </w:r>
      <w:r>
        <w:rPr>
          <w:rFonts w:hint="eastAsia"/>
        </w:rPr>
        <w:t>一過性のコストであり、中長期の投資と考えて取り組む必要</w:t>
      </w:r>
      <w:r w:rsidR="00D379D3">
        <w:rPr>
          <w:rFonts w:hint="eastAsia"/>
        </w:rPr>
        <w:t>があります</w:t>
      </w:r>
      <w:r>
        <w:rPr>
          <w:rFonts w:hint="eastAsia"/>
        </w:rPr>
        <w:t>。</w:t>
      </w:r>
    </w:p>
    <w:p w14:paraId="44099B79" w14:textId="050D431D" w:rsidR="00CE43CE" w:rsidRDefault="00CE43CE" w:rsidP="00A820DA">
      <w:pPr>
        <w:pStyle w:val="a8"/>
        <w:ind w:left="120" w:firstLine="240"/>
      </w:pPr>
      <w:r>
        <w:rPr>
          <w:rFonts w:hint="eastAsia"/>
        </w:rPr>
        <w:t>［表記揺れへの対応］</w:t>
      </w:r>
    </w:p>
    <w:p w14:paraId="68D45A8B" w14:textId="5AF28209" w:rsidR="00CE43CE" w:rsidRDefault="00CE43CE" w:rsidP="00B32156">
      <w:pPr>
        <w:pStyle w:val="aa"/>
        <w:ind w:leftChars="250" w:left="840" w:hangingChars="100" w:hanging="240"/>
      </w:pPr>
      <w:r>
        <w:rPr>
          <w:rFonts w:hint="eastAsia"/>
        </w:rPr>
        <w:t>・組織によって用語定義が違うため、データモデルを作る時に</w:t>
      </w:r>
      <w:r w:rsidR="0073114B">
        <w:rPr>
          <w:rFonts w:hint="eastAsia"/>
        </w:rPr>
        <w:t>、例えば</w:t>
      </w:r>
      <w:r w:rsidR="00B32156">
        <w:rPr>
          <w:rFonts w:hint="eastAsia"/>
        </w:rPr>
        <w:t>「住所」「所在」「所在地」のように同じ項目を異なる名前で表す</w:t>
      </w:r>
      <w:r>
        <w:rPr>
          <w:rFonts w:hint="eastAsia"/>
        </w:rPr>
        <w:t>表記ゆれが発生</w:t>
      </w:r>
      <w:r w:rsidR="0029029F">
        <w:rPr>
          <w:rFonts w:hint="eastAsia"/>
        </w:rPr>
        <w:t>すること</w:t>
      </w:r>
      <w:r w:rsidR="000A7F02">
        <w:rPr>
          <w:rFonts w:hint="eastAsia"/>
        </w:rPr>
        <w:t>が</w:t>
      </w:r>
      <w:r w:rsidR="0029029F">
        <w:rPr>
          <w:rFonts w:hint="eastAsia"/>
        </w:rPr>
        <w:t>よくあります</w:t>
      </w:r>
      <w:r>
        <w:rPr>
          <w:rFonts w:hint="eastAsia"/>
        </w:rPr>
        <w:t>。本データモデルでは</w:t>
      </w:r>
      <w:r w:rsidR="003F0E0E">
        <w:rPr>
          <w:rFonts w:hint="eastAsia"/>
        </w:rPr>
        <w:t>複数の表記のうち</w:t>
      </w:r>
      <w:r>
        <w:rPr>
          <w:rFonts w:hint="eastAsia"/>
        </w:rPr>
        <w:t>、代表的な表現を使</w:t>
      </w:r>
      <w:r w:rsidR="004C0F43">
        <w:rPr>
          <w:rFonts w:hint="eastAsia"/>
        </w:rPr>
        <w:t>って</w:t>
      </w:r>
      <w:r>
        <w:rPr>
          <w:rFonts w:hint="eastAsia"/>
        </w:rPr>
        <w:t>作成</w:t>
      </w:r>
      <w:r w:rsidR="0029029F">
        <w:rPr>
          <w:rFonts w:hint="eastAsia"/>
        </w:rPr>
        <w:t>しています。</w:t>
      </w:r>
      <w:r w:rsidR="000570D1">
        <w:rPr>
          <w:rFonts w:hint="eastAsia"/>
        </w:rPr>
        <w:t>表記揺れについては</w:t>
      </w:r>
      <w:r w:rsidR="0029029F">
        <w:rPr>
          <w:rFonts w:hint="eastAsia"/>
        </w:rPr>
        <w:lastRenderedPageBreak/>
        <w:t>今後、データディクショナリの整備を通じて解決していきます。</w:t>
      </w:r>
    </w:p>
    <w:p w14:paraId="5E12C95E" w14:textId="56D2759C" w:rsidR="00B32156" w:rsidRDefault="00B32156" w:rsidP="00B32156">
      <w:pPr>
        <w:pStyle w:val="a8"/>
        <w:ind w:left="120" w:firstLine="240"/>
      </w:pPr>
      <w:r>
        <w:rPr>
          <w:rFonts w:hint="eastAsia"/>
        </w:rPr>
        <w:t>［データ項目間の関係］</w:t>
      </w:r>
    </w:p>
    <w:p w14:paraId="6ADCB3F2" w14:textId="147865D1" w:rsidR="00B32156" w:rsidRDefault="00B32156" w:rsidP="00B32156">
      <w:pPr>
        <w:pStyle w:val="aa"/>
        <w:ind w:leftChars="250" w:left="840" w:hangingChars="100" w:hanging="240"/>
      </w:pPr>
      <w:r>
        <w:rPr>
          <w:rFonts w:hint="eastAsia"/>
        </w:rPr>
        <w:t>・データ項目によって</w:t>
      </w:r>
      <w:r w:rsidR="003D26D8">
        <w:rPr>
          <w:rFonts w:hint="eastAsia"/>
        </w:rPr>
        <w:t>は</w:t>
      </w:r>
      <w:r>
        <w:rPr>
          <w:rFonts w:hint="eastAsia"/>
        </w:rPr>
        <w:t>「地域」（関東等）のように法律や制度による対象範囲の違い、「住民数」等におけるデータの基準日の違い等、同じデータ項目なのに対象範囲が異なる場合があります。「所在地」というデータ項目</w:t>
      </w:r>
      <w:r w:rsidR="00BB1772">
        <w:rPr>
          <w:rFonts w:hint="eastAsia"/>
        </w:rPr>
        <w:t>の対象範囲</w:t>
      </w:r>
      <w:r>
        <w:rPr>
          <w:rFonts w:hint="eastAsia"/>
        </w:rPr>
        <w:t>緯度経度も含むこともあります。</w:t>
      </w:r>
      <w:r w:rsidR="00A9557D">
        <w:rPr>
          <w:rFonts w:hint="eastAsia"/>
        </w:rPr>
        <w:t>対象範囲の違いには</w:t>
      </w:r>
      <w:r>
        <w:rPr>
          <w:rFonts w:hint="eastAsia"/>
        </w:rPr>
        <w:t>「完全一致」「包含する」「包含される」「一部一致」等のパターンがあります。</w:t>
      </w:r>
    </w:p>
    <w:p w14:paraId="750D48EB" w14:textId="69E6B487" w:rsidR="00B32156" w:rsidRPr="00CE43CE" w:rsidRDefault="00B32156" w:rsidP="00B32156">
      <w:pPr>
        <w:pStyle w:val="aa"/>
        <w:ind w:leftChars="350" w:left="840" w:firstLineChars="0" w:firstLine="0"/>
      </w:pPr>
      <w:r>
        <w:rPr>
          <w:rFonts w:hint="eastAsia"/>
        </w:rPr>
        <w:t>本データモデルは、既存データモデルとの関係性を示すことがありますが</w:t>
      </w:r>
      <w:r w:rsidR="00CC68EC">
        <w:rPr>
          <w:rFonts w:hint="eastAsia"/>
        </w:rPr>
        <w:t>、既存データモデルと</w:t>
      </w:r>
      <w:r>
        <w:rPr>
          <w:rFonts w:hint="eastAsia"/>
        </w:rPr>
        <w:t>完全一致していない場合があり</w:t>
      </w:r>
      <w:r w:rsidR="00CC68EC">
        <w:rPr>
          <w:rFonts w:hint="eastAsia"/>
        </w:rPr>
        <w:t>ます。</w:t>
      </w:r>
      <w:r w:rsidR="00C41D1F">
        <w:rPr>
          <w:rFonts w:hint="eastAsia"/>
        </w:rPr>
        <w:t>完全一致ではなく、</w:t>
      </w:r>
      <w:r>
        <w:rPr>
          <w:rFonts w:hint="eastAsia"/>
        </w:rPr>
        <w:t>関連の強い</w:t>
      </w:r>
      <w:r w:rsidR="00696C0F">
        <w:rPr>
          <w:rFonts w:hint="eastAsia"/>
        </w:rPr>
        <w:t>既存の</w:t>
      </w:r>
      <w:r>
        <w:rPr>
          <w:rFonts w:hint="eastAsia"/>
        </w:rPr>
        <w:t>データ項目を示している場合がありますので、実装時には注意が必要です。</w:t>
      </w:r>
    </w:p>
    <w:p w14:paraId="60954A88" w14:textId="1D876565" w:rsidR="008967CD" w:rsidRDefault="0041357C" w:rsidP="00502C7C">
      <w:pPr>
        <w:pStyle w:val="22"/>
      </w:pPr>
      <w:r>
        <w:rPr>
          <w:rFonts w:hint="eastAsia"/>
        </w:rPr>
        <w:t xml:space="preserve">　</w:t>
      </w:r>
      <w:bookmarkStart w:id="14" w:name="_Toc103599922"/>
      <w:r w:rsidR="00D72B2B">
        <w:rPr>
          <w:rFonts w:hint="eastAsia"/>
        </w:rPr>
        <w:t>原則</w:t>
      </w:r>
      <w:bookmarkEnd w:id="14"/>
    </w:p>
    <w:p w14:paraId="75EA3B34" w14:textId="7222D071" w:rsidR="006947FD" w:rsidRDefault="00D72B2B" w:rsidP="003C672B">
      <w:pPr>
        <w:pStyle w:val="a7"/>
      </w:pPr>
      <w:r>
        <w:rPr>
          <w:rFonts w:hint="eastAsia"/>
        </w:rPr>
        <w:t>データモデルは以下の原則に基づいて</w:t>
      </w:r>
      <w:r w:rsidR="00BF7352">
        <w:rPr>
          <w:rFonts w:hint="eastAsia"/>
        </w:rPr>
        <w:t>整理します</w:t>
      </w:r>
      <w:r>
        <w:rPr>
          <w:rFonts w:hint="eastAsia"/>
        </w:rPr>
        <w:t>。</w:t>
      </w:r>
    </w:p>
    <w:p w14:paraId="736584AD" w14:textId="3B5568C9" w:rsidR="00387A1D" w:rsidRPr="00810F5A" w:rsidRDefault="00387A1D" w:rsidP="001F162B">
      <w:pPr>
        <w:pStyle w:val="32"/>
        <w:numPr>
          <w:ilvl w:val="0"/>
          <w:numId w:val="42"/>
        </w:numPr>
      </w:pPr>
      <w:bookmarkStart w:id="15" w:name="_Toc103599923"/>
      <w:r w:rsidRPr="00810F5A">
        <w:rPr>
          <w:rFonts w:hint="eastAsia"/>
        </w:rPr>
        <w:t>参照</w:t>
      </w:r>
      <w:r w:rsidR="00FA17E0">
        <w:rPr>
          <w:rFonts w:hint="eastAsia"/>
        </w:rPr>
        <w:t>データ</w:t>
      </w:r>
      <w:r w:rsidRPr="00810F5A">
        <w:rPr>
          <w:rFonts w:hint="eastAsia"/>
        </w:rPr>
        <w:t>モデルとしての整備</w:t>
      </w:r>
      <w:bookmarkEnd w:id="15"/>
    </w:p>
    <w:p w14:paraId="186D4D68" w14:textId="28A5FC8E" w:rsidR="00CE43CE" w:rsidRPr="005D2D4D" w:rsidRDefault="00CE43CE" w:rsidP="005D2D4D">
      <w:pPr>
        <w:pStyle w:val="a8"/>
        <w:ind w:left="120" w:firstLine="240"/>
      </w:pPr>
      <w:r w:rsidRPr="00CE43CE">
        <w:rPr>
          <w:rFonts w:hint="eastAsia"/>
        </w:rPr>
        <w:t>ここで示すデータモデルは、参照</w:t>
      </w:r>
      <w:r w:rsidR="00FA17E0">
        <w:rPr>
          <w:rFonts w:hint="eastAsia"/>
        </w:rPr>
        <w:t>データ</w:t>
      </w:r>
      <w:r w:rsidRPr="00CE43CE">
        <w:rPr>
          <w:rFonts w:hint="eastAsia"/>
        </w:rPr>
        <w:t>モデル</w:t>
      </w:r>
      <w:r w:rsidR="00BF7352">
        <w:rPr>
          <w:rFonts w:hint="eastAsia"/>
        </w:rPr>
        <w:t>です</w:t>
      </w:r>
      <w:r w:rsidRPr="00CE43CE">
        <w:rPr>
          <w:rFonts w:hint="eastAsia"/>
        </w:rPr>
        <w:t>。従って、データモデルをそのまま実装</w:t>
      </w:r>
      <w:r w:rsidR="0029029F">
        <w:rPr>
          <w:rFonts w:hint="eastAsia"/>
        </w:rPr>
        <w:t>することもできますし</w:t>
      </w:r>
      <w:r w:rsidRPr="00CE43CE">
        <w:rPr>
          <w:rFonts w:hint="eastAsia"/>
        </w:rPr>
        <w:t>、</w:t>
      </w:r>
      <w:r w:rsidR="0029029F" w:rsidRPr="00CE43CE">
        <w:rPr>
          <w:rFonts w:hint="eastAsia"/>
        </w:rPr>
        <w:t>必要なデータ項目のみ選択してサブセットとして使ったり</w:t>
      </w:r>
      <w:r w:rsidR="0029029F">
        <w:rPr>
          <w:rFonts w:hint="eastAsia"/>
        </w:rPr>
        <w:t>、</w:t>
      </w:r>
      <w:r w:rsidRPr="00CE43CE">
        <w:rPr>
          <w:rFonts w:hint="eastAsia"/>
        </w:rPr>
        <w:t>データ項目</w:t>
      </w:r>
      <w:r w:rsidR="0029029F">
        <w:rPr>
          <w:rFonts w:hint="eastAsia"/>
        </w:rPr>
        <w:t>の</w:t>
      </w:r>
      <w:r w:rsidRPr="00CE43CE">
        <w:rPr>
          <w:rFonts w:hint="eastAsia"/>
        </w:rPr>
        <w:t>追加</w:t>
      </w:r>
      <w:r w:rsidR="0029029F">
        <w:rPr>
          <w:rFonts w:hint="eastAsia"/>
        </w:rPr>
        <w:t>により</w:t>
      </w:r>
      <w:r w:rsidRPr="00CE43CE">
        <w:rPr>
          <w:rFonts w:hint="eastAsia"/>
        </w:rPr>
        <w:t>データモデルの拡張をし</w:t>
      </w:r>
      <w:r w:rsidR="008917C9">
        <w:rPr>
          <w:rFonts w:hint="eastAsia"/>
        </w:rPr>
        <w:t>て使う</w:t>
      </w:r>
      <w:r w:rsidRPr="00CE43CE">
        <w:rPr>
          <w:rFonts w:hint="eastAsia"/>
        </w:rPr>
        <w:t>ことが可能</w:t>
      </w:r>
      <w:r w:rsidR="00BF7352">
        <w:rPr>
          <w:rFonts w:hint="eastAsia"/>
        </w:rPr>
        <w:t>です</w:t>
      </w:r>
      <w:r w:rsidRPr="00CE43CE">
        <w:rPr>
          <w:rFonts w:hint="eastAsia"/>
        </w:rPr>
        <w:t>。これにより</w:t>
      </w:r>
      <w:r w:rsidR="0029029F">
        <w:rPr>
          <w:rFonts w:hint="eastAsia"/>
        </w:rPr>
        <w:t>、</w:t>
      </w:r>
      <w:r w:rsidRPr="00CE43CE">
        <w:rPr>
          <w:rFonts w:hint="eastAsia"/>
        </w:rPr>
        <w:t>相互運用性を確保しつつ、独自性を実現できる等、柔軟に導入することが</w:t>
      </w:r>
      <w:r w:rsidR="00D379D3">
        <w:rPr>
          <w:rFonts w:hint="eastAsia"/>
        </w:rPr>
        <w:t>可能です</w:t>
      </w:r>
      <w:r w:rsidRPr="00CE43CE">
        <w:rPr>
          <w:rFonts w:hint="eastAsia"/>
        </w:rPr>
        <w:t>。また、前述したように高速処理をするために、</w:t>
      </w:r>
      <w:r w:rsidR="0029029F">
        <w:rPr>
          <w:rFonts w:hint="eastAsia"/>
        </w:rPr>
        <w:t>実装は</w:t>
      </w:r>
      <w:r w:rsidRPr="00CE43CE">
        <w:rPr>
          <w:rFonts w:hint="eastAsia"/>
        </w:rPr>
        <w:t>シンプルなデータモデルで</w:t>
      </w:r>
      <w:r w:rsidR="0029029F">
        <w:rPr>
          <w:rFonts w:hint="eastAsia"/>
        </w:rPr>
        <w:t>行い</w:t>
      </w:r>
      <w:r w:rsidRPr="00CE43CE">
        <w:rPr>
          <w:rFonts w:hint="eastAsia"/>
        </w:rPr>
        <w:t>、外部とデータ交換するときに参照モデルに</w:t>
      </w:r>
      <w:r w:rsidR="0029029F">
        <w:rPr>
          <w:rFonts w:hint="eastAsia"/>
        </w:rPr>
        <w:t>データを変換して</w:t>
      </w:r>
      <w:r w:rsidRPr="00CE43CE">
        <w:rPr>
          <w:rFonts w:hint="eastAsia"/>
        </w:rPr>
        <w:t>実装</w:t>
      </w:r>
      <w:r w:rsidR="0029029F">
        <w:rPr>
          <w:rFonts w:hint="eastAsia"/>
        </w:rPr>
        <w:t>すること</w:t>
      </w:r>
      <w:r w:rsidR="00226458">
        <w:rPr>
          <w:rFonts w:hint="eastAsia"/>
        </w:rPr>
        <w:t>が</w:t>
      </w:r>
      <w:r w:rsidR="0029029F">
        <w:rPr>
          <w:rFonts w:hint="eastAsia"/>
        </w:rPr>
        <w:t>可能です</w:t>
      </w:r>
      <w:r w:rsidRPr="00CE43CE">
        <w:rPr>
          <w:rFonts w:hint="eastAsia"/>
        </w:rPr>
        <w:t>。</w:t>
      </w:r>
    </w:p>
    <w:p w14:paraId="55ED14C7" w14:textId="6FF49283" w:rsidR="00004A86" w:rsidRPr="00004A86" w:rsidRDefault="00004A86" w:rsidP="00E878F4">
      <w:pPr>
        <w:pStyle w:val="32"/>
      </w:pPr>
      <w:bookmarkStart w:id="16" w:name="_Toc103599924"/>
      <w:r>
        <w:rPr>
          <w:rFonts w:hint="eastAsia"/>
        </w:rPr>
        <w:t>既存</w:t>
      </w:r>
      <w:r w:rsidR="006947FD">
        <w:rPr>
          <w:rFonts w:hint="eastAsia"/>
        </w:rPr>
        <w:t>データモデルの活用</w:t>
      </w:r>
      <w:bookmarkEnd w:id="16"/>
    </w:p>
    <w:p w14:paraId="0BFFFDCB" w14:textId="02D6941A" w:rsidR="0029029F" w:rsidRDefault="00CE43CE" w:rsidP="00CE43CE">
      <w:pPr>
        <w:pStyle w:val="a8"/>
        <w:ind w:left="120" w:firstLine="240"/>
      </w:pPr>
      <w:r>
        <w:rPr>
          <w:rFonts w:hint="eastAsia"/>
        </w:rPr>
        <w:t>スマートシティ</w:t>
      </w:r>
      <w:r w:rsidR="007F04DE">
        <w:rPr>
          <w:rFonts w:hint="eastAsia"/>
        </w:rPr>
        <w:t>に限らず</w:t>
      </w:r>
      <w:r>
        <w:rPr>
          <w:rFonts w:hint="eastAsia"/>
        </w:rPr>
        <w:t>、既存のデータモデルが存在する場合には、可能な限りそのデータモデルを使用</w:t>
      </w:r>
      <w:r w:rsidR="0029029F">
        <w:rPr>
          <w:rFonts w:hint="eastAsia"/>
        </w:rPr>
        <w:t>します</w:t>
      </w:r>
      <w:r>
        <w:rPr>
          <w:rFonts w:hint="eastAsia"/>
        </w:rPr>
        <w:t>。既存のデータモデルを使うことにより、先人の知見を活用するとともに既存サービスとの相互運用性を確保</w:t>
      </w:r>
      <w:r w:rsidR="0029029F">
        <w:rPr>
          <w:rFonts w:hint="eastAsia"/>
        </w:rPr>
        <w:t>します</w:t>
      </w:r>
      <w:r>
        <w:rPr>
          <w:rFonts w:hint="eastAsia"/>
        </w:rPr>
        <w:t>。</w:t>
      </w:r>
    </w:p>
    <w:p w14:paraId="0B39898F" w14:textId="7CFC6BFA" w:rsidR="00CE43CE" w:rsidRDefault="00CE43CE" w:rsidP="00CE43CE">
      <w:pPr>
        <w:pStyle w:val="a8"/>
        <w:ind w:left="120" w:firstLine="240"/>
      </w:pPr>
      <w:r>
        <w:rPr>
          <w:rFonts w:hint="eastAsia"/>
        </w:rPr>
        <w:t>ただし、既存モデルの設計思想が古い</w:t>
      </w:r>
      <w:r w:rsidR="0029029F">
        <w:rPr>
          <w:rFonts w:hint="eastAsia"/>
        </w:rPr>
        <w:t>等</w:t>
      </w:r>
      <w:r>
        <w:rPr>
          <w:rFonts w:hint="eastAsia"/>
        </w:rPr>
        <w:t>、再利用することでデータ流通が円滑に進まない場合には、既存のデータモデルと相互運用性をできる形でデータモデルを新たに設計する場合</w:t>
      </w:r>
      <w:r w:rsidR="00226458">
        <w:rPr>
          <w:rFonts w:hint="eastAsia"/>
        </w:rPr>
        <w:t>が</w:t>
      </w:r>
      <w:r>
        <w:rPr>
          <w:rFonts w:hint="eastAsia"/>
        </w:rPr>
        <w:t>あ</w:t>
      </w:r>
      <w:r w:rsidR="0029029F">
        <w:rPr>
          <w:rFonts w:hint="eastAsia"/>
        </w:rPr>
        <w:t>ります</w:t>
      </w:r>
      <w:r>
        <w:rPr>
          <w:rFonts w:hint="eastAsia"/>
        </w:rPr>
        <w:t>。</w:t>
      </w:r>
    </w:p>
    <w:p w14:paraId="16607036" w14:textId="77777777" w:rsidR="00E63C3E" w:rsidRDefault="00E63C3E" w:rsidP="00E63C3E">
      <w:pPr>
        <w:pStyle w:val="32"/>
      </w:pPr>
      <w:bookmarkStart w:id="17" w:name="_Toc103599925"/>
      <w:r>
        <w:rPr>
          <w:rFonts w:hint="eastAsia"/>
        </w:rPr>
        <w:t>グローバル標準との整合性</w:t>
      </w:r>
      <w:bookmarkEnd w:id="17"/>
    </w:p>
    <w:p w14:paraId="0CBD75DA" w14:textId="77777777" w:rsidR="00E63C3E" w:rsidRDefault="00E63C3E" w:rsidP="00E63C3E">
      <w:pPr>
        <w:pStyle w:val="a8"/>
        <w:ind w:left="120" w:firstLine="240"/>
      </w:pPr>
      <w:r w:rsidRPr="00CE43CE">
        <w:rPr>
          <w:rFonts w:hint="eastAsia"/>
        </w:rPr>
        <w:t>データモデルは、可能な限りグローバルな体系を意識して整備</w:t>
      </w:r>
      <w:r>
        <w:rPr>
          <w:rFonts w:hint="eastAsia"/>
        </w:rPr>
        <w:t>します</w:t>
      </w:r>
      <w:r w:rsidRPr="00CE43CE">
        <w:rPr>
          <w:rFonts w:hint="eastAsia"/>
        </w:rPr>
        <w:t>。グ</w:t>
      </w:r>
      <w:r w:rsidRPr="00CE43CE">
        <w:rPr>
          <w:rFonts w:hint="eastAsia"/>
        </w:rPr>
        <w:lastRenderedPageBreak/>
        <w:t>ローバルな体系に合わせることにより、スマートシティ</w:t>
      </w:r>
      <w:r>
        <w:rPr>
          <w:rFonts w:hint="eastAsia"/>
        </w:rPr>
        <w:t>サービス</w:t>
      </w:r>
      <w:r w:rsidRPr="00CE43CE">
        <w:rPr>
          <w:rFonts w:hint="eastAsia"/>
        </w:rPr>
        <w:t>の国際展開を容易にするとともに、世界中の先端のサービスを導入可能にすることが期待</w:t>
      </w:r>
      <w:r>
        <w:rPr>
          <w:rFonts w:hint="eastAsia"/>
        </w:rPr>
        <w:t>できます</w:t>
      </w:r>
      <w:r w:rsidRPr="00CE43CE">
        <w:rPr>
          <w:rFonts w:hint="eastAsia"/>
        </w:rPr>
        <w:t>。</w:t>
      </w:r>
    </w:p>
    <w:p w14:paraId="5B5EE271" w14:textId="776C2DBB" w:rsidR="00E63C3E" w:rsidRPr="00C12B4B" w:rsidRDefault="00E63C3E" w:rsidP="00E63C3E">
      <w:pPr>
        <w:pStyle w:val="a8"/>
        <w:ind w:left="120" w:firstLine="240"/>
      </w:pPr>
      <w:r w:rsidRPr="00CE43CE">
        <w:rPr>
          <w:rFonts w:hint="eastAsia"/>
        </w:rPr>
        <w:t>本書のデータモデルは、日本におけるこれまでのデータモデルの取組み経緯をふまえつつ、スマート化に関する広範囲のテーマを</w:t>
      </w:r>
      <w:r>
        <w:rPr>
          <w:rFonts w:hint="eastAsia"/>
        </w:rPr>
        <w:t>対象とする</w:t>
      </w:r>
      <w:r w:rsidRPr="00CE43CE">
        <w:rPr>
          <w:rFonts w:hint="eastAsia"/>
        </w:rPr>
        <w:t>データモデルであるSmart Data Model、都市のデータの標準であるCityGML</w:t>
      </w:r>
      <w:r>
        <w:rPr>
          <w:rFonts w:hint="eastAsia"/>
        </w:rPr>
        <w:t>、</w:t>
      </w:r>
      <w:r w:rsidRPr="00CE43CE">
        <w:rPr>
          <w:rFonts w:hint="eastAsia"/>
        </w:rPr>
        <w:t>web</w:t>
      </w:r>
      <w:r>
        <w:rPr>
          <w:rFonts w:hint="eastAsia"/>
        </w:rPr>
        <w:t>の</w:t>
      </w:r>
      <w:r w:rsidRPr="00CE43CE">
        <w:rPr>
          <w:rFonts w:hint="eastAsia"/>
        </w:rPr>
        <w:t>標準であるschema.org 等のグローバル標準</w:t>
      </w:r>
      <w:r>
        <w:rPr>
          <w:rFonts w:hint="eastAsia"/>
        </w:rPr>
        <w:t>を</w:t>
      </w:r>
      <w:r w:rsidRPr="00CE43CE">
        <w:rPr>
          <w:rFonts w:hint="eastAsia"/>
        </w:rPr>
        <w:t>参照</w:t>
      </w:r>
      <w:r>
        <w:rPr>
          <w:rFonts w:hint="eastAsia"/>
        </w:rPr>
        <w:t>して</w:t>
      </w:r>
      <w:r w:rsidR="00F8541D">
        <w:rPr>
          <w:rFonts w:hint="eastAsia"/>
        </w:rPr>
        <w:t>作成して</w:t>
      </w:r>
      <w:r>
        <w:rPr>
          <w:rFonts w:hint="eastAsia"/>
        </w:rPr>
        <w:t>います</w:t>
      </w:r>
      <w:r w:rsidRPr="00CE43CE">
        <w:rPr>
          <w:rFonts w:hint="eastAsia"/>
        </w:rPr>
        <w:t>。</w:t>
      </w:r>
    </w:p>
    <w:p w14:paraId="2FD99DCE" w14:textId="44475654" w:rsidR="006947FD" w:rsidRDefault="003B3A35" w:rsidP="00E878F4">
      <w:pPr>
        <w:pStyle w:val="32"/>
      </w:pPr>
      <w:bookmarkStart w:id="18" w:name="_Toc103599926"/>
      <w:r>
        <w:rPr>
          <w:rFonts w:hint="eastAsia"/>
        </w:rPr>
        <w:t>スモールスタートと成果の可視化</w:t>
      </w:r>
      <w:bookmarkEnd w:id="18"/>
    </w:p>
    <w:p w14:paraId="36D233AD" w14:textId="59FC14D7" w:rsidR="00CE43CE" w:rsidRDefault="00CE43CE" w:rsidP="00C12B4B">
      <w:pPr>
        <w:pStyle w:val="a8"/>
        <w:ind w:left="120" w:firstLine="240"/>
      </w:pPr>
      <w:r w:rsidRPr="00CE43CE">
        <w:rPr>
          <w:rFonts w:hint="eastAsia"/>
        </w:rPr>
        <w:t>データの整備は</w:t>
      </w:r>
      <w:r w:rsidR="0029029F">
        <w:rPr>
          <w:rFonts w:hint="eastAsia"/>
        </w:rPr>
        <w:t>既存のデータ</w:t>
      </w:r>
      <w:r w:rsidR="00E12E40">
        <w:rPr>
          <w:rFonts w:hint="eastAsia"/>
        </w:rPr>
        <w:t>や</w:t>
      </w:r>
      <w:r w:rsidR="0029029F">
        <w:rPr>
          <w:rFonts w:hint="eastAsia"/>
        </w:rPr>
        <w:t>システムがあ</w:t>
      </w:r>
      <w:r w:rsidR="00564539">
        <w:rPr>
          <w:rFonts w:hint="eastAsia"/>
        </w:rPr>
        <w:t>る場合、</w:t>
      </w:r>
      <w:r w:rsidRPr="00CE43CE">
        <w:rPr>
          <w:rFonts w:hint="eastAsia"/>
        </w:rPr>
        <w:t>一気に</w:t>
      </w:r>
      <w:r w:rsidR="00564539">
        <w:rPr>
          <w:rFonts w:hint="eastAsia"/>
        </w:rPr>
        <w:t>実現</w:t>
      </w:r>
      <w:r w:rsidRPr="00CE43CE">
        <w:rPr>
          <w:rFonts w:hint="eastAsia"/>
        </w:rPr>
        <w:t>できない場合</w:t>
      </w:r>
      <w:r w:rsidR="0029029F">
        <w:rPr>
          <w:rFonts w:hint="eastAsia"/>
        </w:rPr>
        <w:t>が</w:t>
      </w:r>
      <w:r w:rsidR="00F9155E">
        <w:rPr>
          <w:rFonts w:hint="eastAsia"/>
        </w:rPr>
        <w:t>あります</w:t>
      </w:r>
      <w:r w:rsidRPr="00CE43CE">
        <w:rPr>
          <w:rFonts w:hint="eastAsia"/>
        </w:rPr>
        <w:t>。時間や地域、サービスを絞ってスモールスタート</w:t>
      </w:r>
      <w:r w:rsidR="0029029F">
        <w:rPr>
          <w:rFonts w:hint="eastAsia"/>
        </w:rPr>
        <w:t>すること</w:t>
      </w:r>
      <w:r w:rsidRPr="00CE43CE">
        <w:rPr>
          <w:rFonts w:hint="eastAsia"/>
        </w:rPr>
        <w:t>により</w:t>
      </w:r>
      <w:r w:rsidR="0029029F">
        <w:rPr>
          <w:rFonts w:hint="eastAsia"/>
        </w:rPr>
        <w:t>、</w:t>
      </w:r>
      <w:r w:rsidRPr="00CE43CE">
        <w:rPr>
          <w:rFonts w:hint="eastAsia"/>
        </w:rPr>
        <w:t>成果を利用者に理解してもらい、応援者を集めながら推進していくことが重要</w:t>
      </w:r>
      <w:r w:rsidR="00BF7352">
        <w:rPr>
          <w:rFonts w:hint="eastAsia"/>
        </w:rPr>
        <w:t>です</w:t>
      </w:r>
      <w:r w:rsidRPr="00CE43CE">
        <w:rPr>
          <w:rFonts w:hint="eastAsia"/>
        </w:rPr>
        <w:t>。</w:t>
      </w:r>
      <w:r w:rsidR="0029029F">
        <w:rPr>
          <w:rFonts w:hint="eastAsia"/>
        </w:rPr>
        <w:t>ただし、スモールスタートが</w:t>
      </w:r>
      <w:r w:rsidRPr="00CE43CE">
        <w:rPr>
          <w:rFonts w:hint="eastAsia"/>
        </w:rPr>
        <w:t>一過性の実証に終わって</w:t>
      </w:r>
      <w:r w:rsidR="0029029F">
        <w:rPr>
          <w:rFonts w:hint="eastAsia"/>
        </w:rPr>
        <w:t>は</w:t>
      </w:r>
      <w:r w:rsidRPr="00CE43CE">
        <w:rPr>
          <w:rFonts w:hint="eastAsia"/>
        </w:rPr>
        <w:t>いけ</w:t>
      </w:r>
      <w:r w:rsidR="0029029F">
        <w:rPr>
          <w:rFonts w:hint="eastAsia"/>
        </w:rPr>
        <w:t>ません</w:t>
      </w:r>
      <w:r w:rsidRPr="00CE43CE">
        <w:rPr>
          <w:rFonts w:hint="eastAsia"/>
        </w:rPr>
        <w:t>。全体ロードマップと成果を可視化しながら推進を図っていくことが重要</w:t>
      </w:r>
      <w:r w:rsidR="00BF7352">
        <w:rPr>
          <w:rFonts w:hint="eastAsia"/>
        </w:rPr>
        <w:t>です</w:t>
      </w:r>
      <w:r w:rsidRPr="00CE43CE">
        <w:rPr>
          <w:rFonts w:hint="eastAsia"/>
        </w:rPr>
        <w:t>。</w:t>
      </w:r>
    </w:p>
    <w:p w14:paraId="16DB70CD" w14:textId="69F4EEDE" w:rsidR="00EF0E01" w:rsidRDefault="006F2402" w:rsidP="00E878F4">
      <w:pPr>
        <w:pStyle w:val="32"/>
      </w:pPr>
      <w:bookmarkStart w:id="19" w:name="_Toc103599927"/>
      <w:r>
        <w:rPr>
          <w:rFonts w:hint="eastAsia"/>
        </w:rPr>
        <w:t>イノベーションのための成長の仕組み</w:t>
      </w:r>
      <w:bookmarkEnd w:id="19"/>
    </w:p>
    <w:p w14:paraId="7FC1ECE9" w14:textId="05E279F6" w:rsidR="00CE43CE" w:rsidRDefault="00CE43CE" w:rsidP="00CE43CE">
      <w:pPr>
        <w:pStyle w:val="a8"/>
        <w:ind w:left="120" w:firstLine="240"/>
      </w:pPr>
      <w:r>
        <w:rPr>
          <w:rFonts w:hint="eastAsia"/>
        </w:rPr>
        <w:t>データに関連する技術は年々進歩しており、最新技術を使ったイノベーティブな取り組みに継続的に取り組んでいく必要</w:t>
      </w:r>
      <w:r w:rsidR="00D379D3">
        <w:rPr>
          <w:rFonts w:hint="eastAsia"/>
        </w:rPr>
        <w:t>があります</w:t>
      </w:r>
      <w:r>
        <w:rPr>
          <w:rFonts w:hint="eastAsia"/>
        </w:rPr>
        <w:t>。最新技術へ適応するために参照</w:t>
      </w:r>
      <w:r w:rsidR="00EB1707">
        <w:rPr>
          <w:rFonts w:hint="eastAsia"/>
        </w:rPr>
        <w:t>データ</w:t>
      </w:r>
      <w:r>
        <w:rPr>
          <w:rFonts w:hint="eastAsia"/>
        </w:rPr>
        <w:t>モデル以外のモデルを使う場合もあ</w:t>
      </w:r>
      <w:r w:rsidR="00AC6D52">
        <w:rPr>
          <w:rFonts w:hint="eastAsia"/>
        </w:rPr>
        <w:t>ります。</w:t>
      </w:r>
      <w:r>
        <w:rPr>
          <w:rFonts w:hint="eastAsia"/>
        </w:rPr>
        <w:t>その場合、そのモデルや取組内容を公開し、本参照</w:t>
      </w:r>
      <w:r w:rsidR="00EB1707">
        <w:rPr>
          <w:rFonts w:hint="eastAsia"/>
        </w:rPr>
        <w:t>データ</w:t>
      </w:r>
      <w:r>
        <w:rPr>
          <w:rFonts w:hint="eastAsia"/>
        </w:rPr>
        <w:t>モデルの改善に資する情報のフィードバックがあることが望ましい</w:t>
      </w:r>
      <w:r w:rsidR="00BF7352">
        <w:rPr>
          <w:rFonts w:hint="eastAsia"/>
        </w:rPr>
        <w:t>です</w:t>
      </w:r>
      <w:r>
        <w:rPr>
          <w:rFonts w:hint="eastAsia"/>
        </w:rPr>
        <w:t>。</w:t>
      </w:r>
    </w:p>
    <w:p w14:paraId="7CE544A8" w14:textId="5B16D832" w:rsidR="00CE43CE" w:rsidRDefault="00CE43CE" w:rsidP="00CE43CE">
      <w:pPr>
        <w:pStyle w:val="a8"/>
        <w:ind w:left="120" w:firstLine="240"/>
      </w:pPr>
      <w:r>
        <w:rPr>
          <w:rFonts w:hint="eastAsia"/>
        </w:rPr>
        <w:t>また、数年おきに本モデルの全体検証を行い、データモデルを変更した場合には、データ変換ツールやマニュアル提供の検討も行</w:t>
      </w:r>
      <w:r w:rsidR="00BF7352">
        <w:rPr>
          <w:rFonts w:hint="eastAsia"/>
        </w:rPr>
        <w:t>います</w:t>
      </w:r>
      <w:r>
        <w:rPr>
          <w:rFonts w:hint="eastAsia"/>
        </w:rPr>
        <w:t>。</w:t>
      </w:r>
    </w:p>
    <w:p w14:paraId="79C45BFD" w14:textId="44767F1F" w:rsidR="000D7E53" w:rsidRDefault="000D7E53" w:rsidP="000D7E53">
      <w:pPr>
        <w:pStyle w:val="32"/>
      </w:pPr>
      <w:bookmarkStart w:id="20" w:name="_Toc103599928"/>
      <w:r>
        <w:rPr>
          <w:rFonts w:hint="eastAsia"/>
        </w:rPr>
        <w:t>多様な用途に永く使える仕組み</w:t>
      </w:r>
      <w:bookmarkEnd w:id="20"/>
    </w:p>
    <w:p w14:paraId="6CF17FE9" w14:textId="56418EB9" w:rsidR="003C672B" w:rsidRDefault="003C672B" w:rsidP="003C672B">
      <w:pPr>
        <w:pStyle w:val="a8"/>
        <w:ind w:left="120" w:firstLine="240"/>
      </w:pPr>
      <w:r>
        <w:rPr>
          <w:rFonts w:hint="eastAsia"/>
        </w:rPr>
        <w:t>データの通信方法、処理方法、処理単位などは、時代、地域、用途などによって</w:t>
      </w:r>
      <w:r w:rsidR="00BF7352">
        <w:rPr>
          <w:rFonts w:hint="eastAsia"/>
        </w:rPr>
        <w:t>変わります</w:t>
      </w:r>
      <w:r>
        <w:rPr>
          <w:rFonts w:hint="eastAsia"/>
        </w:rPr>
        <w:t>。多様な条件でデータ項目を抽出したり、異なる種類のデータを結合</w:t>
      </w:r>
      <w:r w:rsidR="00956D8F">
        <w:rPr>
          <w:rFonts w:hint="eastAsia"/>
        </w:rPr>
        <w:t>・</w:t>
      </w:r>
      <w:r>
        <w:rPr>
          <w:rFonts w:hint="eastAsia"/>
        </w:rPr>
        <w:t>集計したり、</w:t>
      </w:r>
      <w:r w:rsidR="00D12C5B">
        <w:rPr>
          <w:rFonts w:hint="eastAsia"/>
        </w:rPr>
        <w:t>それぞれ</w:t>
      </w:r>
      <w:r w:rsidR="00306FA9">
        <w:rPr>
          <w:rFonts w:hint="eastAsia"/>
        </w:rPr>
        <w:t>の</w:t>
      </w:r>
      <w:r>
        <w:rPr>
          <w:rFonts w:hint="eastAsia"/>
        </w:rPr>
        <w:t>データ</w:t>
      </w:r>
      <w:r w:rsidR="00D12C5B">
        <w:rPr>
          <w:rFonts w:hint="eastAsia"/>
        </w:rPr>
        <w:t>間</w:t>
      </w:r>
      <w:r>
        <w:rPr>
          <w:rFonts w:hint="eastAsia"/>
        </w:rPr>
        <w:t>の相関を分析したりすることを想定して、柔軟なデータ構造を検討</w:t>
      </w:r>
      <w:r w:rsidR="00306FA9">
        <w:rPr>
          <w:rFonts w:hint="eastAsia"/>
        </w:rPr>
        <w:t>してい</w:t>
      </w:r>
      <w:r w:rsidR="00D379D3">
        <w:rPr>
          <w:rFonts w:hint="eastAsia"/>
        </w:rPr>
        <w:t>ます</w:t>
      </w:r>
      <w:r>
        <w:rPr>
          <w:rFonts w:hint="eastAsia"/>
        </w:rPr>
        <w:t>。</w:t>
      </w:r>
    </w:p>
    <w:p w14:paraId="3F436E6A" w14:textId="57B45496" w:rsidR="003C672B" w:rsidRDefault="003C672B" w:rsidP="003C672B">
      <w:pPr>
        <w:pStyle w:val="a8"/>
        <w:ind w:left="120" w:firstLine="240"/>
      </w:pPr>
      <w:r>
        <w:rPr>
          <w:rFonts w:hint="eastAsia"/>
        </w:rPr>
        <w:t>また、データを扱う情報システムの更改やデータストレージ技術の進化に合わせて</w:t>
      </w:r>
      <w:r w:rsidR="00306FA9">
        <w:rPr>
          <w:rFonts w:hint="eastAsia"/>
        </w:rPr>
        <w:t>変更が可能で</w:t>
      </w:r>
      <w:r w:rsidR="00D12C5B">
        <w:rPr>
          <w:rFonts w:hint="eastAsia"/>
        </w:rPr>
        <w:t>、</w:t>
      </w:r>
      <w:r>
        <w:rPr>
          <w:rFonts w:hint="eastAsia"/>
        </w:rPr>
        <w:t>拡張性のあるデータモデルを検討</w:t>
      </w:r>
      <w:r w:rsidR="00306FA9">
        <w:rPr>
          <w:rFonts w:hint="eastAsia"/>
        </w:rPr>
        <w:t>しています。</w:t>
      </w:r>
    </w:p>
    <w:p w14:paraId="36B89074" w14:textId="0FD000BC" w:rsidR="003556C3" w:rsidRDefault="001A58BF" w:rsidP="003556C3">
      <w:pPr>
        <w:pStyle w:val="32"/>
      </w:pPr>
      <w:bookmarkStart w:id="21" w:name="_Toc103599929"/>
      <w:r>
        <w:rPr>
          <w:rFonts w:hint="eastAsia"/>
        </w:rPr>
        <w:t>データ定義の</w:t>
      </w:r>
      <w:r w:rsidR="00306FA9">
        <w:rPr>
          <w:rFonts w:hint="eastAsia"/>
        </w:rPr>
        <w:t>順次整備</w:t>
      </w:r>
      <w:bookmarkEnd w:id="21"/>
    </w:p>
    <w:p w14:paraId="1B205F58" w14:textId="2C0D3A22" w:rsidR="00306FA9" w:rsidRDefault="003C672B" w:rsidP="00306FA9">
      <w:pPr>
        <w:pStyle w:val="a8"/>
        <w:ind w:left="120" w:firstLine="240"/>
      </w:pPr>
      <w:r>
        <w:rPr>
          <w:rFonts w:hint="eastAsia"/>
        </w:rPr>
        <w:t>データモデルを構成するデータ項目に、必須等の優先順位をつけてほしいという意見</w:t>
      </w:r>
      <w:r w:rsidR="00D379D3">
        <w:rPr>
          <w:rFonts w:hint="eastAsia"/>
        </w:rPr>
        <w:t>があります</w:t>
      </w:r>
      <w:r>
        <w:rPr>
          <w:rFonts w:hint="eastAsia"/>
        </w:rPr>
        <w:t>。参照元がある既存のデータモデルは優先順位を継承</w:t>
      </w:r>
      <w:r w:rsidR="00306FA9">
        <w:rPr>
          <w:rFonts w:hint="eastAsia"/>
        </w:rPr>
        <w:lastRenderedPageBreak/>
        <w:t>します</w:t>
      </w:r>
      <w:r>
        <w:rPr>
          <w:rFonts w:hint="eastAsia"/>
        </w:rPr>
        <w:t>が、新規のデータモデルでは優先順位がないもの</w:t>
      </w:r>
      <w:r w:rsidR="00CE6025">
        <w:rPr>
          <w:rFonts w:hint="eastAsia"/>
        </w:rPr>
        <w:t>が</w:t>
      </w:r>
      <w:r w:rsidR="00306FA9">
        <w:rPr>
          <w:rFonts w:hint="eastAsia"/>
        </w:rPr>
        <w:t>あります</w:t>
      </w:r>
      <w:r>
        <w:rPr>
          <w:rFonts w:hint="eastAsia"/>
        </w:rPr>
        <w:t>。</w:t>
      </w:r>
    </w:p>
    <w:p w14:paraId="5E775893" w14:textId="127BE58C" w:rsidR="00306FA9" w:rsidRDefault="003C672B" w:rsidP="00306FA9">
      <w:pPr>
        <w:pStyle w:val="a8"/>
        <w:ind w:left="120" w:firstLine="240"/>
      </w:pPr>
      <w:r>
        <w:rPr>
          <w:rFonts w:hint="eastAsia"/>
        </w:rPr>
        <w:t>また、データ長</w:t>
      </w:r>
      <w:r w:rsidR="00306FA9">
        <w:rPr>
          <w:rFonts w:hint="eastAsia"/>
        </w:rPr>
        <w:t>も定義してほしい、サンプルデータやサンプルコードを追加してほしいという要望もありますが</w:t>
      </w:r>
      <w:r w:rsidR="00C743F7">
        <w:rPr>
          <w:rFonts w:hint="eastAsia"/>
        </w:rPr>
        <w:t>、</w:t>
      </w:r>
      <w:r w:rsidR="00306FA9">
        <w:rPr>
          <w:rFonts w:hint="eastAsia"/>
        </w:rPr>
        <w:t>現段階で整備できていません。</w:t>
      </w:r>
      <w:r w:rsidR="005841CF">
        <w:rPr>
          <w:rFonts w:hint="eastAsia"/>
        </w:rPr>
        <w:t>英語のデータ項目名も定義できていません</w:t>
      </w:r>
      <w:r w:rsidR="00795F53">
        <w:rPr>
          <w:rFonts w:hint="eastAsia"/>
        </w:rPr>
        <w:t>ので、現段階では</w:t>
      </w:r>
      <w:r w:rsidR="005841CF">
        <w:rPr>
          <w:rFonts w:hint="eastAsia"/>
        </w:rPr>
        <w:t>参照できる海外のデータ項目などを元にデータ項目名を決めてください。</w:t>
      </w:r>
      <w:r w:rsidR="001C24AC">
        <w:rPr>
          <w:rFonts w:hint="eastAsia"/>
        </w:rPr>
        <w:t>その場合、</w:t>
      </w:r>
      <w:r w:rsidR="005841CF">
        <w:rPr>
          <w:rFonts w:hint="eastAsia"/>
        </w:rPr>
        <w:t>英語項目名は</w:t>
      </w:r>
      <w:r w:rsidR="005841CF">
        <w:t>S</w:t>
      </w:r>
      <w:r w:rsidR="005841CF">
        <w:rPr>
          <w:rFonts w:hint="eastAsia"/>
        </w:rPr>
        <w:t>mart</w:t>
      </w:r>
      <w:r w:rsidR="005841CF">
        <w:t xml:space="preserve"> data model</w:t>
      </w:r>
      <w:r w:rsidR="005841CF">
        <w:rPr>
          <w:rFonts w:hint="eastAsia"/>
        </w:rPr>
        <w:t>やschema.orgで使われる</w:t>
      </w:r>
      <w:r w:rsidR="00597259">
        <w:rPr>
          <w:rFonts w:hint="eastAsia"/>
        </w:rPr>
        <w:t>単語区切りを大文字で示す</w:t>
      </w:r>
      <w:r w:rsidR="005841CF">
        <w:rPr>
          <w:rFonts w:hint="eastAsia"/>
        </w:rPr>
        <w:t>キャメルケースを</w:t>
      </w:r>
      <w:r w:rsidR="00597259">
        <w:rPr>
          <w:rFonts w:hint="eastAsia"/>
        </w:rPr>
        <w:t>推奨</w:t>
      </w:r>
      <w:r w:rsidR="005841CF">
        <w:rPr>
          <w:rFonts w:hint="eastAsia"/>
        </w:rPr>
        <w:t>します。</w:t>
      </w:r>
      <w:r w:rsidR="00597259">
        <w:rPr>
          <w:rFonts w:hint="eastAsia"/>
        </w:rPr>
        <w:t>（</w:t>
      </w:r>
      <w:r w:rsidR="003C4D74">
        <w:rPr>
          <w:rFonts w:hint="eastAsia"/>
        </w:rPr>
        <w:t>一方、</w:t>
      </w:r>
      <w:r w:rsidR="00597259">
        <w:rPr>
          <w:rFonts w:hint="eastAsia"/>
        </w:rPr>
        <w:t>GTFSはアンダースコアで接続するスネークケースです）</w:t>
      </w:r>
    </w:p>
    <w:p w14:paraId="09AED22A" w14:textId="0E669684" w:rsidR="003C672B" w:rsidRPr="00306FA9" w:rsidRDefault="00306FA9" w:rsidP="00306FA9">
      <w:pPr>
        <w:pStyle w:val="a8"/>
        <w:ind w:left="120" w:firstLine="240"/>
      </w:pPr>
      <w:r>
        <w:rPr>
          <w:rFonts w:hint="eastAsia"/>
        </w:rPr>
        <w:t>本書では、データ構造を明確にすることを第一優先としており、詳細化は</w:t>
      </w:r>
      <w:r w:rsidR="003C672B">
        <w:rPr>
          <w:rFonts w:hint="eastAsia"/>
        </w:rPr>
        <w:t>今後の実装状況</w:t>
      </w:r>
      <w:r>
        <w:rPr>
          <w:rFonts w:hint="eastAsia"/>
        </w:rPr>
        <w:t>や要望を</w:t>
      </w:r>
      <w:r w:rsidR="00597259">
        <w:rPr>
          <w:rFonts w:hint="eastAsia"/>
        </w:rPr>
        <w:t>ふまえ</w:t>
      </w:r>
      <w:r w:rsidR="003C672B">
        <w:rPr>
          <w:rFonts w:hint="eastAsia"/>
        </w:rPr>
        <w:t>検討を</w:t>
      </w:r>
      <w:r>
        <w:rPr>
          <w:rFonts w:hint="eastAsia"/>
        </w:rPr>
        <w:t>す</w:t>
      </w:r>
      <w:r w:rsidR="009B1E4A">
        <w:rPr>
          <w:rFonts w:hint="eastAsia"/>
        </w:rPr>
        <w:t>る</w:t>
      </w:r>
      <w:r w:rsidR="003C672B">
        <w:rPr>
          <w:rFonts w:hint="eastAsia"/>
        </w:rPr>
        <w:t>ことと</w:t>
      </w:r>
      <w:r>
        <w:rPr>
          <w:rFonts w:hint="eastAsia"/>
        </w:rPr>
        <w:t>します</w:t>
      </w:r>
      <w:r w:rsidR="003C672B">
        <w:rPr>
          <w:rFonts w:hint="eastAsia"/>
        </w:rPr>
        <w:t>。</w:t>
      </w:r>
    </w:p>
    <w:p w14:paraId="65978D3B" w14:textId="2F6F0C4D" w:rsidR="0041357C" w:rsidRDefault="0041357C" w:rsidP="00502C7C">
      <w:pPr>
        <w:pStyle w:val="22"/>
      </w:pPr>
      <w:r>
        <w:rPr>
          <w:rFonts w:hint="eastAsia"/>
        </w:rPr>
        <w:t xml:space="preserve">　</w:t>
      </w:r>
      <w:bookmarkStart w:id="22" w:name="_Toc103599930"/>
      <w:r w:rsidR="006C4878">
        <w:rPr>
          <w:rFonts w:hint="eastAsia"/>
        </w:rPr>
        <w:t>アーキテクチャやAPI</w:t>
      </w:r>
      <w:r w:rsidR="00E63C3E">
        <w:rPr>
          <w:rFonts w:hint="eastAsia"/>
        </w:rPr>
        <w:t>との関係</w:t>
      </w:r>
      <w:bookmarkEnd w:id="22"/>
    </w:p>
    <w:p w14:paraId="03CD0D5B" w14:textId="3621F25E" w:rsidR="00E162B6" w:rsidRDefault="00D72B2B" w:rsidP="003C672B">
      <w:pPr>
        <w:pStyle w:val="a7"/>
      </w:pPr>
      <w:r w:rsidRPr="00784659">
        <w:rPr>
          <w:rFonts w:hint="eastAsia"/>
        </w:rPr>
        <w:t>データ</w:t>
      </w:r>
      <w:r w:rsidR="00D65278" w:rsidRPr="00784659">
        <w:rPr>
          <w:rFonts w:hint="eastAsia"/>
        </w:rPr>
        <w:t>モデルを整備</w:t>
      </w:r>
      <w:r w:rsidR="000E242B">
        <w:rPr>
          <w:rFonts w:hint="eastAsia"/>
        </w:rPr>
        <w:t>するにあたり</w:t>
      </w:r>
      <w:r w:rsidR="00D65278" w:rsidRPr="00784659">
        <w:rPr>
          <w:rFonts w:hint="eastAsia"/>
        </w:rPr>
        <w:t>、それを全体サービスの中でどのように</w:t>
      </w:r>
      <w:r w:rsidR="00387A1D" w:rsidRPr="00784659">
        <w:rPr>
          <w:rFonts w:hint="eastAsia"/>
        </w:rPr>
        <w:t>使うのか、どのような制約条件があるか</w:t>
      </w:r>
      <w:r w:rsidR="00E162B6" w:rsidRPr="00784659">
        <w:rPr>
          <w:rFonts w:hint="eastAsia"/>
        </w:rPr>
        <w:t>等</w:t>
      </w:r>
      <w:r w:rsidR="00387A1D" w:rsidRPr="00784659">
        <w:rPr>
          <w:rFonts w:hint="eastAsia"/>
        </w:rPr>
        <w:t>の</w:t>
      </w:r>
      <w:r w:rsidR="00E162B6" w:rsidRPr="00784659">
        <w:rPr>
          <w:rFonts w:hint="eastAsia"/>
        </w:rPr>
        <w:t>全体像の</w:t>
      </w:r>
      <w:r w:rsidR="00387A1D" w:rsidRPr="00784659">
        <w:rPr>
          <w:rFonts w:hint="eastAsia"/>
        </w:rPr>
        <w:t>整理をしていく必要</w:t>
      </w:r>
      <w:r w:rsidR="00D379D3">
        <w:rPr>
          <w:rFonts w:hint="eastAsia"/>
        </w:rPr>
        <w:t>があります</w:t>
      </w:r>
      <w:r w:rsidR="00387A1D" w:rsidRPr="00784659">
        <w:rPr>
          <w:rFonts w:hint="eastAsia"/>
        </w:rPr>
        <w:t>。本データモデルは、</w:t>
      </w:r>
      <w:r w:rsidR="003862FC" w:rsidRPr="00784659">
        <w:rPr>
          <w:rFonts w:hint="eastAsia"/>
        </w:rPr>
        <w:t>Society5.0の一環で整備されている</w:t>
      </w:r>
      <w:r w:rsidR="00CA3FA5" w:rsidRPr="00784659">
        <w:rPr>
          <w:rFonts w:hint="eastAsia"/>
        </w:rPr>
        <w:t>「</w:t>
      </w:r>
      <w:r w:rsidR="006E1DD4" w:rsidRPr="00784659">
        <w:t>スマートシティリファレンスアーキテクチャ　ホワイトペーパー</w:t>
      </w:r>
      <w:r w:rsidR="00B26E34" w:rsidRPr="00784659">
        <w:rPr>
          <w:rFonts w:hint="eastAsia"/>
        </w:rPr>
        <w:t>」</w:t>
      </w:r>
      <w:r w:rsidR="00E162B6" w:rsidRPr="00784659">
        <w:rPr>
          <w:rStyle w:val="affa"/>
        </w:rPr>
        <w:footnoteReference w:id="2"/>
      </w:r>
      <w:r w:rsidR="003C672B" w:rsidRPr="003C672B">
        <w:rPr>
          <w:rFonts w:hint="eastAsia"/>
        </w:rPr>
        <w:t>を用い、そのデータ整備部分を補完するもの</w:t>
      </w:r>
      <w:r w:rsidR="00BF7352">
        <w:rPr>
          <w:rFonts w:hint="eastAsia"/>
        </w:rPr>
        <w:t>です</w:t>
      </w:r>
      <w:r w:rsidR="003C672B" w:rsidRPr="003C672B">
        <w:rPr>
          <w:rFonts w:hint="eastAsia"/>
        </w:rPr>
        <w:t>。</w:t>
      </w:r>
    </w:p>
    <w:p w14:paraId="0C00E904" w14:textId="77777777" w:rsidR="003C672B" w:rsidRDefault="003C672B" w:rsidP="003C672B">
      <w:pPr>
        <w:pStyle w:val="a7"/>
      </w:pPr>
    </w:p>
    <w:p w14:paraId="55DA66B1" w14:textId="77777777" w:rsidR="00C26186" w:rsidRDefault="00D57A20" w:rsidP="00C26186">
      <w:pPr>
        <w:pStyle w:val="a7"/>
        <w:keepNext/>
        <w:jc w:val="center"/>
      </w:pPr>
      <w:r w:rsidRPr="00D57A20">
        <w:rPr>
          <w:rFonts w:hint="eastAsia"/>
          <w:noProof/>
        </w:rPr>
        <w:drawing>
          <wp:inline distT="0" distB="0" distL="0" distR="0" wp14:anchorId="036E9774" wp14:editId="7624E8C8">
            <wp:extent cx="4104624" cy="22796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624" cy="2279650"/>
                    </a:xfrm>
                    <a:prstGeom prst="rect">
                      <a:avLst/>
                    </a:prstGeom>
                    <a:noFill/>
                    <a:ln>
                      <a:noFill/>
                    </a:ln>
                  </pic:spPr>
                </pic:pic>
              </a:graphicData>
            </a:graphic>
          </wp:inline>
        </w:drawing>
      </w:r>
    </w:p>
    <w:p w14:paraId="3FEB2668" w14:textId="7EA8E449" w:rsidR="00D57A20"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3</w:t>
      </w:r>
      <w:r>
        <w:fldChar w:fldCharType="end"/>
      </w:r>
      <w:r>
        <w:rPr>
          <w:rFonts w:hint="eastAsia"/>
        </w:rPr>
        <w:t xml:space="preserve">　スマートシティ・リファレンス・アーキテクチャとの関係</w:t>
      </w:r>
    </w:p>
    <w:p w14:paraId="04BA15AD" w14:textId="77777777" w:rsidR="00C26186" w:rsidRPr="00C26186" w:rsidRDefault="00C26186" w:rsidP="00C26186"/>
    <w:p w14:paraId="468DC7C0" w14:textId="5A895F99" w:rsidR="00EF7F04" w:rsidRDefault="002566D5" w:rsidP="003C672B">
      <w:pPr>
        <w:pStyle w:val="a7"/>
      </w:pPr>
      <w:r>
        <w:rPr>
          <w:rFonts w:hint="eastAsia"/>
        </w:rPr>
        <w:t>また、</w:t>
      </w:r>
      <w:r w:rsidR="00EF7F04" w:rsidRPr="00784659">
        <w:rPr>
          <w:rFonts w:hint="eastAsia"/>
        </w:rPr>
        <w:t>「</w:t>
      </w:r>
      <w:r w:rsidR="00EF7F04" w:rsidRPr="00784659">
        <w:t>スマートシティリファレンスアーキテクチャ　ホワイトペーパー</w:t>
      </w:r>
      <w:r w:rsidR="00EF7F04" w:rsidRPr="00784659">
        <w:rPr>
          <w:rFonts w:hint="eastAsia"/>
        </w:rPr>
        <w:t>」</w:t>
      </w:r>
      <w:r w:rsidR="00B41E1F">
        <w:rPr>
          <w:rFonts w:hint="eastAsia"/>
        </w:rPr>
        <w:t>で</w:t>
      </w:r>
      <w:r w:rsidR="00EF7F04">
        <w:rPr>
          <w:rFonts w:hint="eastAsia"/>
        </w:rPr>
        <w:t>は、</w:t>
      </w:r>
      <w:r w:rsidR="00EF7F04" w:rsidRPr="00EF7F04">
        <w:rPr>
          <w:rFonts w:hint="eastAsia"/>
        </w:rPr>
        <w:t>参考となるデータ一覧</w:t>
      </w:r>
      <w:r w:rsidR="00EF7F04">
        <w:rPr>
          <w:rFonts w:hint="eastAsia"/>
        </w:rPr>
        <w:t>として</w:t>
      </w:r>
      <w:r w:rsidR="00F40DEE">
        <w:rPr>
          <w:rFonts w:hint="eastAsia"/>
        </w:rPr>
        <w:t>次</w:t>
      </w:r>
      <w:r w:rsidR="00EF7F04">
        <w:rPr>
          <w:rFonts w:hint="eastAsia"/>
        </w:rPr>
        <w:t>のデータを</w:t>
      </w:r>
      <w:r w:rsidR="00BB711C">
        <w:rPr>
          <w:rFonts w:hint="eastAsia"/>
        </w:rPr>
        <w:t>示</w:t>
      </w:r>
      <w:r w:rsidR="00BF7352">
        <w:rPr>
          <w:rFonts w:hint="eastAsia"/>
        </w:rPr>
        <w:t>しています</w:t>
      </w:r>
      <w:r w:rsidR="00F40DEE">
        <w:rPr>
          <w:rFonts w:hint="eastAsia"/>
        </w:rPr>
        <w:t>。</w:t>
      </w:r>
    </w:p>
    <w:p w14:paraId="31335D4E" w14:textId="188878C4" w:rsidR="00D57A20" w:rsidRDefault="003F4C7D" w:rsidP="001F162B">
      <w:pPr>
        <w:pStyle w:val="32"/>
        <w:numPr>
          <w:ilvl w:val="0"/>
          <w:numId w:val="89"/>
        </w:numPr>
      </w:pPr>
      <w:bookmarkStart w:id="23" w:name="_Toc103599931"/>
      <w:r w:rsidRPr="003F4C7D">
        <w:rPr>
          <w:rFonts w:hint="eastAsia"/>
        </w:rPr>
        <w:lastRenderedPageBreak/>
        <w:t>動的・静的データ</w:t>
      </w:r>
      <w:bookmarkEnd w:id="23"/>
    </w:p>
    <w:p w14:paraId="2B7391D9" w14:textId="127D80D4" w:rsidR="00875932" w:rsidRDefault="003A0D00" w:rsidP="00544233">
      <w:pPr>
        <w:pStyle w:val="aa"/>
        <w:ind w:left="360" w:firstLine="240"/>
      </w:pPr>
      <w:r w:rsidRPr="003A0D00">
        <w:rPr>
          <w:noProof/>
        </w:rPr>
        <w:drawing>
          <wp:inline distT="0" distB="0" distL="0" distR="0" wp14:anchorId="73C411AA" wp14:editId="52992F6F">
            <wp:extent cx="3943350" cy="20621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782" cy="2151822"/>
                    </a:xfrm>
                    <a:prstGeom prst="rect">
                      <a:avLst/>
                    </a:prstGeom>
                  </pic:spPr>
                </pic:pic>
              </a:graphicData>
            </a:graphic>
          </wp:inline>
        </w:drawing>
      </w:r>
    </w:p>
    <w:p w14:paraId="557C55DD" w14:textId="42AC99F2" w:rsidR="00875932" w:rsidRDefault="00D25E41" w:rsidP="000C709D">
      <w:pPr>
        <w:pStyle w:val="32"/>
      </w:pPr>
      <w:bookmarkStart w:id="24" w:name="_Toc103599932"/>
      <w:r>
        <w:rPr>
          <w:rFonts w:hint="eastAsia"/>
        </w:rPr>
        <w:t>地理空間データ</w:t>
      </w:r>
      <w:bookmarkEnd w:id="24"/>
    </w:p>
    <w:p w14:paraId="35849188" w14:textId="2457234B" w:rsidR="00F06553" w:rsidRDefault="00F06553" w:rsidP="00544233">
      <w:pPr>
        <w:pStyle w:val="aa"/>
        <w:ind w:left="360" w:firstLine="240"/>
      </w:pPr>
      <w:r w:rsidRPr="00F06553">
        <w:rPr>
          <w:noProof/>
        </w:rPr>
        <w:drawing>
          <wp:inline distT="0" distB="0" distL="0" distR="0" wp14:anchorId="2E66AE2C" wp14:editId="4E19A5B2">
            <wp:extent cx="3937000" cy="456122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607" cy="4596684"/>
                    </a:xfrm>
                    <a:prstGeom prst="rect">
                      <a:avLst/>
                    </a:prstGeom>
                  </pic:spPr>
                </pic:pic>
              </a:graphicData>
            </a:graphic>
          </wp:inline>
        </w:drawing>
      </w:r>
    </w:p>
    <w:p w14:paraId="3DF1AE8A" w14:textId="327010A6" w:rsidR="00A55557" w:rsidRDefault="00D25E41" w:rsidP="000C709D">
      <w:pPr>
        <w:pStyle w:val="32"/>
      </w:pPr>
      <w:bookmarkStart w:id="25" w:name="_Toc103599933"/>
      <w:r>
        <w:rPr>
          <w:rFonts w:hint="eastAsia"/>
        </w:rPr>
        <w:lastRenderedPageBreak/>
        <w:t>パーソナルデータ</w:t>
      </w:r>
      <w:bookmarkEnd w:id="25"/>
    </w:p>
    <w:p w14:paraId="5473762D" w14:textId="137EF993" w:rsidR="00A55557" w:rsidRDefault="00A55557" w:rsidP="0087632F">
      <w:pPr>
        <w:pStyle w:val="aa"/>
        <w:ind w:left="360" w:firstLine="240"/>
      </w:pPr>
      <w:r w:rsidRPr="00A55557">
        <w:rPr>
          <w:noProof/>
        </w:rPr>
        <w:drawing>
          <wp:inline distT="0" distB="0" distL="0" distR="0" wp14:anchorId="027BB176" wp14:editId="2EA0E6D5">
            <wp:extent cx="3949700" cy="322111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377" cy="3242870"/>
                    </a:xfrm>
                    <a:prstGeom prst="rect">
                      <a:avLst/>
                    </a:prstGeom>
                  </pic:spPr>
                </pic:pic>
              </a:graphicData>
            </a:graphic>
          </wp:inline>
        </w:drawing>
      </w:r>
    </w:p>
    <w:p w14:paraId="3EBC6012" w14:textId="326DE31F" w:rsidR="009B1E4A" w:rsidRDefault="009B1E4A" w:rsidP="003C672B">
      <w:pPr>
        <w:pStyle w:val="a7"/>
      </w:pPr>
      <w:r>
        <w:rPr>
          <w:rFonts w:hint="eastAsia"/>
        </w:rPr>
        <w:t>また、データを活用するためのAPI</w:t>
      </w:r>
      <w:r w:rsidR="00E06263">
        <w:rPr>
          <w:rFonts w:hint="eastAsia"/>
        </w:rPr>
        <w:t>の</w:t>
      </w:r>
      <w:r w:rsidR="004C16AA">
        <w:rPr>
          <w:rFonts w:hint="eastAsia"/>
        </w:rPr>
        <w:t>実装について</w:t>
      </w:r>
      <w:r>
        <w:rPr>
          <w:rFonts w:hint="eastAsia"/>
        </w:rPr>
        <w:t>は「スーパーシティ／スマートシティの相互運用性の確保等に関する検討会最終報告書」の考え方を参考にしてください。</w:t>
      </w:r>
    </w:p>
    <w:p w14:paraId="02B92549" w14:textId="2B94AFD9" w:rsidR="004A2A7E" w:rsidRDefault="004A2A7E" w:rsidP="00502C7C">
      <w:pPr>
        <w:pStyle w:val="22"/>
      </w:pPr>
      <w:r>
        <w:rPr>
          <w:rFonts w:hint="eastAsia"/>
        </w:rPr>
        <w:t xml:space="preserve">　</w:t>
      </w:r>
      <w:bookmarkStart w:id="26" w:name="_Toc103599934"/>
      <w:r>
        <w:rPr>
          <w:rFonts w:hint="eastAsia"/>
        </w:rPr>
        <w:t>対象範囲</w:t>
      </w:r>
      <w:bookmarkEnd w:id="26"/>
    </w:p>
    <w:p w14:paraId="0A30576B" w14:textId="500596EC" w:rsidR="00A8430E" w:rsidRDefault="00923C58" w:rsidP="003C672B">
      <w:pPr>
        <w:pStyle w:val="a7"/>
      </w:pPr>
      <w:r>
        <w:rPr>
          <w:rFonts w:hint="eastAsia"/>
        </w:rPr>
        <w:t>本</w:t>
      </w:r>
      <w:r w:rsidR="009B1E4A">
        <w:rPr>
          <w:rFonts w:hint="eastAsia"/>
        </w:rPr>
        <w:t>書</w:t>
      </w:r>
      <w:r>
        <w:rPr>
          <w:rFonts w:hint="eastAsia"/>
        </w:rPr>
        <w:t>は、</w:t>
      </w:r>
      <w:r w:rsidR="00356653">
        <w:rPr>
          <w:rFonts w:hint="eastAsia"/>
        </w:rPr>
        <w:t>スマートシティの</w:t>
      </w:r>
      <w:r w:rsidR="009B1E4A">
        <w:rPr>
          <w:rFonts w:hint="eastAsia"/>
        </w:rPr>
        <w:t>検討でデータモデルへの要望が大きい</w:t>
      </w:r>
      <w:r w:rsidR="00356653">
        <w:rPr>
          <w:rFonts w:hint="eastAsia"/>
        </w:rPr>
        <w:t>地物と移動体を中心に</w:t>
      </w:r>
      <w:r w:rsidR="00267544">
        <w:rPr>
          <w:rFonts w:hint="eastAsia"/>
        </w:rPr>
        <w:t>検討し</w:t>
      </w:r>
      <w:r w:rsidR="009B1E4A">
        <w:rPr>
          <w:rFonts w:hint="eastAsia"/>
        </w:rPr>
        <w:t>ています</w:t>
      </w:r>
      <w:r w:rsidR="00267544">
        <w:rPr>
          <w:rFonts w:hint="eastAsia"/>
        </w:rPr>
        <w:t>。</w:t>
      </w:r>
      <w:r w:rsidR="005C7CA0">
        <w:rPr>
          <w:rFonts w:hint="eastAsia"/>
        </w:rPr>
        <w:t>本データモデルでデータを定義するだけで</w:t>
      </w:r>
      <w:r w:rsidR="005A3DEE">
        <w:rPr>
          <w:rFonts w:hint="eastAsia"/>
        </w:rPr>
        <w:t>は十分では</w:t>
      </w:r>
      <w:r w:rsidR="009B1E4A">
        <w:rPr>
          <w:rFonts w:hint="eastAsia"/>
        </w:rPr>
        <w:t>ありません</w:t>
      </w:r>
      <w:r w:rsidR="003E7F86">
        <w:rPr>
          <w:rFonts w:hint="eastAsia"/>
        </w:rPr>
        <w:t>。</w:t>
      </w:r>
      <w:r w:rsidR="009B1E4A">
        <w:rPr>
          <w:rFonts w:hint="eastAsia"/>
        </w:rPr>
        <w:t>スマートシティ関係者がデータモデルの設計や活用に容易に取り組めるように、</w:t>
      </w:r>
      <w:r w:rsidR="00EA577A">
        <w:rPr>
          <w:rFonts w:hint="eastAsia"/>
        </w:rPr>
        <w:t>できる限り</w:t>
      </w:r>
      <w:r w:rsidR="009B1E4A">
        <w:rPr>
          <w:rFonts w:hint="eastAsia"/>
        </w:rPr>
        <w:t>既存サービスやデータの</w:t>
      </w:r>
      <w:r w:rsidR="00EA577A">
        <w:rPr>
          <w:rFonts w:hint="eastAsia"/>
        </w:rPr>
        <w:t>参照情報を掲載</w:t>
      </w:r>
      <w:r w:rsidR="009B1E4A">
        <w:rPr>
          <w:rFonts w:hint="eastAsia"/>
        </w:rPr>
        <w:t>しています</w:t>
      </w:r>
      <w:r w:rsidR="008E132C">
        <w:rPr>
          <w:rFonts w:hint="eastAsia"/>
        </w:rPr>
        <w:t>。</w:t>
      </w:r>
    </w:p>
    <w:p w14:paraId="088A286D" w14:textId="12730928" w:rsidR="004875F2" w:rsidRDefault="004875F2" w:rsidP="003C672B">
      <w:pPr>
        <w:pStyle w:val="a7"/>
      </w:pPr>
      <w:r>
        <w:rPr>
          <w:rFonts w:hint="eastAsia"/>
        </w:rPr>
        <w:t>データ項目の選定基準は、</w:t>
      </w:r>
      <w:r w:rsidR="005A05FD">
        <w:rPr>
          <w:rFonts w:hint="eastAsia"/>
        </w:rPr>
        <w:t>国内外の</w:t>
      </w:r>
      <w:r w:rsidR="008D358C">
        <w:rPr>
          <w:rFonts w:hint="eastAsia"/>
        </w:rPr>
        <w:t>主要なスマートシティのデータモデルの</w:t>
      </w:r>
      <w:r w:rsidR="00140DEC">
        <w:rPr>
          <w:rFonts w:hint="eastAsia"/>
        </w:rPr>
        <w:t>中で共通的に使われているもの、国内でニーズの高いものを有識者ヒアリングにより選定</w:t>
      </w:r>
      <w:r w:rsidR="00BF7352">
        <w:rPr>
          <w:rFonts w:hint="eastAsia"/>
        </w:rPr>
        <w:t>しています</w:t>
      </w:r>
      <w:r w:rsidR="00AF74BC">
        <w:rPr>
          <w:rFonts w:hint="eastAsia"/>
        </w:rPr>
        <w:t>。</w:t>
      </w:r>
    </w:p>
    <w:p w14:paraId="02A794F2" w14:textId="0583B0F4" w:rsidR="001D0B0A" w:rsidRDefault="001D0B0A" w:rsidP="003C672B">
      <w:pPr>
        <w:pStyle w:val="a7"/>
      </w:pPr>
      <w:r>
        <w:rPr>
          <w:rFonts w:hint="eastAsia"/>
        </w:rPr>
        <w:t>地理空間データの基礎は地図（ベースマップ）</w:t>
      </w:r>
      <w:r w:rsidR="00BF7352">
        <w:rPr>
          <w:rFonts w:hint="eastAsia"/>
        </w:rPr>
        <w:t>です</w:t>
      </w:r>
      <w:r>
        <w:rPr>
          <w:rFonts w:hint="eastAsia"/>
        </w:rPr>
        <w:t>が、地図のデータモデルは用途により選ばれることも多いことから、</w:t>
      </w:r>
      <w:r w:rsidR="003C672B" w:rsidRPr="003C672B">
        <w:rPr>
          <w:rFonts w:hint="eastAsia"/>
        </w:rPr>
        <w:t>本書のデータモデルの対象とせず、付録で技術的な解説を行うにとどめ</w:t>
      </w:r>
      <w:r w:rsidR="0060640E">
        <w:rPr>
          <w:rFonts w:hint="eastAsia"/>
        </w:rPr>
        <w:t>てい</w:t>
      </w:r>
      <w:r w:rsidR="009B1E4A">
        <w:rPr>
          <w:rFonts w:hint="eastAsia"/>
        </w:rPr>
        <w:t>ます</w:t>
      </w:r>
      <w:r w:rsidR="003C672B" w:rsidRPr="003C672B">
        <w:rPr>
          <w:rFonts w:hint="eastAsia"/>
        </w:rPr>
        <w:t>。</w:t>
      </w:r>
    </w:p>
    <w:p w14:paraId="0F3393E0" w14:textId="77777777" w:rsidR="006E6C09" w:rsidRDefault="006E6C09" w:rsidP="006E6C09">
      <w:pPr>
        <w:pStyle w:val="a7"/>
      </w:pPr>
    </w:p>
    <w:p w14:paraId="01A07F1F" w14:textId="77777777" w:rsidR="005E04A9" w:rsidRDefault="005E04A9">
      <w:pPr>
        <w:widowControl/>
        <w:jc w:val="left"/>
        <w:rPr>
          <w:rFonts w:eastAsia="ＭＳ ゴシック" w:hAnsiTheme="majorHAnsi" w:cstheme="majorBidi"/>
          <w:szCs w:val="24"/>
        </w:rPr>
      </w:pPr>
      <w:r>
        <w:br w:type="page"/>
      </w:r>
    </w:p>
    <w:p w14:paraId="306F82D3" w14:textId="14F477B1" w:rsidR="006E6C09" w:rsidRPr="003C672B" w:rsidRDefault="006E6C09" w:rsidP="006E6C09">
      <w:pPr>
        <w:pStyle w:val="10"/>
      </w:pPr>
      <w:r>
        <w:rPr>
          <w:rFonts w:hint="eastAsia"/>
        </w:rPr>
        <w:lastRenderedPageBreak/>
        <w:t xml:space="preserve">　</w:t>
      </w:r>
      <w:bookmarkStart w:id="27" w:name="_Toc103599935"/>
      <w:r>
        <w:rPr>
          <w:rFonts w:hint="eastAsia"/>
        </w:rPr>
        <w:t>本書について</w:t>
      </w:r>
      <w:bookmarkEnd w:id="27"/>
    </w:p>
    <w:p w14:paraId="41B0C726" w14:textId="06657A48" w:rsidR="00A8430E" w:rsidRDefault="00BA16BC" w:rsidP="00502C7C">
      <w:pPr>
        <w:pStyle w:val="22"/>
      </w:pPr>
      <w:r>
        <w:rPr>
          <w:rFonts w:hint="eastAsia"/>
        </w:rPr>
        <w:t xml:space="preserve">　</w:t>
      </w:r>
      <w:bookmarkStart w:id="28" w:name="_Toc103599936"/>
      <w:r w:rsidR="00A8430E">
        <w:rPr>
          <w:rFonts w:hint="eastAsia"/>
        </w:rPr>
        <w:t>本書の全体構成</w:t>
      </w:r>
      <w:bookmarkEnd w:id="28"/>
    </w:p>
    <w:p w14:paraId="7FEBF3DC" w14:textId="39C53C4C" w:rsidR="008F4E99" w:rsidRDefault="006E6C09" w:rsidP="006E6C09">
      <w:pPr>
        <w:pStyle w:val="a7"/>
      </w:pPr>
      <w:r>
        <w:rPr>
          <w:rFonts w:hint="eastAsia"/>
        </w:rPr>
        <w:t>データモデルの記述レベル</w:t>
      </w:r>
      <w:r w:rsidR="005E04A9">
        <w:rPr>
          <w:rFonts w:hint="eastAsia"/>
        </w:rPr>
        <w:t>は様々なレベル</w:t>
      </w:r>
      <w:r w:rsidR="00D379D3">
        <w:rPr>
          <w:rFonts w:hint="eastAsia"/>
        </w:rPr>
        <w:t>があります</w:t>
      </w:r>
      <w:r>
        <w:rPr>
          <w:rFonts w:hint="eastAsia"/>
        </w:rPr>
        <w:t>。本書はデータ全体像を提示することが目的で</w:t>
      </w:r>
      <w:r w:rsidR="008F4E99">
        <w:rPr>
          <w:rFonts w:hint="eastAsia"/>
        </w:rPr>
        <w:t>す。</w:t>
      </w:r>
    </w:p>
    <w:p w14:paraId="2C6998E0" w14:textId="28282D87" w:rsidR="006E6C09" w:rsidRDefault="008F4E99" w:rsidP="006E6C09">
      <w:pPr>
        <w:pStyle w:val="a7"/>
      </w:pPr>
      <w:r>
        <w:rPr>
          <w:rFonts w:hint="eastAsia"/>
        </w:rPr>
        <w:t>本書は、データ項目名とその項目説明を提示し、</w:t>
      </w:r>
      <w:r w:rsidR="006E6C09">
        <w:rPr>
          <w:rFonts w:hint="eastAsia"/>
        </w:rPr>
        <w:t>クラス図</w:t>
      </w:r>
      <w:r w:rsidR="001616B3">
        <w:rPr>
          <w:rFonts w:hint="eastAsia"/>
        </w:rPr>
        <w:t>や</w:t>
      </w:r>
      <w:r w:rsidR="006E6C09">
        <w:rPr>
          <w:rFonts w:hint="eastAsia"/>
        </w:rPr>
        <w:t>データ型の定義</w:t>
      </w:r>
      <w:r w:rsidR="00246223">
        <w:rPr>
          <w:rFonts w:hint="eastAsia"/>
        </w:rPr>
        <w:t>、</w:t>
      </w:r>
      <w:r w:rsidR="006E6C09">
        <w:rPr>
          <w:rFonts w:hint="eastAsia"/>
        </w:rPr>
        <w:t>及び当該データ項目に対応する既存のスマートシティのデータ項目</w:t>
      </w:r>
      <w:r w:rsidR="009E5D6B">
        <w:rPr>
          <w:rFonts w:hint="eastAsia"/>
        </w:rPr>
        <w:t>とのマッピング</w:t>
      </w:r>
      <w:r>
        <w:rPr>
          <w:rFonts w:hint="eastAsia"/>
        </w:rPr>
        <w:t>は</w:t>
      </w:r>
      <w:r w:rsidR="00DC2D26">
        <w:rPr>
          <w:rFonts w:hint="eastAsia"/>
        </w:rPr>
        <w:t>、</w:t>
      </w:r>
      <w:r>
        <w:rPr>
          <w:rFonts w:hint="eastAsia"/>
        </w:rPr>
        <w:t>可能な範囲で行います</w:t>
      </w:r>
      <w:r w:rsidR="006E6C09">
        <w:rPr>
          <w:rFonts w:hint="eastAsia"/>
        </w:rPr>
        <w:t>。</w:t>
      </w:r>
    </w:p>
    <w:p w14:paraId="6A1A8910" w14:textId="77777777" w:rsidR="006E6C09" w:rsidRDefault="006E6C09" w:rsidP="006E6C09">
      <w:pPr>
        <w:pStyle w:val="a7"/>
      </w:pPr>
    </w:p>
    <w:p w14:paraId="252EAC29" w14:textId="78790A60" w:rsidR="006E6C09" w:rsidRDefault="006E6C09" w:rsidP="006E6C09">
      <w:pPr>
        <w:pStyle w:val="a7"/>
      </w:pPr>
      <w:r>
        <w:rPr>
          <w:rFonts w:hint="eastAsia"/>
        </w:rPr>
        <w:t>また本書は、「コアデータパーツ」「データモデル」「コード体系」「カタログ」「データの運用」の構成で整理を行</w:t>
      </w:r>
      <w:r w:rsidR="009E5D6B">
        <w:rPr>
          <w:rFonts w:hint="eastAsia"/>
        </w:rPr>
        <w:t>います</w:t>
      </w:r>
      <w:r>
        <w:rPr>
          <w:rFonts w:hint="eastAsia"/>
        </w:rPr>
        <w:t>。</w:t>
      </w:r>
    </w:p>
    <w:p w14:paraId="70A8361A" w14:textId="698B5B32" w:rsidR="003902FA" w:rsidRDefault="006E6C09" w:rsidP="001F162B">
      <w:pPr>
        <w:pStyle w:val="32"/>
        <w:numPr>
          <w:ilvl w:val="0"/>
          <w:numId w:val="43"/>
        </w:numPr>
      </w:pPr>
      <w:bookmarkStart w:id="29" w:name="_Toc103599937"/>
      <w:r>
        <w:rPr>
          <w:rFonts w:hint="eastAsia"/>
        </w:rPr>
        <w:t>コアデータパーツ</w:t>
      </w:r>
      <w:bookmarkEnd w:id="29"/>
    </w:p>
    <w:p w14:paraId="64C01B4D" w14:textId="1CBD665F" w:rsidR="003902FA" w:rsidRPr="00BC5396" w:rsidRDefault="00D42785" w:rsidP="009932C9">
      <w:pPr>
        <w:pStyle w:val="aa"/>
        <w:ind w:left="360" w:firstLine="240"/>
      </w:pPr>
      <w:r w:rsidRPr="00BC5396">
        <w:t>全てのデータに共通的に使われる</w:t>
      </w:r>
      <w:r w:rsidR="00BC5396">
        <w:rPr>
          <w:rFonts w:hint="eastAsia"/>
        </w:rPr>
        <w:t>「</w:t>
      </w:r>
      <w:r w:rsidRPr="00BC5396">
        <w:t>文字</w:t>
      </w:r>
      <w:r w:rsidR="00BC5396">
        <w:rPr>
          <w:rFonts w:hint="eastAsia"/>
        </w:rPr>
        <w:t>」</w:t>
      </w:r>
      <w:r w:rsidRPr="00BC5396">
        <w:t>、</w:t>
      </w:r>
      <w:r w:rsidR="00BC5396">
        <w:rPr>
          <w:rFonts w:hint="eastAsia"/>
        </w:rPr>
        <w:t>「</w:t>
      </w:r>
      <w:r w:rsidRPr="00BC5396">
        <w:t>日付</w:t>
      </w:r>
      <w:r w:rsidR="00BC5396">
        <w:rPr>
          <w:rFonts w:hint="eastAsia"/>
        </w:rPr>
        <w:t>」</w:t>
      </w:r>
      <w:r w:rsidRPr="00BC5396">
        <w:t>、</w:t>
      </w:r>
      <w:r w:rsidR="00BC5396">
        <w:rPr>
          <w:rFonts w:hint="eastAsia"/>
        </w:rPr>
        <w:t>「</w:t>
      </w:r>
      <w:r w:rsidRPr="00BC5396">
        <w:t>場所</w:t>
      </w:r>
      <w:r w:rsidR="00BC5396">
        <w:rPr>
          <w:rFonts w:hint="eastAsia"/>
        </w:rPr>
        <w:t>」</w:t>
      </w:r>
      <w:r w:rsidR="005E04A9">
        <w:rPr>
          <w:rFonts w:hint="eastAsia"/>
        </w:rPr>
        <w:t>「緯度経度」等</w:t>
      </w:r>
      <w:r w:rsidRPr="00BC5396">
        <w:t>の</w:t>
      </w:r>
      <w:r w:rsidR="00BE2F5C">
        <w:rPr>
          <w:rFonts w:hint="eastAsia"/>
        </w:rPr>
        <w:t>データ項目</w:t>
      </w:r>
      <w:r w:rsidRPr="00BC5396">
        <w:t>を</w:t>
      </w:r>
      <w:r w:rsidR="00BF7352">
        <w:t>整理します</w:t>
      </w:r>
      <w:r w:rsidRPr="00BC5396">
        <w:t>。</w:t>
      </w:r>
    </w:p>
    <w:p w14:paraId="34722364" w14:textId="5F294D4E" w:rsidR="003902FA" w:rsidRDefault="003902FA" w:rsidP="006E6C09">
      <w:pPr>
        <w:pStyle w:val="32"/>
      </w:pPr>
      <w:bookmarkStart w:id="30" w:name="_Toc103599938"/>
      <w:r>
        <w:rPr>
          <w:rFonts w:hint="eastAsia"/>
        </w:rPr>
        <w:t>データモデル</w:t>
      </w:r>
      <w:bookmarkEnd w:id="30"/>
    </w:p>
    <w:p w14:paraId="2B6BE799" w14:textId="22485F2C" w:rsidR="006E6C09" w:rsidRDefault="005E04A9" w:rsidP="006E6C09">
      <w:pPr>
        <w:pStyle w:val="aa"/>
        <w:ind w:left="360" w:firstLine="240"/>
      </w:pPr>
      <w:r>
        <w:rPr>
          <w:rFonts w:hint="eastAsia"/>
        </w:rPr>
        <w:t>対象分野毎に</w:t>
      </w:r>
      <w:r w:rsidR="006E6C09">
        <w:rPr>
          <w:rFonts w:hint="eastAsia"/>
        </w:rPr>
        <w:t>データの対象物とその属性情報、いわゆるクラスとプロパティを</w:t>
      </w:r>
      <w:r w:rsidR="00BF7352">
        <w:rPr>
          <w:rFonts w:hint="eastAsia"/>
        </w:rPr>
        <w:t>整理します</w:t>
      </w:r>
      <w:r w:rsidR="006E6C09">
        <w:rPr>
          <w:rFonts w:hint="eastAsia"/>
        </w:rPr>
        <w:t>。</w:t>
      </w:r>
    </w:p>
    <w:p w14:paraId="70A712F9" w14:textId="28674B73" w:rsidR="006E6C09" w:rsidRPr="00D42785" w:rsidRDefault="00E136BA" w:rsidP="006E6C09">
      <w:pPr>
        <w:pStyle w:val="aa"/>
        <w:ind w:left="360" w:firstLine="240"/>
      </w:pPr>
      <w:r>
        <w:rPr>
          <w:rFonts w:hint="eastAsia"/>
        </w:rPr>
        <w:t>現在は</w:t>
      </w:r>
      <w:r w:rsidR="006E6C09">
        <w:rPr>
          <w:rFonts w:hint="eastAsia"/>
        </w:rPr>
        <w:t>データモデルの概要を記載し</w:t>
      </w:r>
      <w:r>
        <w:rPr>
          <w:rFonts w:hint="eastAsia"/>
        </w:rPr>
        <w:t>ています。</w:t>
      </w:r>
      <w:r w:rsidR="006E6C09">
        <w:rPr>
          <w:rFonts w:hint="eastAsia"/>
        </w:rPr>
        <w:t>詳細なクラス図やデータの形式、データ項目の優先度は</w:t>
      </w:r>
      <w:r w:rsidR="005E04A9">
        <w:rPr>
          <w:rFonts w:hint="eastAsia"/>
        </w:rPr>
        <w:t>今後の課題とします</w:t>
      </w:r>
      <w:r w:rsidR="006E6C09">
        <w:rPr>
          <w:rFonts w:hint="eastAsia"/>
        </w:rPr>
        <w:t>。</w:t>
      </w:r>
    </w:p>
    <w:p w14:paraId="1245E267" w14:textId="2CC0A38E" w:rsidR="003902FA" w:rsidRDefault="003902FA" w:rsidP="006E6C09">
      <w:pPr>
        <w:pStyle w:val="32"/>
      </w:pPr>
      <w:bookmarkStart w:id="31" w:name="_Toc103599939"/>
      <w:r>
        <w:rPr>
          <w:rFonts w:hint="eastAsia"/>
        </w:rPr>
        <w:t>コード体系</w:t>
      </w:r>
      <w:bookmarkEnd w:id="31"/>
    </w:p>
    <w:p w14:paraId="7A916102" w14:textId="1DC64632" w:rsidR="006E6C09" w:rsidRPr="0069139D" w:rsidRDefault="006E6C09" w:rsidP="009932C9">
      <w:pPr>
        <w:pStyle w:val="aa"/>
        <w:ind w:left="360" w:firstLine="240"/>
      </w:pPr>
      <w:r w:rsidRPr="006E6C09">
        <w:rPr>
          <w:rFonts w:hint="eastAsia"/>
        </w:rPr>
        <w:t>データモデルで参照する分類を示すコード</w:t>
      </w:r>
      <w:r w:rsidR="00734DC2">
        <w:rPr>
          <w:rFonts w:hint="eastAsia"/>
        </w:rPr>
        <w:t>体系</w:t>
      </w:r>
      <w:r w:rsidRPr="006E6C09">
        <w:rPr>
          <w:rFonts w:hint="eastAsia"/>
        </w:rPr>
        <w:t>の整理を</w:t>
      </w:r>
      <w:r w:rsidR="00BF7352">
        <w:rPr>
          <w:rFonts w:hint="eastAsia"/>
        </w:rPr>
        <w:t>します</w:t>
      </w:r>
      <w:r w:rsidRPr="006E6C09">
        <w:rPr>
          <w:rFonts w:hint="eastAsia"/>
        </w:rPr>
        <w:t>。データ項目が選択式の場合</w:t>
      </w:r>
      <w:r w:rsidR="00950FC9">
        <w:rPr>
          <w:rFonts w:hint="eastAsia"/>
        </w:rPr>
        <w:t>、その</w:t>
      </w:r>
      <w:r w:rsidRPr="006E6C09">
        <w:rPr>
          <w:rFonts w:hint="eastAsia"/>
        </w:rPr>
        <w:t>選択肢であるコントロールド・ボキャブラリ（統制語彙）は、コード化されているかどうかに関わらずコード体系の中で整理</w:t>
      </w:r>
      <w:r w:rsidR="00BF7352">
        <w:rPr>
          <w:rFonts w:hint="eastAsia"/>
        </w:rPr>
        <w:t>します</w:t>
      </w:r>
      <w:r w:rsidRPr="006E6C09">
        <w:rPr>
          <w:rFonts w:hint="eastAsia"/>
        </w:rPr>
        <w:t>。分野に特化した小規模の選択肢の場合は各データモデルの中で</w:t>
      </w:r>
      <w:r w:rsidR="00BF7352">
        <w:rPr>
          <w:rFonts w:hint="eastAsia"/>
        </w:rPr>
        <w:t>記載します</w:t>
      </w:r>
      <w:r w:rsidRPr="006E6C09">
        <w:rPr>
          <w:rFonts w:hint="eastAsia"/>
        </w:rPr>
        <w:t>。</w:t>
      </w:r>
    </w:p>
    <w:p w14:paraId="3134E516" w14:textId="35A574A1" w:rsidR="003902FA" w:rsidRDefault="003902FA" w:rsidP="006E6C09">
      <w:pPr>
        <w:pStyle w:val="32"/>
      </w:pPr>
      <w:bookmarkStart w:id="32" w:name="_Toc103599940"/>
      <w:r>
        <w:rPr>
          <w:rFonts w:hint="eastAsia"/>
        </w:rPr>
        <w:t>カタログ</w:t>
      </w:r>
      <w:bookmarkEnd w:id="32"/>
    </w:p>
    <w:p w14:paraId="277815CA" w14:textId="24FAEA3D" w:rsidR="003656FD" w:rsidRPr="003656FD" w:rsidRDefault="002E10EB" w:rsidP="009932C9">
      <w:pPr>
        <w:pStyle w:val="aa"/>
        <w:ind w:left="360" w:firstLine="240"/>
      </w:pPr>
      <w:r>
        <w:rPr>
          <w:rFonts w:hint="eastAsia"/>
        </w:rPr>
        <w:t>データの検索性を高めるためのカタログ</w:t>
      </w:r>
      <w:r w:rsidR="00B32F3A">
        <w:rPr>
          <w:rFonts w:hint="eastAsia"/>
        </w:rPr>
        <w:t>と、そのデータを管理するためのメタデータ</w:t>
      </w:r>
      <w:r>
        <w:rPr>
          <w:rFonts w:hint="eastAsia"/>
        </w:rPr>
        <w:t>について</w:t>
      </w:r>
      <w:r w:rsidR="00BF7352">
        <w:rPr>
          <w:rFonts w:hint="eastAsia"/>
        </w:rPr>
        <w:t>整理します</w:t>
      </w:r>
      <w:r w:rsidR="00A66F09">
        <w:rPr>
          <w:rFonts w:hint="eastAsia"/>
        </w:rPr>
        <w:t>。</w:t>
      </w:r>
    </w:p>
    <w:p w14:paraId="645D995C" w14:textId="69F924B8" w:rsidR="003902FA" w:rsidRDefault="003902FA" w:rsidP="006E6C09">
      <w:pPr>
        <w:pStyle w:val="32"/>
      </w:pPr>
      <w:bookmarkStart w:id="33" w:name="_Toc103599941"/>
      <w:r>
        <w:rPr>
          <w:rFonts w:hint="eastAsia"/>
        </w:rPr>
        <w:t>データの</w:t>
      </w:r>
      <w:r w:rsidR="001B4B4D">
        <w:rPr>
          <w:rFonts w:hint="eastAsia"/>
        </w:rPr>
        <w:t>運用</w:t>
      </w:r>
      <w:bookmarkEnd w:id="33"/>
    </w:p>
    <w:p w14:paraId="0CB6B6CF" w14:textId="0E2C6F1B" w:rsidR="006E6C09" w:rsidRDefault="00A66F09" w:rsidP="006E6C09">
      <w:pPr>
        <w:pStyle w:val="aa"/>
        <w:ind w:left="360" w:firstLine="240"/>
      </w:pPr>
      <w:r>
        <w:rPr>
          <w:rFonts w:hint="eastAsia"/>
        </w:rPr>
        <w:t>データ実装方式や品質について</w:t>
      </w:r>
      <w:r w:rsidR="00BF7352">
        <w:rPr>
          <w:rFonts w:hint="eastAsia"/>
        </w:rPr>
        <w:t>整理します</w:t>
      </w:r>
      <w:r>
        <w:rPr>
          <w:rFonts w:hint="eastAsia"/>
        </w:rPr>
        <w:t>。</w:t>
      </w:r>
    </w:p>
    <w:p w14:paraId="7F83404B" w14:textId="325EDE86" w:rsidR="006E6C09" w:rsidRDefault="006E6C09">
      <w:pPr>
        <w:pStyle w:val="22"/>
      </w:pPr>
      <w:r>
        <w:rPr>
          <w:rFonts w:hint="eastAsia"/>
        </w:rPr>
        <w:lastRenderedPageBreak/>
        <w:t xml:space="preserve">　</w:t>
      </w:r>
      <w:bookmarkStart w:id="34" w:name="_Toc103599942"/>
      <w:r>
        <w:rPr>
          <w:rFonts w:hint="eastAsia"/>
        </w:rPr>
        <w:t>本書の使い方</w:t>
      </w:r>
      <w:bookmarkEnd w:id="34"/>
    </w:p>
    <w:p w14:paraId="5189680A" w14:textId="5A7FABF7" w:rsidR="006E6C09" w:rsidRDefault="006E6C09" w:rsidP="006E6C09">
      <w:pPr>
        <w:pStyle w:val="aa"/>
        <w:ind w:left="360" w:firstLine="240"/>
      </w:pPr>
      <w:r>
        <w:rPr>
          <w:rFonts w:hint="eastAsia"/>
        </w:rPr>
        <w:t>本書で示すデータモデルは参照</w:t>
      </w:r>
      <w:r w:rsidR="00E23110">
        <w:rPr>
          <w:rFonts w:hint="eastAsia"/>
        </w:rPr>
        <w:t>データ</w:t>
      </w:r>
      <w:r>
        <w:rPr>
          <w:rFonts w:hint="eastAsia"/>
        </w:rPr>
        <w:t>モデルです。参照</w:t>
      </w:r>
      <w:r w:rsidR="00E23110">
        <w:rPr>
          <w:rFonts w:hint="eastAsia"/>
        </w:rPr>
        <w:t>データ</w:t>
      </w:r>
      <w:r>
        <w:rPr>
          <w:rFonts w:hint="eastAsia"/>
        </w:rPr>
        <w:t>モデルとはひな形であり、このモデルを参考に自由に項目の追加</w:t>
      </w:r>
      <w:r w:rsidR="002A2BDB">
        <w:rPr>
          <w:rFonts w:hint="eastAsia"/>
        </w:rPr>
        <w:t>・</w:t>
      </w:r>
      <w:r>
        <w:rPr>
          <w:rFonts w:hint="eastAsia"/>
        </w:rPr>
        <w:t>削除をして実際に使用するデータモデルを作ることができます。</w:t>
      </w:r>
    </w:p>
    <w:p w14:paraId="1F6926CB" w14:textId="25C3570E" w:rsidR="006E6C09" w:rsidRDefault="006E6C09" w:rsidP="001F162B">
      <w:pPr>
        <w:pStyle w:val="32"/>
        <w:numPr>
          <w:ilvl w:val="0"/>
          <w:numId w:val="44"/>
        </w:numPr>
      </w:pPr>
      <w:bookmarkStart w:id="35" w:name="_Toc103599943"/>
      <w:r>
        <w:rPr>
          <w:rFonts w:hint="eastAsia"/>
        </w:rPr>
        <w:t>データを</w:t>
      </w:r>
      <w:r w:rsidR="00FB0DAF">
        <w:rPr>
          <w:rFonts w:hint="eastAsia"/>
        </w:rPr>
        <w:t>設計する</w:t>
      </w:r>
      <w:r>
        <w:rPr>
          <w:rFonts w:hint="eastAsia"/>
        </w:rPr>
        <w:t>場合</w:t>
      </w:r>
      <w:bookmarkEnd w:id="35"/>
    </w:p>
    <w:p w14:paraId="0A98ADE3" w14:textId="39436BEA" w:rsidR="005E04A9" w:rsidRDefault="00FB0DAF" w:rsidP="001F162B">
      <w:pPr>
        <w:pStyle w:val="a7"/>
        <w:numPr>
          <w:ilvl w:val="1"/>
          <w:numId w:val="44"/>
        </w:numPr>
        <w:ind w:firstLineChars="0"/>
      </w:pPr>
      <w:r>
        <w:rPr>
          <w:rFonts w:hint="eastAsia"/>
        </w:rPr>
        <w:t>業務やサービスに必要なデータ候補をリストアップする。</w:t>
      </w:r>
    </w:p>
    <w:p w14:paraId="0E6E77A7" w14:textId="51A6A932" w:rsidR="00FB0DAF" w:rsidRDefault="00FB0DAF" w:rsidP="001F162B">
      <w:pPr>
        <w:pStyle w:val="a7"/>
        <w:numPr>
          <w:ilvl w:val="1"/>
          <w:numId w:val="44"/>
        </w:numPr>
        <w:ind w:firstLineChars="0"/>
      </w:pPr>
      <w:r>
        <w:rPr>
          <w:rFonts w:hint="eastAsia"/>
        </w:rPr>
        <w:t>本書のデータモデルのうち類似のデータモデルはないか確認する。</w:t>
      </w:r>
    </w:p>
    <w:p w14:paraId="45FDFBF9" w14:textId="2E43C6FE" w:rsidR="00FB0DAF" w:rsidRDefault="002333C0" w:rsidP="001F162B">
      <w:pPr>
        <w:pStyle w:val="a7"/>
        <w:numPr>
          <w:ilvl w:val="1"/>
          <w:numId w:val="44"/>
        </w:numPr>
        <w:ind w:firstLineChars="0"/>
      </w:pPr>
      <w:r>
        <w:rPr>
          <w:rFonts w:hint="eastAsia"/>
        </w:rPr>
        <w:t>類似の</w:t>
      </w:r>
      <w:r w:rsidR="00FB0DAF">
        <w:t>データモデルがあった場合には、データ項目を見て、業務やサービスに必要な項目とのフィット</w:t>
      </w:r>
      <w:r w:rsidR="00A750A8">
        <w:rPr>
          <w:rFonts w:hint="eastAsia"/>
        </w:rPr>
        <w:t>＆</w:t>
      </w:r>
      <w:r w:rsidR="00FB0DAF">
        <w:t>ギャップ</w:t>
      </w:r>
      <w:r w:rsidR="00A750A8">
        <w:rPr>
          <w:rFonts w:hint="eastAsia"/>
        </w:rPr>
        <w:t>分析</w:t>
      </w:r>
      <w:r w:rsidR="00FB0DAF">
        <w:t>を行う。</w:t>
      </w:r>
    </w:p>
    <w:p w14:paraId="1CD3C7BD" w14:textId="11C276AA" w:rsidR="00FB0DAF" w:rsidRDefault="00FB0DAF" w:rsidP="001F162B">
      <w:pPr>
        <w:pStyle w:val="a7"/>
        <w:numPr>
          <w:ilvl w:val="1"/>
          <w:numId w:val="44"/>
        </w:numPr>
        <w:ind w:firstLineChars="0"/>
      </w:pPr>
      <w:r>
        <w:rPr>
          <w:rFonts w:hint="eastAsia"/>
        </w:rPr>
        <w:t>データモデル</w:t>
      </w:r>
      <w:r w:rsidR="00F13A11">
        <w:rPr>
          <w:rFonts w:hint="eastAsia"/>
        </w:rPr>
        <w:t>の全体像</w:t>
      </w:r>
      <w:r>
        <w:rPr>
          <w:rFonts w:hint="eastAsia"/>
        </w:rPr>
        <w:t>を整理する。</w:t>
      </w:r>
    </w:p>
    <w:p w14:paraId="1112C308" w14:textId="6EF502F9" w:rsidR="00FB0DAF" w:rsidRDefault="00FB0DAF" w:rsidP="001F162B">
      <w:pPr>
        <w:pStyle w:val="a7"/>
        <w:numPr>
          <w:ilvl w:val="1"/>
          <w:numId w:val="44"/>
        </w:numPr>
        <w:ind w:firstLineChars="0"/>
      </w:pPr>
      <w:r>
        <w:rPr>
          <w:rFonts w:hint="eastAsia"/>
        </w:rPr>
        <w:t>関連した連携データがある場合には、データ項目間のデータ連携方式（コンバージョン（形式変換、分割・統合））の方法を検討する</w:t>
      </w:r>
    </w:p>
    <w:p w14:paraId="4F381C08" w14:textId="1FB1CB68" w:rsidR="00FB0DAF" w:rsidRDefault="00FB0DAF" w:rsidP="001F162B">
      <w:pPr>
        <w:pStyle w:val="a7"/>
        <w:numPr>
          <w:ilvl w:val="1"/>
          <w:numId w:val="44"/>
        </w:numPr>
        <w:ind w:firstLineChars="0"/>
      </w:pPr>
      <w:r>
        <w:rPr>
          <w:rFonts w:hint="eastAsia"/>
        </w:rPr>
        <w:t>最終的なデータ項目を決定する。</w:t>
      </w:r>
    </w:p>
    <w:p w14:paraId="5DE997BC" w14:textId="488003B1" w:rsidR="00FB0DAF" w:rsidRDefault="00FB0DAF" w:rsidP="001F162B">
      <w:pPr>
        <w:pStyle w:val="a7"/>
        <w:numPr>
          <w:ilvl w:val="1"/>
          <w:numId w:val="44"/>
        </w:numPr>
        <w:ind w:firstLineChars="0"/>
      </w:pPr>
      <w:r>
        <w:rPr>
          <w:rFonts w:hint="eastAsia"/>
        </w:rPr>
        <w:t>既存データに新しいデータ項目</w:t>
      </w:r>
      <w:r w:rsidR="00373A6F">
        <w:rPr>
          <w:rFonts w:hint="eastAsia"/>
        </w:rPr>
        <w:t>に対応する</w:t>
      </w:r>
      <w:r>
        <w:rPr>
          <w:rFonts w:hint="eastAsia"/>
        </w:rPr>
        <w:t>データがない場合は、補完方式（追加収集、省略等）を検討する。</w:t>
      </w:r>
    </w:p>
    <w:p w14:paraId="7D47626F" w14:textId="0337D081" w:rsidR="00B701BE" w:rsidRPr="00FB0DAF" w:rsidRDefault="00B701BE" w:rsidP="00B701BE">
      <w:pPr>
        <w:pStyle w:val="a8"/>
        <w:ind w:leftChars="150" w:left="600" w:hangingChars="100" w:hanging="240"/>
      </w:pPr>
      <w:r>
        <w:rPr>
          <w:rFonts w:hint="eastAsia"/>
        </w:rPr>
        <w:t>※類似のデータモデルがない場合には、コアデータパーツ、コアデータモデルを参照し、データ設計をすることで、日付、連絡先など</w:t>
      </w:r>
      <w:r w:rsidR="008E027C">
        <w:rPr>
          <w:rFonts w:hint="eastAsia"/>
        </w:rPr>
        <w:t>の項目で</w:t>
      </w:r>
      <w:r>
        <w:rPr>
          <w:rFonts w:hint="eastAsia"/>
        </w:rPr>
        <w:t>最低限の相互運用性を確保することができます。</w:t>
      </w:r>
    </w:p>
    <w:p w14:paraId="2020288D" w14:textId="38303F2E" w:rsidR="006E6C09" w:rsidRDefault="006E6C09" w:rsidP="006E6C09">
      <w:pPr>
        <w:pStyle w:val="32"/>
      </w:pPr>
      <w:bookmarkStart w:id="36" w:name="_Toc103599944"/>
      <w:r>
        <w:rPr>
          <w:rFonts w:hint="eastAsia"/>
        </w:rPr>
        <w:t>データ連携する場合</w:t>
      </w:r>
      <w:bookmarkEnd w:id="36"/>
    </w:p>
    <w:p w14:paraId="079FCD27" w14:textId="7BC3F879" w:rsidR="005E04A9" w:rsidRDefault="00F31B48" w:rsidP="001F162B">
      <w:pPr>
        <w:pStyle w:val="a7"/>
        <w:numPr>
          <w:ilvl w:val="1"/>
          <w:numId w:val="82"/>
        </w:numPr>
        <w:ind w:firstLineChars="0"/>
      </w:pPr>
      <w:r>
        <w:rPr>
          <w:rFonts w:hint="eastAsia"/>
        </w:rPr>
        <w:t>連携</w:t>
      </w:r>
      <w:r w:rsidR="00C9332D">
        <w:rPr>
          <w:rFonts w:hint="eastAsia"/>
        </w:rPr>
        <w:t>元</w:t>
      </w:r>
      <w:r w:rsidR="00B701BE">
        <w:rPr>
          <w:rFonts w:hint="eastAsia"/>
        </w:rPr>
        <w:t>のデータ項目を一覧化する</w:t>
      </w:r>
    </w:p>
    <w:p w14:paraId="5C4C61C2" w14:textId="282029FA" w:rsidR="00B701BE" w:rsidRDefault="00B701BE" w:rsidP="001F162B">
      <w:pPr>
        <w:pStyle w:val="a7"/>
        <w:numPr>
          <w:ilvl w:val="1"/>
          <w:numId w:val="82"/>
        </w:numPr>
        <w:ind w:firstLineChars="0"/>
      </w:pPr>
      <w:r>
        <w:rPr>
          <w:rFonts w:hint="eastAsia"/>
        </w:rPr>
        <w:t>連携対象のデータモデルと類似のデータモデルがあるか確認する。</w:t>
      </w:r>
    </w:p>
    <w:p w14:paraId="09EE25E8" w14:textId="4DEC24A5" w:rsidR="00B701BE" w:rsidRDefault="00B701BE" w:rsidP="001F162B">
      <w:pPr>
        <w:pStyle w:val="a7"/>
        <w:numPr>
          <w:ilvl w:val="1"/>
          <w:numId w:val="82"/>
        </w:numPr>
        <w:ind w:firstLineChars="0"/>
      </w:pPr>
      <w:r>
        <w:rPr>
          <w:rFonts w:hint="eastAsia"/>
        </w:rPr>
        <w:t>類似のデータモデルがある場合には、</w:t>
      </w:r>
      <w:r w:rsidR="00F31B48">
        <w:rPr>
          <w:rFonts w:hint="eastAsia"/>
        </w:rPr>
        <w:t>連携</w:t>
      </w:r>
      <w:r w:rsidR="00C9332D">
        <w:rPr>
          <w:rFonts w:hint="eastAsia"/>
        </w:rPr>
        <w:t>元</w:t>
      </w:r>
      <w:r>
        <w:rPr>
          <w:rFonts w:hint="eastAsia"/>
        </w:rPr>
        <w:t>のデータモデルと</w:t>
      </w:r>
      <w:r w:rsidR="008E694C">
        <w:rPr>
          <w:rFonts w:hint="eastAsia"/>
        </w:rPr>
        <w:t>データ項目の対照表を作り、</w:t>
      </w:r>
      <w:r>
        <w:rPr>
          <w:rFonts w:hint="eastAsia"/>
        </w:rPr>
        <w:t>マッピングを行う。</w:t>
      </w:r>
    </w:p>
    <w:p w14:paraId="1262AC15" w14:textId="7746A169" w:rsidR="00B701BE" w:rsidRDefault="00B701BE" w:rsidP="001F162B">
      <w:pPr>
        <w:pStyle w:val="a7"/>
        <w:numPr>
          <w:ilvl w:val="1"/>
          <w:numId w:val="82"/>
        </w:numPr>
        <w:ind w:firstLineChars="0"/>
      </w:pPr>
      <w:r>
        <w:rPr>
          <w:rFonts w:hint="eastAsia"/>
        </w:rPr>
        <w:t>連携先のデータモデルを一覧化し</w:t>
      </w:r>
      <w:r w:rsidR="00073666">
        <w:rPr>
          <w:rFonts w:hint="eastAsia"/>
        </w:rPr>
        <w:t>データ項目の対照</w:t>
      </w:r>
      <w:r>
        <w:rPr>
          <w:rFonts w:hint="eastAsia"/>
        </w:rPr>
        <w:t>表に加筆する。</w:t>
      </w:r>
    </w:p>
    <w:p w14:paraId="7E36F334" w14:textId="6BAB2052" w:rsidR="00B701BE" w:rsidRDefault="00B701BE" w:rsidP="001F162B">
      <w:pPr>
        <w:pStyle w:val="a7"/>
        <w:numPr>
          <w:ilvl w:val="1"/>
          <w:numId w:val="82"/>
        </w:numPr>
        <w:ind w:firstLineChars="0"/>
      </w:pPr>
      <w:r>
        <w:rPr>
          <w:rFonts w:hint="eastAsia"/>
        </w:rPr>
        <w:t>完全一致しないデータ項目について変換方式を決定する。</w:t>
      </w:r>
    </w:p>
    <w:p w14:paraId="0107E59A" w14:textId="1F03C847" w:rsidR="00B701BE" w:rsidRDefault="00B701BE" w:rsidP="001F162B">
      <w:pPr>
        <w:pStyle w:val="a7"/>
        <w:numPr>
          <w:ilvl w:val="1"/>
          <w:numId w:val="82"/>
        </w:numPr>
        <w:ind w:firstLineChars="0"/>
      </w:pPr>
      <w:r>
        <w:rPr>
          <w:rFonts w:hint="eastAsia"/>
        </w:rPr>
        <w:t>連携に不足するデータ項目の扱いを検討する。</w:t>
      </w:r>
    </w:p>
    <w:p w14:paraId="13661503" w14:textId="31CCF794" w:rsidR="00B701BE" w:rsidRDefault="00B701BE" w:rsidP="00B701BE">
      <w:pPr>
        <w:pStyle w:val="a8"/>
        <w:ind w:leftChars="150" w:left="600" w:hangingChars="100" w:hanging="240"/>
      </w:pPr>
      <w:r>
        <w:rPr>
          <w:rFonts w:hint="eastAsia"/>
        </w:rPr>
        <w:t>※類似のデータモデルがない場合には、コアデータパーツ、コアデータモデルを参照し、データ連携をすることで、日付、連絡先など</w:t>
      </w:r>
      <w:r w:rsidR="004348B3">
        <w:rPr>
          <w:rFonts w:hint="eastAsia"/>
        </w:rPr>
        <w:t>の項目で</w:t>
      </w:r>
      <w:r>
        <w:rPr>
          <w:rFonts w:hint="eastAsia"/>
        </w:rPr>
        <w:t>最低限の相互運用性を確保することができます。</w:t>
      </w:r>
    </w:p>
    <w:p w14:paraId="02475191" w14:textId="77777777" w:rsidR="00E23878" w:rsidRDefault="00E23878" w:rsidP="00B701BE">
      <w:pPr>
        <w:pStyle w:val="a8"/>
        <w:ind w:leftChars="150" w:left="600" w:hangingChars="100" w:hanging="240"/>
      </w:pPr>
    </w:p>
    <w:p w14:paraId="4E8FF7CD" w14:textId="77777777" w:rsidR="00E63C3E" w:rsidRDefault="00E63C3E">
      <w:pPr>
        <w:pStyle w:val="22"/>
      </w:pPr>
      <w:r>
        <w:rPr>
          <w:rFonts w:hint="eastAsia"/>
        </w:rPr>
        <w:lastRenderedPageBreak/>
        <w:t xml:space="preserve">　</w:t>
      </w:r>
      <w:bookmarkStart w:id="37" w:name="_Toc103599945"/>
      <w:r>
        <w:rPr>
          <w:rFonts w:hint="eastAsia"/>
        </w:rPr>
        <w:t>関連取り組みとの関連性</w:t>
      </w:r>
      <w:bookmarkEnd w:id="37"/>
    </w:p>
    <w:p w14:paraId="0422599B" w14:textId="77777777" w:rsidR="00E63C3E" w:rsidRDefault="00E63C3E" w:rsidP="001F162B">
      <w:pPr>
        <w:pStyle w:val="32"/>
        <w:numPr>
          <w:ilvl w:val="0"/>
          <w:numId w:val="84"/>
        </w:numPr>
      </w:pPr>
      <w:bookmarkStart w:id="38" w:name="_Toc103599946"/>
      <w:r>
        <w:rPr>
          <w:rFonts w:hint="eastAsia"/>
        </w:rPr>
        <w:t>政府相互運用性フレームワークとの関係性</w:t>
      </w:r>
      <w:bookmarkEnd w:id="38"/>
    </w:p>
    <w:p w14:paraId="34D43287" w14:textId="668AAC34" w:rsidR="00E63C3E" w:rsidRPr="008F4E99" w:rsidRDefault="00E63C3E" w:rsidP="00E63C3E">
      <w:pPr>
        <w:pStyle w:val="a8"/>
        <w:numPr>
          <w:ilvl w:val="2"/>
          <w:numId w:val="1"/>
        </w:numPr>
        <w:ind w:leftChars="0" w:firstLineChars="0" w:firstLine="0"/>
      </w:pPr>
      <w:r w:rsidRPr="008F4E99">
        <w:rPr>
          <w:rFonts w:hint="eastAsia"/>
        </w:rPr>
        <w:t>政府相互運用性フレームワーク</w:t>
      </w:r>
      <w:r>
        <w:rPr>
          <w:rFonts w:hint="eastAsia"/>
        </w:rPr>
        <w:t>（G</w:t>
      </w:r>
      <w:r>
        <w:t xml:space="preserve">IF: </w:t>
      </w:r>
      <w:r>
        <w:rPr>
          <w:rFonts w:hint="eastAsia"/>
        </w:rPr>
        <w:t>Government</w:t>
      </w:r>
      <w:r>
        <w:t xml:space="preserve"> </w:t>
      </w:r>
      <w:r>
        <w:rPr>
          <w:rFonts w:hint="eastAsia"/>
        </w:rPr>
        <w:t>Interoperability Framework）</w:t>
      </w:r>
      <w:r w:rsidR="00FC3ECC">
        <w:rPr>
          <w:rStyle w:val="affa"/>
        </w:rPr>
        <w:footnoteReference w:id="3"/>
      </w:r>
      <w:r>
        <w:rPr>
          <w:rFonts w:hint="eastAsia"/>
        </w:rPr>
        <w:t>（以後、GIFと記述）は、コアデータモデルとして、土地、建物、施設、設備等</w:t>
      </w:r>
      <w:r w:rsidR="00A40DE5">
        <w:rPr>
          <w:rFonts w:hint="eastAsia"/>
        </w:rPr>
        <w:t>のデータモデル</w:t>
      </w:r>
      <w:r>
        <w:rPr>
          <w:rFonts w:hint="eastAsia"/>
        </w:rPr>
        <w:t>を示すとともに、</w:t>
      </w:r>
      <w:r w:rsidR="00855F68">
        <w:rPr>
          <w:rFonts w:hint="eastAsia"/>
        </w:rPr>
        <w:t>コアデータパーツ</w:t>
      </w:r>
      <w:r w:rsidR="00355A64">
        <w:rPr>
          <w:rFonts w:hint="eastAsia"/>
        </w:rPr>
        <w:t>として</w:t>
      </w:r>
      <w:r>
        <w:rPr>
          <w:rFonts w:hint="eastAsia"/>
        </w:rPr>
        <w:t>日付、住所（アドレス）のデータモデルを提示しています。本書はGIFの一部をなす</w:t>
      </w:r>
      <w:r w:rsidR="00FD1975">
        <w:rPr>
          <w:rFonts w:hint="eastAsia"/>
        </w:rPr>
        <w:t>もの</w:t>
      </w:r>
      <w:r>
        <w:rPr>
          <w:rFonts w:hint="eastAsia"/>
        </w:rPr>
        <w:t>であり、GIFのデータモデル、定義を継承するものとします。</w:t>
      </w:r>
    </w:p>
    <w:p w14:paraId="4BA326C1" w14:textId="73828775" w:rsidR="00E63C3E" w:rsidRDefault="00E63C3E" w:rsidP="001F162B">
      <w:pPr>
        <w:pStyle w:val="32"/>
        <w:numPr>
          <w:ilvl w:val="0"/>
          <w:numId w:val="84"/>
        </w:numPr>
      </w:pPr>
      <w:bookmarkStart w:id="39" w:name="_Toc103599947"/>
      <w:r>
        <w:rPr>
          <w:rFonts w:hint="eastAsia"/>
        </w:rPr>
        <w:t>地理空間情報、</w:t>
      </w:r>
      <w:r>
        <w:rPr>
          <w:rFonts w:hint="eastAsia"/>
        </w:rPr>
        <w:t>CityGML</w:t>
      </w:r>
      <w:r w:rsidR="009139C9">
        <w:rPr>
          <w:rStyle w:val="affa"/>
        </w:rPr>
        <w:footnoteReference w:id="4"/>
      </w:r>
      <w:r>
        <w:rPr>
          <w:rFonts w:hint="eastAsia"/>
        </w:rPr>
        <w:t>との関係性</w:t>
      </w:r>
      <w:bookmarkEnd w:id="39"/>
    </w:p>
    <w:p w14:paraId="4D129F6A" w14:textId="3F5558A0" w:rsidR="00E63C3E" w:rsidRDefault="00E63C3E" w:rsidP="00E63C3E">
      <w:pPr>
        <w:pStyle w:val="a8"/>
        <w:ind w:left="120" w:firstLine="240"/>
        <w:rPr>
          <w:rStyle w:val="ae"/>
        </w:rPr>
      </w:pPr>
      <w:r w:rsidRPr="00A820DA">
        <w:rPr>
          <w:rStyle w:val="ae"/>
          <w:rFonts w:hint="eastAsia"/>
        </w:rPr>
        <w:t>国土交通省や国土地理院から詳細な地理空間情報がすでに提供されてい</w:t>
      </w:r>
      <w:r>
        <w:rPr>
          <w:rStyle w:val="ae"/>
          <w:rFonts w:hint="eastAsia"/>
        </w:rPr>
        <w:t>ます</w:t>
      </w:r>
      <w:r w:rsidRPr="00A820DA">
        <w:rPr>
          <w:rStyle w:val="ae"/>
          <w:rFonts w:hint="eastAsia"/>
        </w:rPr>
        <w:t>。この地理空間情報に、施設のオープン、クローズ時間などの</w:t>
      </w:r>
      <w:r>
        <w:rPr>
          <w:rStyle w:val="ae"/>
          <w:rFonts w:hint="eastAsia"/>
        </w:rPr>
        <w:t>地域</w:t>
      </w:r>
      <w:r w:rsidRPr="00A820DA">
        <w:rPr>
          <w:rStyle w:val="ae"/>
          <w:rFonts w:hint="eastAsia"/>
        </w:rPr>
        <w:t>サービス情報、センサー情報などを組み合わせることで、</w:t>
      </w:r>
      <w:r>
        <w:rPr>
          <w:rStyle w:val="ae"/>
          <w:rFonts w:hint="eastAsia"/>
        </w:rPr>
        <w:t>都市データを</w:t>
      </w:r>
      <w:r w:rsidRPr="00A820DA">
        <w:rPr>
          <w:rStyle w:val="ae"/>
          <w:rFonts w:hint="eastAsia"/>
        </w:rPr>
        <w:t>より高度</w:t>
      </w:r>
      <w:r>
        <w:rPr>
          <w:rStyle w:val="ae"/>
          <w:rFonts w:hint="eastAsia"/>
        </w:rPr>
        <w:t>に</w:t>
      </w:r>
      <w:r w:rsidRPr="00A820DA">
        <w:rPr>
          <w:rStyle w:val="ae"/>
          <w:rFonts w:hint="eastAsia"/>
        </w:rPr>
        <w:t>活用でき</w:t>
      </w:r>
      <w:r>
        <w:rPr>
          <w:rStyle w:val="ae"/>
          <w:rFonts w:hint="eastAsia"/>
        </w:rPr>
        <w:t>ます</w:t>
      </w:r>
      <w:r w:rsidRPr="00A820DA">
        <w:rPr>
          <w:rStyle w:val="ae"/>
          <w:rFonts w:hint="eastAsia"/>
        </w:rPr>
        <w:t>。</w:t>
      </w:r>
    </w:p>
    <w:p w14:paraId="348A3595" w14:textId="0B88F166" w:rsidR="00E63C3E" w:rsidRDefault="00E63C3E" w:rsidP="00E63C3E">
      <w:pPr>
        <w:pStyle w:val="a8"/>
        <w:ind w:left="120" w:firstLine="240"/>
      </w:pPr>
      <w:r>
        <w:rPr>
          <w:rFonts w:hint="eastAsia"/>
        </w:rPr>
        <w:t>最近、建物等を３Dモデルに詳細に表すことができるCityGMLの活用が増えてきています。</w:t>
      </w:r>
      <w:r w:rsidR="009139C9">
        <w:rPr>
          <w:rFonts w:hint="eastAsia"/>
        </w:rPr>
        <w:t>また、</w:t>
      </w:r>
      <w:r w:rsidR="001E3E27">
        <w:rPr>
          <w:rFonts w:hint="eastAsia"/>
        </w:rPr>
        <w:t>CityGML</w:t>
      </w:r>
      <w:r w:rsidR="001E3E27" w:rsidRPr="001E3E27">
        <w:rPr>
          <w:rFonts w:hint="eastAsia"/>
        </w:rPr>
        <w:t xml:space="preserve"> </w:t>
      </w:r>
      <w:r w:rsidR="001E3E27">
        <w:rPr>
          <w:rFonts w:hint="eastAsia"/>
        </w:rPr>
        <w:t>や</w:t>
      </w:r>
      <w:r w:rsidR="001E3E27" w:rsidRPr="001E3E27">
        <w:rPr>
          <w:rFonts w:hint="eastAsia"/>
        </w:rPr>
        <w:t>i－都市再生技術仕様（案</w:t>
      </w:r>
      <w:r w:rsidR="001E3E27">
        <w:rPr>
          <w:rFonts w:hint="eastAsia"/>
        </w:rPr>
        <w:t>）(i-UR)</w:t>
      </w:r>
      <w:r w:rsidR="001E3E27">
        <w:rPr>
          <w:rStyle w:val="affa"/>
        </w:rPr>
        <w:footnoteReference w:id="5"/>
      </w:r>
      <w:r w:rsidR="001E3E27">
        <w:rPr>
          <w:rFonts w:hint="eastAsia"/>
        </w:rPr>
        <w:t>を参照し、</w:t>
      </w:r>
      <w:r w:rsidR="009139C9">
        <w:rPr>
          <w:rFonts w:hint="eastAsia"/>
        </w:rPr>
        <w:t>国土交通省から３D都市モデル標準製品仕様書</w:t>
      </w:r>
      <w:r w:rsidR="009139C9">
        <w:rPr>
          <w:rStyle w:val="affa"/>
        </w:rPr>
        <w:footnoteReference w:id="6"/>
      </w:r>
      <w:r w:rsidR="009139C9">
        <w:rPr>
          <w:rFonts w:hint="eastAsia"/>
        </w:rPr>
        <w:t>が公表されています。</w:t>
      </w:r>
      <w:r>
        <w:rPr>
          <w:rFonts w:hint="eastAsia"/>
        </w:rPr>
        <w:t>この建物情報と都市サービス情報、センサー情報を組み合わせることで</w:t>
      </w:r>
      <w:r w:rsidR="00F43A36">
        <w:rPr>
          <w:rFonts w:hint="eastAsia"/>
        </w:rPr>
        <w:t>、</w:t>
      </w:r>
      <w:r>
        <w:rPr>
          <w:rFonts w:hint="eastAsia"/>
        </w:rPr>
        <w:t>より高度な利用が</w:t>
      </w:r>
      <w:r w:rsidR="00E97491">
        <w:rPr>
          <w:rFonts w:hint="eastAsia"/>
        </w:rPr>
        <w:t>できます</w:t>
      </w:r>
      <w:r>
        <w:rPr>
          <w:rFonts w:hint="eastAsia"/>
        </w:rPr>
        <w:t>。一方、建物ID、施設ID等</w:t>
      </w:r>
      <w:r w:rsidR="00E97491">
        <w:rPr>
          <w:rFonts w:hint="eastAsia"/>
        </w:rPr>
        <w:t>、対象物を一意に表すIDが整備されていないことから</w:t>
      </w:r>
      <w:r w:rsidR="00BE0C86">
        <w:rPr>
          <w:rFonts w:hint="eastAsia"/>
        </w:rPr>
        <w:t>、</w:t>
      </w:r>
      <w:r w:rsidR="00E97491">
        <w:rPr>
          <w:rFonts w:hint="eastAsia"/>
        </w:rPr>
        <w:t>３Dモデル</w:t>
      </w:r>
      <w:r w:rsidR="009139C9">
        <w:rPr>
          <w:rFonts w:hint="eastAsia"/>
        </w:rPr>
        <w:t>と関連付けて</w:t>
      </w:r>
      <w:r w:rsidR="00E97491">
        <w:rPr>
          <w:rFonts w:hint="eastAsia"/>
        </w:rPr>
        <w:t>複数データを一体として扱うのは簡単ではありません。</w:t>
      </w:r>
      <w:r w:rsidR="00F10999">
        <w:rPr>
          <w:rFonts w:hint="eastAsia"/>
        </w:rPr>
        <w:t>そこで本書では、</w:t>
      </w:r>
      <w:r w:rsidR="00E97491">
        <w:rPr>
          <w:rFonts w:hint="eastAsia"/>
        </w:rPr>
        <w:t>CityGMLのデータ項目と都市サービスデータ項目を比較することで、データ同定のための情報、補完関係にある情報を明確に</w:t>
      </w:r>
      <w:r w:rsidR="00F10999">
        <w:rPr>
          <w:rFonts w:hint="eastAsia"/>
        </w:rPr>
        <w:t>します。</w:t>
      </w:r>
    </w:p>
    <w:p w14:paraId="27DCB304" w14:textId="5C846D8F" w:rsidR="00E63C3E" w:rsidRDefault="00E63C3E" w:rsidP="00E63C3E">
      <w:pPr>
        <w:pStyle w:val="a8"/>
        <w:ind w:left="120" w:firstLine="240"/>
      </w:pPr>
      <w:r>
        <w:rPr>
          <w:rFonts w:hint="eastAsia"/>
        </w:rPr>
        <w:t>また、スマートシティのデータモデルは、地点や線など地理形状情報を含むことがあります。「ポイント」「ライン」「ポリゴン」「メッシュ」等です。特に「ポリゴン」に関しては様々な情報管理方法があります。本書では、「ポイント」に関連した情報を基本とし、「ライン」「ポリゴン」「メッシュ」等の扱いは簡易な記述にとどめ、将来の検討課題とします。</w:t>
      </w:r>
    </w:p>
    <w:p w14:paraId="31FBE04A" w14:textId="0BF18A78" w:rsidR="00E63C3E" w:rsidRDefault="00E63C3E" w:rsidP="00E63C3E">
      <w:pPr>
        <w:pStyle w:val="32"/>
      </w:pPr>
      <w:bookmarkStart w:id="40" w:name="_Toc103599948"/>
      <w:r>
        <w:rPr>
          <w:rFonts w:hint="eastAsia"/>
        </w:rPr>
        <w:lastRenderedPageBreak/>
        <w:t xml:space="preserve">Smart </w:t>
      </w:r>
      <w:r>
        <w:t>Data Model</w:t>
      </w:r>
      <w:r w:rsidR="001E3E27">
        <w:rPr>
          <w:rStyle w:val="affa"/>
        </w:rPr>
        <w:footnoteReference w:id="7"/>
      </w:r>
      <w:r>
        <w:rPr>
          <w:rFonts w:hint="eastAsia"/>
        </w:rPr>
        <w:t>との関係性</w:t>
      </w:r>
      <w:bookmarkEnd w:id="40"/>
    </w:p>
    <w:p w14:paraId="514775C5" w14:textId="4835BF87" w:rsidR="00F10999" w:rsidRDefault="00F10999" w:rsidP="00F10999">
      <w:pPr>
        <w:pStyle w:val="a8"/>
        <w:ind w:left="120" w:firstLine="240"/>
      </w:pPr>
      <w:r>
        <w:rPr>
          <w:rFonts w:hint="eastAsia"/>
        </w:rPr>
        <w:t>欧州を中心にスマートシティのデータモデルの検討が進められています。国際的なサービスの</w:t>
      </w:r>
      <w:r w:rsidR="00385766">
        <w:rPr>
          <w:rFonts w:hint="eastAsia"/>
        </w:rPr>
        <w:t>相互運用性</w:t>
      </w:r>
      <w:r>
        <w:rPr>
          <w:rFonts w:hint="eastAsia"/>
        </w:rPr>
        <w:t xml:space="preserve">を確保することで、国内のスマートシティサービスを世界に展開しやすくなるとともに、世界の最新サービスの国内への導入が容易になります。そこで本書では、Smart </w:t>
      </w:r>
      <w:r>
        <w:t>Data Model</w:t>
      </w:r>
      <w:r>
        <w:rPr>
          <w:rFonts w:hint="eastAsia"/>
        </w:rPr>
        <w:t>との項目比較を行い、データモデル</w:t>
      </w:r>
      <w:r w:rsidR="00D750AC">
        <w:rPr>
          <w:rFonts w:hint="eastAsia"/>
        </w:rPr>
        <w:t>の</w:t>
      </w:r>
      <w:r>
        <w:rPr>
          <w:rFonts w:hint="eastAsia"/>
        </w:rPr>
        <w:t>検討を容易にします。</w:t>
      </w:r>
    </w:p>
    <w:p w14:paraId="0ABF309E" w14:textId="05DAE340" w:rsidR="001E3E27" w:rsidRDefault="001E3E27" w:rsidP="001E3E27">
      <w:pPr>
        <w:pStyle w:val="32"/>
      </w:pPr>
      <w:bookmarkStart w:id="41" w:name="_Toc103599949"/>
      <w:r>
        <w:t>S</w:t>
      </w:r>
      <w:r>
        <w:rPr>
          <w:rFonts w:hint="eastAsia"/>
        </w:rPr>
        <w:t>chema.org</w:t>
      </w:r>
      <w:r>
        <w:rPr>
          <w:rStyle w:val="affa"/>
        </w:rPr>
        <w:footnoteReference w:id="8"/>
      </w:r>
      <w:r>
        <w:rPr>
          <w:rFonts w:hint="eastAsia"/>
        </w:rPr>
        <w:t>との関係性</w:t>
      </w:r>
      <w:bookmarkEnd w:id="41"/>
    </w:p>
    <w:p w14:paraId="47C0142D" w14:textId="510169DF" w:rsidR="001E3E27" w:rsidRPr="001E3E27" w:rsidRDefault="001E3E27" w:rsidP="001E3E27">
      <w:pPr>
        <w:pStyle w:val="a8"/>
        <w:ind w:left="120" w:firstLine="240"/>
      </w:pPr>
      <w:r>
        <w:rPr>
          <w:rFonts w:hint="eastAsia"/>
        </w:rPr>
        <w:t>検索サービスで使用するメタデータのデファクトスタンダードに</w:t>
      </w:r>
      <w:r>
        <w:t>S</w:t>
      </w:r>
      <w:r>
        <w:rPr>
          <w:rFonts w:hint="eastAsia"/>
        </w:rPr>
        <w:t>chema.orgがあります。スマートシティで対象とするものやサービスのデータモデルを</w:t>
      </w:r>
      <w:r w:rsidR="00107A4C">
        <w:rPr>
          <w:rFonts w:hint="eastAsia"/>
        </w:rPr>
        <w:t>、</w:t>
      </w:r>
      <w:r>
        <w:t>S</w:t>
      </w:r>
      <w:r>
        <w:rPr>
          <w:rFonts w:hint="eastAsia"/>
        </w:rPr>
        <w:t>chema.orgのデータ項目と関連つけることにより、利用者に検索サービスを通じて効率よくデータを届けることができます。</w:t>
      </w:r>
    </w:p>
    <w:p w14:paraId="1FC724BA" w14:textId="77777777" w:rsidR="00E63C3E" w:rsidRDefault="00E63C3E" w:rsidP="00E63C3E">
      <w:pPr>
        <w:pStyle w:val="32"/>
      </w:pPr>
      <w:bookmarkStart w:id="42" w:name="_Toc103599950"/>
      <w:r>
        <w:rPr>
          <w:rFonts w:hint="eastAsia"/>
        </w:rPr>
        <w:t>デジタル・ツインとの関係性</w:t>
      </w:r>
      <w:bookmarkEnd w:id="42"/>
    </w:p>
    <w:p w14:paraId="711F0857" w14:textId="3E4762F5" w:rsidR="00E63C3E" w:rsidRDefault="00E63C3E" w:rsidP="00F10999">
      <w:pPr>
        <w:pStyle w:val="a8"/>
        <w:ind w:left="120" w:firstLine="240"/>
      </w:pPr>
      <w:r>
        <w:rPr>
          <w:rFonts w:hint="eastAsia"/>
        </w:rPr>
        <w:t>デジタル・ツインの世界では、地理空間情報、建築物情報、行政情報、都市サービス情報、センサー情報等がシームレスに扱われる必要があります。これらはユニークIDで連携することもある</w:t>
      </w:r>
      <w:r w:rsidR="00994DD9">
        <w:rPr>
          <w:rFonts w:hint="eastAsia"/>
        </w:rPr>
        <w:t>他</w:t>
      </w:r>
      <w:r>
        <w:rPr>
          <w:rFonts w:hint="eastAsia"/>
        </w:rPr>
        <w:t>、名称や位置情報を使って</w:t>
      </w:r>
      <w:r w:rsidR="00994DD9">
        <w:rPr>
          <w:rFonts w:hint="eastAsia"/>
        </w:rPr>
        <w:t>各</w:t>
      </w:r>
      <w:r>
        <w:rPr>
          <w:rFonts w:hint="eastAsia"/>
        </w:rPr>
        <w:t>情報間の連携を行う場合もあります。そのため本書では、</w:t>
      </w:r>
      <w:r w:rsidR="00F10999">
        <w:rPr>
          <w:rFonts w:hint="eastAsia"/>
        </w:rPr>
        <w:t>スマートシティに関連する情報を幅広に検討しています</w:t>
      </w:r>
      <w:r>
        <w:rPr>
          <w:rFonts w:hint="eastAsia"/>
        </w:rPr>
        <w:t>。</w:t>
      </w:r>
    </w:p>
    <w:p w14:paraId="04C408E8" w14:textId="1A4B81AE" w:rsidR="001E17A1" w:rsidRDefault="00EA2D15" w:rsidP="00EA2D15">
      <w:pPr>
        <w:pStyle w:val="32"/>
      </w:pPr>
      <w:bookmarkStart w:id="43" w:name="_Toc103599951"/>
      <w:r>
        <w:rPr>
          <w:rFonts w:hint="eastAsia"/>
        </w:rPr>
        <w:t>推奨データセットとの関係性</w:t>
      </w:r>
      <w:bookmarkEnd w:id="43"/>
    </w:p>
    <w:p w14:paraId="5C1DC8FF" w14:textId="1F85CA35" w:rsidR="00EA2D15" w:rsidRDefault="00313965" w:rsidP="00EA2D15">
      <w:pPr>
        <w:pStyle w:val="a8"/>
        <w:ind w:left="120" w:firstLine="240"/>
      </w:pPr>
      <w:r>
        <w:rPr>
          <w:rFonts w:hint="eastAsia"/>
        </w:rPr>
        <w:t>オープンデータ推進の一環で推奨データセット</w:t>
      </w:r>
      <w:r w:rsidR="00B11012">
        <w:rPr>
          <w:rStyle w:val="affa"/>
        </w:rPr>
        <w:footnoteReference w:id="9"/>
      </w:r>
      <w:r>
        <w:rPr>
          <w:rFonts w:hint="eastAsia"/>
        </w:rPr>
        <w:t>が</w:t>
      </w:r>
      <w:r w:rsidR="006E2A2D">
        <w:rPr>
          <w:rFonts w:hint="eastAsia"/>
        </w:rPr>
        <w:t>提示されており</w:t>
      </w:r>
      <w:r>
        <w:rPr>
          <w:rFonts w:hint="eastAsia"/>
        </w:rPr>
        <w:t>、データモデルが示されています</w:t>
      </w:r>
      <w:r w:rsidR="006E2A2D">
        <w:rPr>
          <w:rFonts w:hint="eastAsia"/>
        </w:rPr>
        <w:t>。また、既に多くの地方公共団体で</w:t>
      </w:r>
      <w:r w:rsidR="002E0FFE">
        <w:rPr>
          <w:rFonts w:hint="eastAsia"/>
        </w:rPr>
        <w:t>データセットの整備が進められています。一方、推奨データセットは2017年に策定され</w:t>
      </w:r>
      <w:r w:rsidR="00BF7083">
        <w:rPr>
          <w:rFonts w:hint="eastAsia"/>
        </w:rPr>
        <w:t>、その後、推奨データセットの対象データの追加が行われてきましたが</w:t>
      </w:r>
      <w:r w:rsidR="00083BA1">
        <w:rPr>
          <w:rFonts w:hint="eastAsia"/>
        </w:rPr>
        <w:t>、オープンデータの各地での取り組みが進んできたこと</w:t>
      </w:r>
      <w:r w:rsidR="00AB01BB">
        <w:rPr>
          <w:rFonts w:hint="eastAsia"/>
        </w:rPr>
        <w:t>と</w:t>
      </w:r>
      <w:r w:rsidR="00083BA1">
        <w:rPr>
          <w:rFonts w:hint="eastAsia"/>
        </w:rPr>
        <w:t>、</w:t>
      </w:r>
      <w:r w:rsidR="00E73C06">
        <w:rPr>
          <w:rFonts w:hint="eastAsia"/>
        </w:rPr>
        <w:t>問い合わせにフォーム</w:t>
      </w:r>
      <w:r w:rsidR="006432B2">
        <w:rPr>
          <w:rFonts w:hint="eastAsia"/>
        </w:rPr>
        <w:t>のデータ項目がないなど</w:t>
      </w:r>
      <w:r w:rsidR="00F4193A">
        <w:rPr>
          <w:rFonts w:hint="eastAsia"/>
        </w:rPr>
        <w:t>、</w:t>
      </w:r>
      <w:r w:rsidR="006432B2">
        <w:rPr>
          <w:rFonts w:hint="eastAsia"/>
        </w:rPr>
        <w:t>見直しが必要になってき</w:t>
      </w:r>
      <w:r w:rsidR="00F4193A">
        <w:rPr>
          <w:rFonts w:hint="eastAsia"/>
        </w:rPr>
        <w:t>たことから</w:t>
      </w:r>
      <w:r w:rsidR="006432B2">
        <w:rPr>
          <w:rFonts w:hint="eastAsia"/>
        </w:rPr>
        <w:t>、2022年</w:t>
      </w:r>
      <w:r w:rsidR="00A07EE3">
        <w:rPr>
          <w:rFonts w:hint="eastAsia"/>
        </w:rPr>
        <w:t>4月からGIFも踏まえた推奨データセットの見直しが進められています。</w:t>
      </w:r>
      <w:r w:rsidR="00D6569E">
        <w:rPr>
          <w:rFonts w:hint="eastAsia"/>
        </w:rPr>
        <w:t>データは標準化</w:t>
      </w:r>
      <w:r w:rsidR="00A9401A">
        <w:rPr>
          <w:rFonts w:hint="eastAsia"/>
        </w:rPr>
        <w:t>され</w:t>
      </w:r>
      <w:r w:rsidR="00D6569E">
        <w:rPr>
          <w:rFonts w:hint="eastAsia"/>
        </w:rPr>
        <w:t>ていることでコンバートなどを行うことが容易に</w:t>
      </w:r>
      <w:r w:rsidR="00061047">
        <w:rPr>
          <w:rFonts w:hint="eastAsia"/>
        </w:rPr>
        <w:t>なりますので、推奨データセットを</w:t>
      </w:r>
      <w:r w:rsidR="008F43AE">
        <w:rPr>
          <w:rFonts w:hint="eastAsia"/>
        </w:rPr>
        <w:t>従来通り</w:t>
      </w:r>
      <w:r w:rsidR="00C519E7">
        <w:rPr>
          <w:rFonts w:hint="eastAsia"/>
        </w:rPr>
        <w:t>の方針で</w:t>
      </w:r>
      <w:r w:rsidR="00061047">
        <w:rPr>
          <w:rFonts w:hint="eastAsia"/>
        </w:rPr>
        <w:t>推進</w:t>
      </w:r>
      <w:r w:rsidR="008F43AE">
        <w:rPr>
          <w:rFonts w:hint="eastAsia"/>
        </w:rPr>
        <w:t>しても、</w:t>
      </w:r>
      <w:r w:rsidR="005D376C">
        <w:rPr>
          <w:rFonts w:hint="eastAsia"/>
        </w:rPr>
        <w:t>将来一貫性を持ってGIFと融合することができ</w:t>
      </w:r>
      <w:r w:rsidR="00C519E7">
        <w:rPr>
          <w:rFonts w:hint="eastAsia"/>
        </w:rPr>
        <w:t>るよう、</w:t>
      </w:r>
      <w:r w:rsidR="005D376C">
        <w:rPr>
          <w:rFonts w:hint="eastAsia"/>
        </w:rPr>
        <w:t>コンバータの提供なども予定しています。</w:t>
      </w:r>
    </w:p>
    <w:p w14:paraId="36E8056D" w14:textId="77777777" w:rsidR="003721F4" w:rsidRDefault="003721F4" w:rsidP="00EA2D15">
      <w:pPr>
        <w:pStyle w:val="a8"/>
        <w:ind w:left="120" w:firstLine="240"/>
      </w:pPr>
    </w:p>
    <w:p w14:paraId="6BD3C2C3" w14:textId="77777777" w:rsidR="003721F4" w:rsidRDefault="003721F4" w:rsidP="00EA2D15">
      <w:pPr>
        <w:pStyle w:val="a8"/>
        <w:ind w:left="120" w:firstLine="240"/>
      </w:pPr>
    </w:p>
    <w:p w14:paraId="02450D6D" w14:textId="6AAB09B9" w:rsidR="003721F4" w:rsidRDefault="002C4370" w:rsidP="00EA2D15">
      <w:pPr>
        <w:pStyle w:val="a8"/>
        <w:ind w:left="120" w:firstLine="240"/>
      </w:pPr>
      <w:r>
        <w:rPr>
          <w:rFonts w:hint="eastAsia"/>
        </w:rPr>
        <w:lastRenderedPageBreak/>
        <w:t>また、これまでの推奨データセットのモデルは、</w:t>
      </w:r>
      <w:r w:rsidR="003C7E0A">
        <w:rPr>
          <w:rFonts w:hint="eastAsia"/>
        </w:rPr>
        <w:t>それぞれ</w:t>
      </w:r>
      <w:r>
        <w:rPr>
          <w:rFonts w:hint="eastAsia"/>
        </w:rPr>
        <w:t>GIF</w:t>
      </w:r>
      <w:r w:rsidR="003C7E0A">
        <w:rPr>
          <w:rFonts w:hint="eastAsia"/>
        </w:rPr>
        <w:t>に含まれる</w:t>
      </w:r>
      <w:r>
        <w:rPr>
          <w:rFonts w:hint="eastAsia"/>
        </w:rPr>
        <w:t>モデルに取り込まれています。</w:t>
      </w:r>
      <w:r w:rsidR="00D368C5">
        <w:rPr>
          <w:rFonts w:hint="eastAsia"/>
        </w:rPr>
        <w:t>以下</w:t>
      </w:r>
      <w:r>
        <w:rPr>
          <w:rFonts w:hint="eastAsia"/>
        </w:rPr>
        <w:t>に対応表を示します。</w:t>
      </w:r>
    </w:p>
    <w:tbl>
      <w:tblPr>
        <w:tblStyle w:val="aff"/>
        <w:tblW w:w="0" w:type="auto"/>
        <w:tblInd w:w="120" w:type="dxa"/>
        <w:tblLook w:val="04A0" w:firstRow="1" w:lastRow="0" w:firstColumn="1" w:lastColumn="0" w:noHBand="0" w:noVBand="1"/>
      </w:tblPr>
      <w:tblGrid>
        <w:gridCol w:w="2285"/>
        <w:gridCol w:w="3299"/>
        <w:gridCol w:w="2790"/>
      </w:tblGrid>
      <w:tr w:rsidR="00BA5EE9" w14:paraId="650ED200" w14:textId="77777777" w:rsidTr="00197D23">
        <w:tc>
          <w:tcPr>
            <w:tcW w:w="2285" w:type="dxa"/>
            <w:shd w:val="clear" w:color="auto" w:fill="D9D9D9" w:themeFill="background1" w:themeFillShade="D9"/>
          </w:tcPr>
          <w:p w14:paraId="47222980" w14:textId="41BC9B4C"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推奨データセット</w:t>
            </w:r>
          </w:p>
        </w:tc>
        <w:tc>
          <w:tcPr>
            <w:tcW w:w="3299" w:type="dxa"/>
            <w:shd w:val="clear" w:color="auto" w:fill="D9D9D9" w:themeFill="background1" w:themeFillShade="D9"/>
          </w:tcPr>
          <w:p w14:paraId="049EFD3A" w14:textId="394B1190"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sz w:val="20"/>
                <w:szCs w:val="20"/>
              </w:rPr>
              <w:t>GIF</w:t>
            </w:r>
          </w:p>
        </w:tc>
        <w:tc>
          <w:tcPr>
            <w:tcW w:w="2790" w:type="dxa"/>
            <w:shd w:val="clear" w:color="auto" w:fill="D9D9D9" w:themeFill="background1" w:themeFillShade="D9"/>
          </w:tcPr>
          <w:p w14:paraId="626558DC" w14:textId="75D31217" w:rsidR="00BA5EE9"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本書の記述位置等</w:t>
            </w:r>
          </w:p>
        </w:tc>
      </w:tr>
      <w:tr w:rsidR="00BA5EE9" w14:paraId="4F91067C" w14:textId="77777777" w:rsidTr="00197D23">
        <w:tc>
          <w:tcPr>
            <w:tcW w:w="2285" w:type="dxa"/>
          </w:tcPr>
          <w:p w14:paraId="049B414A" w14:textId="3D69E0C3" w:rsidR="00BA5EE9" w:rsidRPr="00197D23" w:rsidRDefault="00F20530"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AED設置箇所</w:t>
            </w:r>
          </w:p>
        </w:tc>
        <w:tc>
          <w:tcPr>
            <w:tcW w:w="3299" w:type="dxa"/>
          </w:tcPr>
          <w:p w14:paraId="53246DF4" w14:textId="22D96A19"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AED</w:t>
            </w:r>
          </w:p>
        </w:tc>
        <w:tc>
          <w:tcPr>
            <w:tcW w:w="2790" w:type="dxa"/>
          </w:tcPr>
          <w:p w14:paraId="379AFAB7" w14:textId="1179C8F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BA5EE9" w14:paraId="3049EDD3" w14:textId="77777777" w:rsidTr="00197D23">
        <w:tc>
          <w:tcPr>
            <w:tcW w:w="2285" w:type="dxa"/>
          </w:tcPr>
          <w:p w14:paraId="09B2B23E" w14:textId="21E05B9A" w:rsidR="00BA5EE9" w:rsidRPr="00197D23" w:rsidRDefault="002A55A2"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介護サービス事業所</w:t>
            </w:r>
          </w:p>
        </w:tc>
        <w:tc>
          <w:tcPr>
            <w:tcW w:w="3299" w:type="dxa"/>
          </w:tcPr>
          <w:p w14:paraId="276CBD48" w14:textId="7F4AA084"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介護サービス事業所</w:t>
            </w:r>
          </w:p>
        </w:tc>
        <w:tc>
          <w:tcPr>
            <w:tcW w:w="2790" w:type="dxa"/>
          </w:tcPr>
          <w:p w14:paraId="11A634F2" w14:textId="0A11073C"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0F49C1D" w14:textId="77777777" w:rsidTr="00197D23">
        <w:tc>
          <w:tcPr>
            <w:tcW w:w="2285" w:type="dxa"/>
          </w:tcPr>
          <w:p w14:paraId="1F357D30" w14:textId="3726F6B7" w:rsidR="002A55A2" w:rsidRPr="00197D23" w:rsidRDefault="002A55A2"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医療機関</w:t>
            </w:r>
          </w:p>
        </w:tc>
        <w:tc>
          <w:tcPr>
            <w:tcW w:w="3299" w:type="dxa"/>
          </w:tcPr>
          <w:p w14:paraId="6210637E" w14:textId="2D528706"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医療機関</w:t>
            </w:r>
          </w:p>
        </w:tc>
        <w:tc>
          <w:tcPr>
            <w:tcW w:w="2790" w:type="dxa"/>
          </w:tcPr>
          <w:p w14:paraId="29C5B66F" w14:textId="4A4F323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68A2F094" w14:textId="77777777" w:rsidTr="00197D23">
        <w:tc>
          <w:tcPr>
            <w:tcW w:w="2285" w:type="dxa"/>
          </w:tcPr>
          <w:p w14:paraId="6315CB91" w14:textId="0EC0EA8D"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文化財</w:t>
            </w:r>
          </w:p>
        </w:tc>
        <w:tc>
          <w:tcPr>
            <w:tcW w:w="3299" w:type="dxa"/>
          </w:tcPr>
          <w:p w14:paraId="562F5B02" w14:textId="705CE761" w:rsidR="00BA5EE9" w:rsidRPr="00197D23" w:rsidRDefault="00774EB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c>
          <w:tcPr>
            <w:tcW w:w="2790" w:type="dxa"/>
          </w:tcPr>
          <w:p w14:paraId="71C333B1" w14:textId="7F5A6BA9"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r>
      <w:tr w:rsidR="00BA5EE9" w14:paraId="3548CFC9" w14:textId="77777777" w:rsidTr="00197D23">
        <w:tc>
          <w:tcPr>
            <w:tcW w:w="2285" w:type="dxa"/>
          </w:tcPr>
          <w:p w14:paraId="4DF45188" w14:textId="3DAF3A20"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観光施設</w:t>
            </w:r>
          </w:p>
        </w:tc>
        <w:tc>
          <w:tcPr>
            <w:tcW w:w="3299" w:type="dxa"/>
          </w:tcPr>
          <w:p w14:paraId="30E89A3C" w14:textId="7EAE010A"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6671C2BE" w14:textId="3BFA3D5E"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FD14984" w14:textId="77777777" w:rsidTr="00197D23">
        <w:tc>
          <w:tcPr>
            <w:tcW w:w="2285" w:type="dxa"/>
          </w:tcPr>
          <w:p w14:paraId="455826EA" w14:textId="1E166851"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イベント</w:t>
            </w:r>
          </w:p>
        </w:tc>
        <w:tc>
          <w:tcPr>
            <w:tcW w:w="3299" w:type="dxa"/>
          </w:tcPr>
          <w:p w14:paraId="61D9B121" w14:textId="639933C1"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c>
          <w:tcPr>
            <w:tcW w:w="2790" w:type="dxa"/>
          </w:tcPr>
          <w:p w14:paraId="776D1BD2" w14:textId="1D295F54"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r>
      <w:tr w:rsidR="00BA5EE9" w14:paraId="1642B5F0" w14:textId="77777777" w:rsidTr="00197D23">
        <w:tc>
          <w:tcPr>
            <w:tcW w:w="2285" w:type="dxa"/>
          </w:tcPr>
          <w:p w14:paraId="08789623" w14:textId="77777777" w:rsidR="00A85CFC" w:rsidRDefault="00276834" w:rsidP="0097405D">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公衆無線</w:t>
            </w:r>
            <w:r w:rsidRPr="00197D23">
              <w:rPr>
                <w:rFonts w:asciiTheme="minorEastAsia" w:eastAsiaTheme="minorEastAsia" w:hAnsiTheme="minorEastAsia"/>
                <w:color w:val="000000"/>
                <w:sz w:val="20"/>
                <w:szCs w:val="20"/>
              </w:rPr>
              <w:t>LAN</w:t>
            </w:r>
          </w:p>
          <w:p w14:paraId="0AFE1B1B" w14:textId="64BABCB3"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アクセスポイント</w:t>
            </w:r>
          </w:p>
        </w:tc>
        <w:tc>
          <w:tcPr>
            <w:tcW w:w="3299" w:type="dxa"/>
          </w:tcPr>
          <w:p w14:paraId="2B661D73" w14:textId="77777777" w:rsidR="003721F4" w:rsidRDefault="00A97B2D" w:rsidP="001502B3">
            <w:pPr>
              <w:pStyle w:val="a8"/>
              <w:snapToGrid w:val="0"/>
              <w:ind w:leftChars="0" w:left="0" w:firstLineChars="0" w:firstLine="0"/>
              <w:rPr>
                <w:rFonts w:asciiTheme="minorEastAsia" w:eastAsiaTheme="minorEastAsia" w:hAnsiTheme="minorEastAsia"/>
                <w:color w:val="000000"/>
                <w:sz w:val="20"/>
                <w:szCs w:val="20"/>
              </w:rPr>
            </w:pPr>
            <w:r w:rsidRPr="00FB6F8F">
              <w:rPr>
                <w:rFonts w:asciiTheme="minorEastAsia" w:eastAsiaTheme="minorEastAsia" w:hAnsiTheme="minorEastAsia" w:hint="eastAsia"/>
                <w:color w:val="000000"/>
                <w:sz w:val="20"/>
                <w:szCs w:val="20"/>
              </w:rPr>
              <w:t>公衆無線LAN</w:t>
            </w:r>
          </w:p>
          <w:p w14:paraId="51629F98" w14:textId="52A552CB" w:rsidR="00BA5EE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アクセスポイント</w:t>
            </w:r>
          </w:p>
        </w:tc>
        <w:tc>
          <w:tcPr>
            <w:tcW w:w="2790" w:type="dxa"/>
          </w:tcPr>
          <w:p w14:paraId="4F915A51" w14:textId="5C5516D6"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1AC5EE9E" w14:textId="77777777" w:rsidTr="00197D23">
        <w:tc>
          <w:tcPr>
            <w:tcW w:w="2285" w:type="dxa"/>
          </w:tcPr>
          <w:p w14:paraId="1810F123" w14:textId="18B092F6"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公衆トイレ</w:t>
            </w:r>
          </w:p>
        </w:tc>
        <w:tc>
          <w:tcPr>
            <w:tcW w:w="3299" w:type="dxa"/>
          </w:tcPr>
          <w:p w14:paraId="5CFF8110" w14:textId="63A8F64A"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公衆トイレ</w:t>
            </w:r>
          </w:p>
        </w:tc>
        <w:tc>
          <w:tcPr>
            <w:tcW w:w="2790" w:type="dxa"/>
          </w:tcPr>
          <w:p w14:paraId="5107293D" w14:textId="61AF58FD"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7D9A07E4" w14:textId="77777777" w:rsidTr="00197D23">
        <w:tc>
          <w:tcPr>
            <w:tcW w:w="2285" w:type="dxa"/>
          </w:tcPr>
          <w:p w14:paraId="365FD4A1" w14:textId="07E934E1"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消防水利施設</w:t>
            </w:r>
          </w:p>
        </w:tc>
        <w:tc>
          <w:tcPr>
            <w:tcW w:w="3299" w:type="dxa"/>
          </w:tcPr>
          <w:p w14:paraId="156CE4EE" w14:textId="025CCF9F"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消防水利施設</w:t>
            </w:r>
          </w:p>
        </w:tc>
        <w:tc>
          <w:tcPr>
            <w:tcW w:w="2790" w:type="dxa"/>
          </w:tcPr>
          <w:p w14:paraId="0D973A08" w14:textId="7CBC3152" w:rsidR="00EC7289"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558C13FA" w14:textId="77777777" w:rsidTr="00197D23">
        <w:tc>
          <w:tcPr>
            <w:tcW w:w="2285" w:type="dxa"/>
          </w:tcPr>
          <w:p w14:paraId="192D9E81" w14:textId="0E90A8CA"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指定緊急避難場所</w:t>
            </w:r>
          </w:p>
        </w:tc>
        <w:tc>
          <w:tcPr>
            <w:tcW w:w="3299" w:type="dxa"/>
          </w:tcPr>
          <w:p w14:paraId="06268B44" w14:textId="5607D8B8"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指定緊急避難場所</w:t>
            </w:r>
          </w:p>
        </w:tc>
        <w:tc>
          <w:tcPr>
            <w:tcW w:w="2790" w:type="dxa"/>
          </w:tcPr>
          <w:p w14:paraId="0FB95F5C" w14:textId="394F6AA4"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地物・地点</w:t>
            </w:r>
          </w:p>
        </w:tc>
      </w:tr>
      <w:tr w:rsidR="00EC7289" w14:paraId="3BBA1A3C" w14:textId="77777777" w:rsidTr="00197D23">
        <w:tc>
          <w:tcPr>
            <w:tcW w:w="2285" w:type="dxa"/>
          </w:tcPr>
          <w:p w14:paraId="79E74990" w14:textId="5EA81430"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地域・年齢別人口</w:t>
            </w:r>
          </w:p>
        </w:tc>
        <w:tc>
          <w:tcPr>
            <w:tcW w:w="3299" w:type="dxa"/>
          </w:tcPr>
          <w:p w14:paraId="38FE2129" w14:textId="3CBB1ADE"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地域・年齢別人口</w:t>
            </w:r>
          </w:p>
        </w:tc>
        <w:tc>
          <w:tcPr>
            <w:tcW w:w="2790" w:type="dxa"/>
          </w:tcPr>
          <w:p w14:paraId="084AE183" w14:textId="04B9C3A5"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行政情報</w:t>
            </w:r>
          </w:p>
        </w:tc>
      </w:tr>
      <w:tr w:rsidR="00EC7289" w14:paraId="75A35889" w14:textId="77777777" w:rsidTr="00197D23">
        <w:tc>
          <w:tcPr>
            <w:tcW w:w="2285" w:type="dxa"/>
          </w:tcPr>
          <w:p w14:paraId="6D8D39C0" w14:textId="437A5D66"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公共施設</w:t>
            </w:r>
          </w:p>
        </w:tc>
        <w:tc>
          <w:tcPr>
            <w:tcW w:w="3299" w:type="dxa"/>
          </w:tcPr>
          <w:p w14:paraId="5DED5F4D" w14:textId="1781F8B6"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766E042E" w14:textId="42B42E9E"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3970E130" w14:textId="77777777" w:rsidTr="00197D23">
        <w:tc>
          <w:tcPr>
            <w:tcW w:w="2285" w:type="dxa"/>
          </w:tcPr>
          <w:p w14:paraId="16887B7B" w14:textId="57717361"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子育て施設</w:t>
            </w:r>
          </w:p>
        </w:tc>
        <w:tc>
          <w:tcPr>
            <w:tcW w:w="3299" w:type="dxa"/>
          </w:tcPr>
          <w:p w14:paraId="0CF5CCF7" w14:textId="7761A824" w:rsidR="00EC7289" w:rsidRPr="00197D23" w:rsidRDefault="001A4320"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子育て支援施設</w:t>
            </w:r>
          </w:p>
        </w:tc>
        <w:tc>
          <w:tcPr>
            <w:tcW w:w="2790" w:type="dxa"/>
          </w:tcPr>
          <w:p w14:paraId="4CC4EACF" w14:textId="1BCA53B6"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1388BC9A" w14:textId="77777777" w:rsidTr="00197D23">
        <w:tc>
          <w:tcPr>
            <w:tcW w:w="2285" w:type="dxa"/>
          </w:tcPr>
          <w:p w14:paraId="3A7BCE0C" w14:textId="3B6FD5C9"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オープンデータ</w:t>
            </w:r>
          </w:p>
        </w:tc>
        <w:tc>
          <w:tcPr>
            <w:tcW w:w="3299" w:type="dxa"/>
          </w:tcPr>
          <w:p w14:paraId="3A9C7382" w14:textId="59DC4F54" w:rsidR="00EC7289" w:rsidRPr="00197D23" w:rsidRDefault="00B04DB7"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データカタログ等</w:t>
            </w:r>
            <w:r w:rsidR="001A4320">
              <w:rPr>
                <w:rFonts w:asciiTheme="minorEastAsia" w:eastAsiaTheme="minorEastAsia" w:hAnsiTheme="minorEastAsia" w:hint="eastAsia"/>
                <w:sz w:val="20"/>
                <w:szCs w:val="20"/>
              </w:rPr>
              <w:t>メタデータ</w:t>
            </w:r>
          </w:p>
        </w:tc>
        <w:tc>
          <w:tcPr>
            <w:tcW w:w="2790" w:type="dxa"/>
          </w:tcPr>
          <w:p w14:paraId="1F081134" w14:textId="2D4310EF" w:rsidR="00EC7289"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カタログ</w:t>
            </w:r>
          </w:p>
        </w:tc>
      </w:tr>
      <w:tr w:rsidR="004A7FBF" w14:paraId="366BA667" w14:textId="77777777" w:rsidTr="00197D23">
        <w:tc>
          <w:tcPr>
            <w:tcW w:w="2285" w:type="dxa"/>
          </w:tcPr>
          <w:p w14:paraId="35118510" w14:textId="7CEEC98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食品等営業許可・届出</w:t>
            </w:r>
          </w:p>
        </w:tc>
        <w:tc>
          <w:tcPr>
            <w:tcW w:w="3299" w:type="dxa"/>
          </w:tcPr>
          <w:p w14:paraId="7C2A9538" w14:textId="2C0A792A" w:rsidR="004A7FBF" w:rsidRPr="00197D23" w:rsidRDefault="00B04DB7"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sz w:val="20"/>
                <w:szCs w:val="20"/>
              </w:rPr>
              <w:t>食品等営業許可・届出</w:t>
            </w:r>
            <w:r>
              <w:rPr>
                <w:rFonts w:asciiTheme="minorEastAsia" w:eastAsiaTheme="minorEastAsia" w:hAnsiTheme="minorEastAsia" w:hint="eastAsia"/>
                <w:sz w:val="20"/>
                <w:szCs w:val="20"/>
              </w:rPr>
              <w:t>事業所</w:t>
            </w:r>
          </w:p>
        </w:tc>
        <w:tc>
          <w:tcPr>
            <w:tcW w:w="2790" w:type="dxa"/>
          </w:tcPr>
          <w:p w14:paraId="08AB8074" w14:textId="5F3213DD" w:rsidR="004A7FBF"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4A7FBF" w14:paraId="76D87958" w14:textId="77777777" w:rsidTr="00197D23">
        <w:tc>
          <w:tcPr>
            <w:tcW w:w="2285" w:type="dxa"/>
          </w:tcPr>
          <w:p w14:paraId="5ADB831A" w14:textId="6FB632E8"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学校給食献立情報</w:t>
            </w:r>
          </w:p>
        </w:tc>
        <w:tc>
          <w:tcPr>
            <w:tcW w:w="3299" w:type="dxa"/>
          </w:tcPr>
          <w:p w14:paraId="32415370" w14:textId="4BCADCCD" w:rsidR="004A7FBF"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給食献立</w:t>
            </w:r>
          </w:p>
        </w:tc>
        <w:tc>
          <w:tcPr>
            <w:tcW w:w="2790" w:type="dxa"/>
          </w:tcPr>
          <w:p w14:paraId="0F2AC51C" w14:textId="2DA58484"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健康</w:t>
            </w:r>
          </w:p>
        </w:tc>
      </w:tr>
      <w:tr w:rsidR="004A7FBF" w14:paraId="41B51349" w14:textId="77777777" w:rsidTr="00197D23">
        <w:tc>
          <w:tcPr>
            <w:tcW w:w="2285" w:type="dxa"/>
          </w:tcPr>
          <w:p w14:paraId="69B40B52" w14:textId="3BCBD9A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小中学校通学区域情報</w:t>
            </w:r>
          </w:p>
        </w:tc>
        <w:tc>
          <w:tcPr>
            <w:tcW w:w="3299" w:type="dxa"/>
          </w:tcPr>
          <w:p w14:paraId="3B23276D" w14:textId="157203D2" w:rsidR="004A7FBF"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学校</w:t>
            </w:r>
          </w:p>
        </w:tc>
        <w:tc>
          <w:tcPr>
            <w:tcW w:w="2790" w:type="dxa"/>
          </w:tcPr>
          <w:p w14:paraId="4EAC43E2" w14:textId="6B7BDAB0"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1A424A" w14:paraId="4F745997" w14:textId="77777777" w:rsidTr="00197D23">
        <w:tc>
          <w:tcPr>
            <w:tcW w:w="2285" w:type="dxa"/>
          </w:tcPr>
          <w:p w14:paraId="5F3534DA" w14:textId="3AD227E6"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ボーリング柱状図等</w:t>
            </w:r>
          </w:p>
        </w:tc>
        <w:tc>
          <w:tcPr>
            <w:tcW w:w="3299" w:type="dxa"/>
          </w:tcPr>
          <w:p w14:paraId="17397B18" w14:textId="16F0436D" w:rsidR="001A424A"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ボーリングデータ</w:t>
            </w:r>
          </w:p>
        </w:tc>
        <w:tc>
          <w:tcPr>
            <w:tcW w:w="2790" w:type="dxa"/>
          </w:tcPr>
          <w:p w14:paraId="133410C7" w14:textId="701F0355" w:rsidR="001A424A"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建物内・地下街・地下埋設物</w:t>
            </w:r>
          </w:p>
        </w:tc>
      </w:tr>
      <w:tr w:rsidR="001A424A" w14:paraId="31FB7F5A" w14:textId="77777777" w:rsidTr="00197D23">
        <w:tc>
          <w:tcPr>
            <w:tcW w:w="2285" w:type="dxa"/>
          </w:tcPr>
          <w:p w14:paraId="3D9DD1A5" w14:textId="1C5DC8E4"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都市計画基礎調査情報</w:t>
            </w:r>
          </w:p>
        </w:tc>
        <w:tc>
          <w:tcPr>
            <w:tcW w:w="3299" w:type="dxa"/>
          </w:tcPr>
          <w:p w14:paraId="6A806DF9" w14:textId="34FD1A0E"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都市計画基礎調査</w:t>
            </w:r>
          </w:p>
        </w:tc>
        <w:tc>
          <w:tcPr>
            <w:tcW w:w="2790" w:type="dxa"/>
          </w:tcPr>
          <w:p w14:paraId="5C07CACA" w14:textId="6A84654F" w:rsidR="001A424A"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土地</w:t>
            </w:r>
          </w:p>
        </w:tc>
      </w:tr>
      <w:tr w:rsidR="001A424A" w14:paraId="1591B503" w14:textId="77777777" w:rsidTr="00197D23">
        <w:tc>
          <w:tcPr>
            <w:tcW w:w="2285" w:type="dxa"/>
          </w:tcPr>
          <w:p w14:paraId="18515C9D" w14:textId="16BA6A0B"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調達情報</w:t>
            </w:r>
          </w:p>
        </w:tc>
        <w:tc>
          <w:tcPr>
            <w:tcW w:w="3299" w:type="dxa"/>
          </w:tcPr>
          <w:p w14:paraId="045AC05D" w14:textId="1A05C9E7"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調達情報</w:t>
            </w:r>
          </w:p>
        </w:tc>
        <w:tc>
          <w:tcPr>
            <w:tcW w:w="2790" w:type="dxa"/>
          </w:tcPr>
          <w:p w14:paraId="289274A5" w14:textId="72143A7F" w:rsidR="001A424A" w:rsidRPr="00197D23" w:rsidRDefault="00770615"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GIF実装データモデル（行政（調達））</w:t>
            </w:r>
            <w:r w:rsidR="00D368C5">
              <w:rPr>
                <w:rFonts w:asciiTheme="minorEastAsia" w:eastAsiaTheme="minorEastAsia" w:hAnsiTheme="minorEastAsia" w:hint="eastAsia"/>
                <w:sz w:val="20"/>
                <w:szCs w:val="20"/>
              </w:rPr>
              <w:t>を参照</w:t>
            </w:r>
          </w:p>
        </w:tc>
      </w:tr>
      <w:tr w:rsidR="001A424A" w14:paraId="04FDB068" w14:textId="77777777" w:rsidTr="00197D23">
        <w:tc>
          <w:tcPr>
            <w:tcW w:w="2285" w:type="dxa"/>
          </w:tcPr>
          <w:p w14:paraId="33A00613" w14:textId="77777777" w:rsidR="00A85CFC" w:rsidRDefault="001502B3" w:rsidP="001502B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標準的な</w:t>
            </w:r>
          </w:p>
          <w:p w14:paraId="11D9EA1E" w14:textId="15247B6F"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バス情報フォーマット</w:t>
            </w:r>
          </w:p>
        </w:tc>
        <w:tc>
          <w:tcPr>
            <w:tcW w:w="3299" w:type="dxa"/>
          </w:tcPr>
          <w:p w14:paraId="6FF732F3" w14:textId="235D09CC" w:rsidR="001A424A" w:rsidRPr="00197D23" w:rsidRDefault="00605223"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駅・バス停、鉄道路線</w:t>
            </w:r>
            <w:r w:rsidR="00AD6696">
              <w:rPr>
                <w:rFonts w:asciiTheme="minorEastAsia" w:eastAsiaTheme="minorEastAsia" w:hAnsiTheme="minorEastAsia" w:hint="eastAsia"/>
                <w:sz w:val="20"/>
                <w:szCs w:val="20"/>
              </w:rPr>
              <w:t>・バス路線</w:t>
            </w:r>
          </w:p>
        </w:tc>
        <w:tc>
          <w:tcPr>
            <w:tcW w:w="2790" w:type="dxa"/>
          </w:tcPr>
          <w:p w14:paraId="796A7B00" w14:textId="18B94D44" w:rsidR="001A424A" w:rsidRPr="00197D23" w:rsidRDefault="001E2FB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交通関係施設</w:t>
            </w:r>
          </w:p>
        </w:tc>
      </w:tr>
      <w:tr w:rsidR="001A424A" w14:paraId="12C80A43" w14:textId="77777777" w:rsidTr="00197D23">
        <w:tc>
          <w:tcPr>
            <w:tcW w:w="2285" w:type="dxa"/>
          </w:tcPr>
          <w:p w14:paraId="13652D92" w14:textId="68E96C25"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支援制度情報</w:t>
            </w:r>
          </w:p>
        </w:tc>
        <w:tc>
          <w:tcPr>
            <w:tcW w:w="3299" w:type="dxa"/>
          </w:tcPr>
          <w:p w14:paraId="2B91FED3" w14:textId="2B2C9417" w:rsidR="001A424A"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制度情報</w:t>
            </w:r>
          </w:p>
        </w:tc>
        <w:tc>
          <w:tcPr>
            <w:tcW w:w="2790" w:type="dxa"/>
          </w:tcPr>
          <w:p w14:paraId="1AE9B4C1" w14:textId="7CE855A0" w:rsidR="001A424A" w:rsidRPr="00197D23" w:rsidRDefault="00A85CFC"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w:t>
            </w:r>
            <w:r w:rsidR="00E00F47">
              <w:rPr>
                <w:rFonts w:asciiTheme="minorEastAsia" w:eastAsiaTheme="minorEastAsia" w:hAnsiTheme="minorEastAsia" w:hint="eastAsia"/>
                <w:sz w:val="20"/>
                <w:szCs w:val="20"/>
              </w:rPr>
              <w:t>行政</w:t>
            </w:r>
            <w:r w:rsidR="00770615">
              <w:rPr>
                <w:rFonts w:asciiTheme="minorEastAsia" w:eastAsiaTheme="minorEastAsia" w:hAnsiTheme="minorEastAsia" w:hint="eastAsia"/>
                <w:sz w:val="20"/>
                <w:szCs w:val="20"/>
              </w:rPr>
              <w:t>（行政サービス・制度）</w:t>
            </w:r>
            <w:r>
              <w:rPr>
                <w:rFonts w:asciiTheme="minorEastAsia" w:eastAsiaTheme="minorEastAsia" w:hAnsiTheme="minorEastAsia" w:hint="eastAsia"/>
                <w:sz w:val="20"/>
                <w:szCs w:val="20"/>
              </w:rPr>
              <w:t>）</w:t>
            </w:r>
            <w:r w:rsidR="00D368C5">
              <w:rPr>
                <w:rFonts w:asciiTheme="minorEastAsia" w:eastAsiaTheme="minorEastAsia" w:hAnsiTheme="minorEastAsia" w:hint="eastAsia"/>
                <w:sz w:val="20"/>
                <w:szCs w:val="20"/>
              </w:rPr>
              <w:t>を参照</w:t>
            </w:r>
          </w:p>
        </w:tc>
      </w:tr>
    </w:tbl>
    <w:p w14:paraId="713201B1" w14:textId="77777777" w:rsidR="00B348EA" w:rsidRPr="00EA2D15" w:rsidRDefault="00B348EA">
      <w:pPr>
        <w:pStyle w:val="a8"/>
        <w:ind w:left="120" w:firstLine="240"/>
      </w:pPr>
    </w:p>
    <w:p w14:paraId="5B57F75E" w14:textId="77777777" w:rsidR="00536F5A" w:rsidRDefault="00536F5A">
      <w:pPr>
        <w:widowControl/>
        <w:jc w:val="left"/>
        <w:rPr>
          <w:rFonts w:eastAsia="ＭＳ ゴシック" w:hAnsiTheme="majorHAnsi" w:cstheme="majorBidi"/>
          <w:szCs w:val="24"/>
        </w:rPr>
      </w:pPr>
      <w:r>
        <w:br w:type="page"/>
      </w:r>
    </w:p>
    <w:p w14:paraId="16E3ED90" w14:textId="102A8615" w:rsidR="00273B00" w:rsidRDefault="00273B00" w:rsidP="00645636">
      <w:pPr>
        <w:pStyle w:val="10"/>
        <w:ind w:left="240" w:hanging="240"/>
      </w:pPr>
      <w:r>
        <w:rPr>
          <w:rFonts w:hint="eastAsia"/>
        </w:rPr>
        <w:lastRenderedPageBreak/>
        <w:t xml:space="preserve">　</w:t>
      </w:r>
      <w:bookmarkStart w:id="44" w:name="_Toc103599952"/>
      <w:r w:rsidR="006E6C09" w:rsidRPr="006E6C09">
        <w:rPr>
          <w:rFonts w:hint="eastAsia"/>
        </w:rPr>
        <w:t>すべてのデータモデルへの共通事項</w:t>
      </w:r>
      <w:bookmarkEnd w:id="44"/>
    </w:p>
    <w:p w14:paraId="3BF7D97A" w14:textId="2E5EE5ED" w:rsidR="00EE29C6" w:rsidRDefault="00EE29C6" w:rsidP="00EE29C6">
      <w:pPr>
        <w:pStyle w:val="a6"/>
        <w:ind w:firstLine="240"/>
      </w:pPr>
    </w:p>
    <w:p w14:paraId="09A78F51" w14:textId="63CD7F63" w:rsidR="00EE29C6" w:rsidRDefault="00EE29C6" w:rsidP="00EE29C6">
      <w:pPr>
        <w:pStyle w:val="a6"/>
        <w:ind w:firstLine="240"/>
      </w:pPr>
      <w:r>
        <w:rPr>
          <w:rFonts w:hint="eastAsia"/>
        </w:rPr>
        <w:t>すべてのデータモデルで共通的なデータモデル</w:t>
      </w:r>
      <w:r w:rsidR="00DD737F">
        <w:rPr>
          <w:rFonts w:hint="eastAsia"/>
        </w:rPr>
        <w:t>、モジュール、共通記述方法</w:t>
      </w:r>
      <w:r>
        <w:rPr>
          <w:rFonts w:hint="eastAsia"/>
        </w:rPr>
        <w:t>を</w:t>
      </w:r>
      <w:r w:rsidR="00B32156">
        <w:rPr>
          <w:rFonts w:hint="eastAsia"/>
        </w:rPr>
        <w:t>示します</w:t>
      </w:r>
      <w:r>
        <w:rPr>
          <w:rFonts w:hint="eastAsia"/>
        </w:rPr>
        <w:t>。</w:t>
      </w:r>
    </w:p>
    <w:p w14:paraId="5D9CD799" w14:textId="77777777" w:rsidR="00FF4A1F" w:rsidRDefault="00FF4A1F" w:rsidP="00EE29C6">
      <w:pPr>
        <w:pStyle w:val="a6"/>
        <w:ind w:firstLine="240"/>
      </w:pPr>
    </w:p>
    <w:p w14:paraId="0FAC19E0" w14:textId="3A7CDCB2" w:rsidR="006013F9" w:rsidRDefault="006013F9" w:rsidP="006013F9">
      <w:pPr>
        <w:pStyle w:val="a7"/>
      </w:pPr>
      <w:r>
        <w:rPr>
          <w:rFonts w:hint="eastAsia"/>
        </w:rPr>
        <w:t>多くのデータモデルで共通的に使うデータ：</w:t>
      </w:r>
    </w:p>
    <w:p w14:paraId="10DBF2C1" w14:textId="77777777" w:rsidR="00B32156" w:rsidRDefault="006013F9" w:rsidP="00B32156">
      <w:pPr>
        <w:pStyle w:val="a7"/>
        <w:ind w:leftChars="100" w:left="240" w:firstLineChars="300" w:firstLine="720"/>
      </w:pPr>
      <w:r>
        <w:rPr>
          <w:rFonts w:hint="eastAsia"/>
        </w:rPr>
        <w:t>「文字」、「外国語表示・ピクトグラム」、</w:t>
      </w:r>
    </w:p>
    <w:p w14:paraId="7D7C85B6" w14:textId="77777777" w:rsidR="00B32156" w:rsidRDefault="006013F9" w:rsidP="00B32156">
      <w:pPr>
        <w:pStyle w:val="a7"/>
        <w:ind w:leftChars="100" w:left="240" w:firstLineChars="300" w:firstLine="720"/>
      </w:pPr>
      <w:r>
        <w:rPr>
          <w:rFonts w:hint="eastAsia"/>
        </w:rPr>
        <w:t>「日時」、「緯度、経度」、「住所等」、「連絡先」、</w:t>
      </w:r>
    </w:p>
    <w:p w14:paraId="0FAA3E36" w14:textId="05EFF979" w:rsidR="006013F9" w:rsidRDefault="00674477" w:rsidP="00B32156">
      <w:pPr>
        <w:pStyle w:val="a7"/>
        <w:ind w:leftChars="100" w:left="240" w:firstLineChars="300" w:firstLine="720"/>
      </w:pPr>
      <w:r>
        <w:rPr>
          <w:rFonts w:hint="eastAsia"/>
        </w:rPr>
        <w:t>「画像」、</w:t>
      </w:r>
      <w:r w:rsidR="006013F9">
        <w:rPr>
          <w:rFonts w:hint="eastAsia"/>
        </w:rPr>
        <w:t>「</w:t>
      </w:r>
      <w:r w:rsidR="00CE1013">
        <w:rPr>
          <w:rFonts w:hint="eastAsia"/>
        </w:rPr>
        <w:t>空間スキーマ</w:t>
      </w:r>
      <w:r w:rsidR="006013F9">
        <w:rPr>
          <w:rFonts w:hint="eastAsia"/>
        </w:rPr>
        <w:t>」</w:t>
      </w:r>
      <w:r>
        <w:rPr>
          <w:rFonts w:hint="eastAsia"/>
        </w:rPr>
        <w:t>、「レコード情報」</w:t>
      </w:r>
    </w:p>
    <w:p w14:paraId="18A6BEB4" w14:textId="77777777" w:rsidR="006013F9" w:rsidRDefault="006013F9" w:rsidP="006013F9">
      <w:pPr>
        <w:pStyle w:val="a7"/>
      </w:pPr>
    </w:p>
    <w:p w14:paraId="7454E525" w14:textId="419A7053" w:rsidR="006013F9" w:rsidRDefault="006013F9" w:rsidP="006013F9">
      <w:pPr>
        <w:pStyle w:val="a7"/>
      </w:pPr>
      <w:r>
        <w:rPr>
          <w:rFonts w:hint="eastAsia"/>
        </w:rPr>
        <w:t>また、イベントや施設等、市民や観光客、企業等へ向けて提供するサービスでは、</w:t>
      </w:r>
      <w:r w:rsidR="00FF4A1F">
        <w:rPr>
          <w:rFonts w:hint="eastAsia"/>
        </w:rPr>
        <w:t>利用に</w:t>
      </w:r>
      <w:r w:rsidR="0019727E">
        <w:rPr>
          <w:rFonts w:hint="eastAsia"/>
        </w:rPr>
        <w:t>補助が必要な</w:t>
      </w:r>
      <w:r>
        <w:rPr>
          <w:rFonts w:hint="eastAsia"/>
        </w:rPr>
        <w:t>方や高齢者、育児中の方、外国の方に対する対応内容を共通的に示すことが望ましい</w:t>
      </w:r>
      <w:r w:rsidR="00FF4A1F">
        <w:rPr>
          <w:rFonts w:hint="eastAsia"/>
        </w:rPr>
        <w:t>です</w:t>
      </w:r>
      <w:r>
        <w:rPr>
          <w:rFonts w:hint="eastAsia"/>
        </w:rPr>
        <w:t>。</w:t>
      </w:r>
      <w:r w:rsidR="00BA3AF9">
        <w:rPr>
          <w:rFonts w:hint="eastAsia"/>
        </w:rPr>
        <w:t>そのため、</w:t>
      </w:r>
      <w:r w:rsidR="00FF4A1F">
        <w:rPr>
          <w:rFonts w:hint="eastAsia"/>
        </w:rPr>
        <w:t>イベントや施設の</w:t>
      </w:r>
      <w:r>
        <w:rPr>
          <w:rFonts w:hint="eastAsia"/>
        </w:rPr>
        <w:t>データモデルに共通的に付加して利用できるデータ項目を定義</w:t>
      </w:r>
      <w:r w:rsidR="00FF4A1F">
        <w:rPr>
          <w:rFonts w:hint="eastAsia"/>
        </w:rPr>
        <w:t>しています</w:t>
      </w:r>
      <w:r>
        <w:rPr>
          <w:rFonts w:hint="eastAsia"/>
        </w:rPr>
        <w:t>。</w:t>
      </w:r>
    </w:p>
    <w:p w14:paraId="7CE49F9D" w14:textId="77777777" w:rsidR="00FF4A1F" w:rsidRDefault="00FF4A1F" w:rsidP="006013F9">
      <w:pPr>
        <w:pStyle w:val="a7"/>
      </w:pPr>
    </w:p>
    <w:p w14:paraId="6DCB552D" w14:textId="5BDCCD9E" w:rsidR="006013F9" w:rsidRDefault="006013F9" w:rsidP="006013F9">
      <w:pPr>
        <w:pStyle w:val="a7"/>
      </w:pPr>
      <w:r>
        <w:rPr>
          <w:rFonts w:hint="eastAsia"/>
        </w:rPr>
        <w:t>施設やイベントに必要に応じて付加するデータ：</w:t>
      </w:r>
    </w:p>
    <w:p w14:paraId="28A59BC0" w14:textId="71DE39AE" w:rsidR="006013F9" w:rsidRDefault="006013F9" w:rsidP="00FF4A1F">
      <w:pPr>
        <w:pStyle w:val="a6"/>
        <w:ind w:firstLineChars="400" w:firstLine="960"/>
      </w:pPr>
      <w:r>
        <w:rPr>
          <w:rFonts w:hint="eastAsia"/>
        </w:rPr>
        <w:t>「アクセシビリティ」、「子育て支援情報」、「言語対応」</w:t>
      </w:r>
    </w:p>
    <w:p w14:paraId="7557AC03" w14:textId="312E6291" w:rsidR="00C26186" w:rsidRPr="006013F9" w:rsidRDefault="00C26186" w:rsidP="00FF4A1F">
      <w:pPr>
        <w:pStyle w:val="a6"/>
        <w:ind w:firstLineChars="400" w:firstLine="960"/>
      </w:pPr>
      <w:r>
        <w:rPr>
          <w:rFonts w:hint="eastAsia"/>
        </w:rPr>
        <w:t>「申込・予約」「支払」</w:t>
      </w:r>
    </w:p>
    <w:p w14:paraId="3F307A79" w14:textId="77777777" w:rsidR="00E165DC" w:rsidRDefault="00E165DC">
      <w:pPr>
        <w:pStyle w:val="22"/>
      </w:pPr>
      <w:r>
        <w:rPr>
          <w:rFonts w:hint="eastAsia"/>
        </w:rPr>
        <w:t xml:space="preserve">　</w:t>
      </w:r>
      <w:bookmarkStart w:id="45" w:name="_Toc103599953"/>
      <w:r>
        <w:rPr>
          <w:rFonts w:hint="eastAsia"/>
        </w:rPr>
        <w:t>文字</w:t>
      </w:r>
      <w:bookmarkEnd w:id="45"/>
    </w:p>
    <w:p w14:paraId="41D755F7" w14:textId="63D52D8F" w:rsidR="00E165DC" w:rsidRDefault="0085121C" w:rsidP="003C672B">
      <w:pPr>
        <w:pStyle w:val="a7"/>
      </w:pPr>
      <w:r>
        <w:rPr>
          <w:rFonts w:hint="eastAsia"/>
        </w:rPr>
        <w:t>文字は、</w:t>
      </w:r>
      <w:r w:rsidR="008266B4">
        <w:rPr>
          <w:rFonts w:hint="eastAsia"/>
        </w:rPr>
        <w:t>スマートフォン等の一般的な機器に搭載されているJIS</w:t>
      </w:r>
      <w:r w:rsidR="008266B4">
        <w:t xml:space="preserve"> X 0213</w:t>
      </w:r>
      <w:r w:rsidR="008266B4">
        <w:rPr>
          <w:rFonts w:hint="eastAsia"/>
        </w:rPr>
        <w:t>（JIS第4水準までの</w:t>
      </w:r>
      <w:r w:rsidR="00C572F0">
        <w:rPr>
          <w:rFonts w:hint="eastAsia"/>
        </w:rPr>
        <w:t>約</w:t>
      </w:r>
      <w:r w:rsidR="008266B4">
        <w:rPr>
          <w:rFonts w:hint="eastAsia"/>
        </w:rPr>
        <w:t>1万文字）の範囲内</w:t>
      </w:r>
      <w:r w:rsidR="00BF7352">
        <w:rPr>
          <w:rFonts w:hint="eastAsia"/>
        </w:rPr>
        <w:t>とします</w:t>
      </w:r>
      <w:r w:rsidR="008266B4">
        <w:rPr>
          <w:rFonts w:hint="eastAsia"/>
        </w:rPr>
        <w:t>。また</w:t>
      </w:r>
      <w:r w:rsidR="007E0731" w:rsidRPr="007E0731">
        <w:rPr>
          <w:rFonts w:hint="eastAsia"/>
        </w:rPr>
        <w:t>文字符号化</w:t>
      </w:r>
      <w:r w:rsidR="00E35374">
        <w:rPr>
          <w:rFonts w:hint="eastAsia"/>
        </w:rPr>
        <w:t>はUTF</w:t>
      </w:r>
      <w:r w:rsidR="007E0731">
        <w:rPr>
          <w:rFonts w:hint="eastAsia"/>
        </w:rPr>
        <w:t>-</w:t>
      </w:r>
      <w:r w:rsidR="00E35374">
        <w:rPr>
          <w:rFonts w:hint="eastAsia"/>
        </w:rPr>
        <w:t>8を</w:t>
      </w:r>
      <w:r w:rsidR="007E0731">
        <w:rPr>
          <w:rFonts w:hint="eastAsia"/>
        </w:rPr>
        <w:t>使用</w:t>
      </w:r>
      <w:r w:rsidR="00674477">
        <w:rPr>
          <w:rFonts w:hint="eastAsia"/>
        </w:rPr>
        <w:t>します</w:t>
      </w:r>
      <w:r w:rsidR="007E0731">
        <w:rPr>
          <w:rFonts w:hint="eastAsia"/>
        </w:rPr>
        <w:t>。</w:t>
      </w:r>
      <w:r w:rsidR="00FF4A1F">
        <w:rPr>
          <w:rFonts w:hint="eastAsia"/>
        </w:rPr>
        <w:t>さらに、</w:t>
      </w:r>
      <w:r w:rsidR="008E617E">
        <w:rPr>
          <w:rFonts w:hint="eastAsia"/>
        </w:rPr>
        <w:t>氏名や地名、法人名等の固有名詞にはヨミガナ</w:t>
      </w:r>
      <w:r w:rsidR="00776E75">
        <w:rPr>
          <w:rFonts w:hint="eastAsia"/>
        </w:rPr>
        <w:t>を</w:t>
      </w:r>
      <w:r w:rsidR="00445161">
        <w:rPr>
          <w:rFonts w:hint="eastAsia"/>
        </w:rPr>
        <w:t>別</w:t>
      </w:r>
      <w:r w:rsidR="00776E75">
        <w:rPr>
          <w:rFonts w:hint="eastAsia"/>
        </w:rPr>
        <w:t>データ項目として定義すること</w:t>
      </w:r>
      <w:r w:rsidR="00BF7352">
        <w:rPr>
          <w:rFonts w:hint="eastAsia"/>
        </w:rPr>
        <w:t>とします</w:t>
      </w:r>
      <w:r w:rsidR="00776E75">
        <w:rPr>
          <w:rFonts w:hint="eastAsia"/>
        </w:rPr>
        <w:t>。</w:t>
      </w:r>
      <w:r w:rsidR="00E74E3E">
        <w:rPr>
          <w:rFonts w:hint="eastAsia"/>
        </w:rPr>
        <w:t>詳細は、</w:t>
      </w:r>
      <w:r w:rsidR="001E3E27">
        <w:rPr>
          <w:rFonts w:hint="eastAsia"/>
        </w:rPr>
        <w:t>「</w:t>
      </w:r>
      <w:r w:rsidR="006E6C09">
        <w:rPr>
          <w:rFonts w:hint="eastAsia"/>
        </w:rPr>
        <w:t>GIF</w:t>
      </w:r>
      <w:r w:rsidR="00F81CB7" w:rsidRPr="00F81CB7">
        <w:rPr>
          <w:rFonts w:hint="eastAsia"/>
        </w:rPr>
        <w:t>文字環境導入実践ガイドブック</w:t>
      </w:r>
      <w:r w:rsidR="001E3E27">
        <w:rPr>
          <w:rFonts w:hint="eastAsia"/>
        </w:rPr>
        <w:t>」</w:t>
      </w:r>
      <w:r w:rsidR="00CB4C00">
        <w:rPr>
          <w:rStyle w:val="affa"/>
        </w:rPr>
        <w:footnoteReference w:id="10"/>
      </w:r>
      <w:r w:rsidR="00F81CB7">
        <w:rPr>
          <w:rFonts w:hint="eastAsia"/>
        </w:rPr>
        <w:t>を参照</w:t>
      </w:r>
      <w:r w:rsidR="00FF4A1F">
        <w:rPr>
          <w:rFonts w:hint="eastAsia"/>
        </w:rPr>
        <w:t>してください</w:t>
      </w:r>
      <w:r w:rsidR="00F81CB7">
        <w:rPr>
          <w:rFonts w:hint="eastAsia"/>
        </w:rPr>
        <w:t>。</w:t>
      </w:r>
    </w:p>
    <w:p w14:paraId="3656860A" w14:textId="20AC143B" w:rsidR="00273B00" w:rsidRDefault="00E165DC">
      <w:pPr>
        <w:pStyle w:val="22"/>
      </w:pPr>
      <w:r>
        <w:rPr>
          <w:rFonts w:hint="eastAsia"/>
        </w:rPr>
        <w:t xml:space="preserve">　</w:t>
      </w:r>
      <w:bookmarkStart w:id="46" w:name="_Toc103599954"/>
      <w:r>
        <w:rPr>
          <w:rFonts w:hint="eastAsia"/>
        </w:rPr>
        <w:t>外国語表記</w:t>
      </w:r>
      <w:r w:rsidR="00321A5F">
        <w:rPr>
          <w:rFonts w:hint="eastAsia"/>
        </w:rPr>
        <w:t>・ピクトグラム</w:t>
      </w:r>
      <w:bookmarkEnd w:id="46"/>
    </w:p>
    <w:p w14:paraId="4505D356" w14:textId="4BABB120" w:rsidR="00343356" w:rsidRDefault="006E6C09" w:rsidP="003C672B">
      <w:pPr>
        <w:pStyle w:val="a7"/>
      </w:pPr>
      <w:r>
        <w:rPr>
          <w:rFonts w:hint="eastAsia"/>
        </w:rPr>
        <w:t>スマート</w:t>
      </w:r>
      <w:r w:rsidR="00343356">
        <w:rPr>
          <w:rFonts w:hint="eastAsia"/>
        </w:rPr>
        <w:t>シティの各サービスは日本語が</w:t>
      </w:r>
      <w:r w:rsidR="000B6AC7">
        <w:rPr>
          <w:rFonts w:hint="eastAsia"/>
        </w:rPr>
        <w:t>母国語ではない</w:t>
      </w:r>
      <w:r w:rsidR="00343356">
        <w:rPr>
          <w:rFonts w:hint="eastAsia"/>
        </w:rPr>
        <w:t>人が利用することが想定され</w:t>
      </w:r>
      <w:r w:rsidR="00FF4A1F">
        <w:rPr>
          <w:rFonts w:hint="eastAsia"/>
        </w:rPr>
        <w:t>ます</w:t>
      </w:r>
      <w:r w:rsidR="00343356">
        <w:rPr>
          <w:rFonts w:hint="eastAsia"/>
        </w:rPr>
        <w:t>。</w:t>
      </w:r>
      <w:r w:rsidR="00E5224B">
        <w:rPr>
          <w:rFonts w:hint="eastAsia"/>
        </w:rPr>
        <w:t>そのため、最低限、英字対応することが求められ</w:t>
      </w:r>
      <w:r w:rsidR="00FF4A1F">
        <w:rPr>
          <w:rFonts w:hint="eastAsia"/>
        </w:rPr>
        <w:t>ます</w:t>
      </w:r>
      <w:r w:rsidR="00E5224B">
        <w:rPr>
          <w:rFonts w:hint="eastAsia"/>
        </w:rPr>
        <w:t>。</w:t>
      </w:r>
    </w:p>
    <w:p w14:paraId="793E9A6E" w14:textId="35AC6B25" w:rsidR="00E165DC" w:rsidRDefault="007220EA" w:rsidP="003C672B">
      <w:pPr>
        <w:pStyle w:val="a7"/>
      </w:pPr>
      <w:r w:rsidRPr="007220EA">
        <w:rPr>
          <w:rFonts w:hint="eastAsia"/>
        </w:rPr>
        <w:t>地名の</w:t>
      </w:r>
      <w:r w:rsidR="0020127B">
        <w:rPr>
          <w:rFonts w:hint="eastAsia"/>
        </w:rPr>
        <w:t>英</w:t>
      </w:r>
      <w:r w:rsidRPr="007220EA">
        <w:rPr>
          <w:rFonts w:hint="eastAsia"/>
        </w:rPr>
        <w:t>字については、国土交通省「地名等の英語表記規程」</w:t>
      </w:r>
      <w:r>
        <w:rPr>
          <w:rStyle w:val="affa"/>
        </w:rPr>
        <w:footnoteReference w:id="11"/>
      </w:r>
      <w:r w:rsidRPr="007220EA">
        <w:rPr>
          <w:rFonts w:hint="eastAsia"/>
        </w:rPr>
        <w:t>の</w:t>
      </w:r>
      <w:r w:rsidR="0020127B">
        <w:rPr>
          <w:rFonts w:hint="eastAsia"/>
        </w:rPr>
        <w:t>英</w:t>
      </w:r>
      <w:r w:rsidRPr="007220EA">
        <w:rPr>
          <w:rFonts w:hint="eastAsia"/>
        </w:rPr>
        <w:t>字表記</w:t>
      </w:r>
      <w:r w:rsidR="00FF4A1F">
        <w:rPr>
          <w:rFonts w:hint="eastAsia"/>
        </w:rPr>
        <w:t>が参照できます</w:t>
      </w:r>
      <w:r w:rsidRPr="007220EA">
        <w:rPr>
          <w:rFonts w:hint="eastAsia"/>
        </w:rPr>
        <w:t>。</w:t>
      </w:r>
      <w:r w:rsidR="00953BC5">
        <w:rPr>
          <w:rFonts w:hint="eastAsia"/>
        </w:rPr>
        <w:t>施設名等の英</w:t>
      </w:r>
      <w:r w:rsidR="0020127B">
        <w:rPr>
          <w:rFonts w:hint="eastAsia"/>
        </w:rPr>
        <w:t>字</w:t>
      </w:r>
      <w:r w:rsidR="00953BC5">
        <w:rPr>
          <w:rFonts w:hint="eastAsia"/>
        </w:rPr>
        <w:t>表記は</w:t>
      </w:r>
      <w:r w:rsidR="00FF4A1F">
        <w:rPr>
          <w:rFonts w:hint="eastAsia"/>
        </w:rPr>
        <w:t>、</w:t>
      </w:r>
      <w:r w:rsidR="00496526">
        <w:rPr>
          <w:rFonts w:hint="eastAsia"/>
        </w:rPr>
        <w:t>施設等</w:t>
      </w:r>
      <w:r w:rsidR="00FF4A1F">
        <w:rPr>
          <w:rFonts w:hint="eastAsia"/>
        </w:rPr>
        <w:t>が自ら</w:t>
      </w:r>
      <w:r w:rsidR="00496526">
        <w:rPr>
          <w:rFonts w:hint="eastAsia"/>
        </w:rPr>
        <w:t>提示する名称を基本</w:t>
      </w:r>
      <w:r w:rsidR="00BF7352">
        <w:rPr>
          <w:rFonts w:hint="eastAsia"/>
        </w:rPr>
        <w:t>とします</w:t>
      </w:r>
      <w:r w:rsidR="0020127B">
        <w:rPr>
          <w:rFonts w:hint="eastAsia"/>
        </w:rPr>
        <w:t>。</w:t>
      </w:r>
      <w:r w:rsidR="00530558">
        <w:rPr>
          <w:rFonts w:hint="eastAsia"/>
        </w:rPr>
        <w:t>さらに</w:t>
      </w:r>
      <w:r w:rsidR="0020127B">
        <w:rPr>
          <w:rFonts w:hint="eastAsia"/>
        </w:rPr>
        <w:t>、</w:t>
      </w:r>
      <w:r w:rsidR="003209F7">
        <w:rPr>
          <w:rFonts w:hint="eastAsia"/>
        </w:rPr>
        <w:t>観光庁「</w:t>
      </w:r>
      <w:r w:rsidR="003209F7">
        <w:t>観光立国実現に向けた 多言語対応の改善・強化の</w:t>
      </w:r>
      <w:r w:rsidR="003209F7">
        <w:lastRenderedPageBreak/>
        <w:t>ためのガイドライン</w:t>
      </w:r>
      <w:r w:rsidR="003209F7">
        <w:rPr>
          <w:rFonts w:hint="eastAsia"/>
        </w:rPr>
        <w:t>」</w:t>
      </w:r>
      <w:r w:rsidR="00960E37">
        <w:rPr>
          <w:rStyle w:val="affa"/>
        </w:rPr>
        <w:footnoteReference w:id="12"/>
      </w:r>
      <w:r w:rsidR="00EA7A37">
        <w:rPr>
          <w:rFonts w:hint="eastAsia"/>
        </w:rPr>
        <w:t>や東京都</w:t>
      </w:r>
      <w:r w:rsidR="00317110">
        <w:rPr>
          <w:rFonts w:hint="eastAsia"/>
        </w:rPr>
        <w:t>「</w:t>
      </w:r>
      <w:r w:rsidR="00652731" w:rsidRPr="00652731">
        <w:rPr>
          <w:rFonts w:hint="eastAsia"/>
        </w:rPr>
        <w:t>国内外旅行者のためのわかりやすい案内サイン標準化指針</w:t>
      </w:r>
      <w:r w:rsidR="00317110">
        <w:rPr>
          <w:rFonts w:hint="eastAsia"/>
        </w:rPr>
        <w:t>」</w:t>
      </w:r>
      <w:r w:rsidR="007D0749">
        <w:rPr>
          <w:rStyle w:val="affa"/>
        </w:rPr>
        <w:footnoteReference w:id="13"/>
      </w:r>
      <w:r w:rsidR="00652731">
        <w:rPr>
          <w:rFonts w:hint="eastAsia"/>
        </w:rPr>
        <w:t>を参考に</w:t>
      </w:r>
      <w:r w:rsidR="00FF4A1F">
        <w:rPr>
          <w:rFonts w:hint="eastAsia"/>
        </w:rPr>
        <w:t>してください</w:t>
      </w:r>
      <w:r w:rsidR="007D0749">
        <w:rPr>
          <w:rFonts w:hint="eastAsia"/>
        </w:rPr>
        <w:t>。</w:t>
      </w:r>
    </w:p>
    <w:p w14:paraId="4AB60DF1" w14:textId="1B37210C" w:rsidR="001E546A" w:rsidRDefault="00321A5F" w:rsidP="003C672B">
      <w:pPr>
        <w:pStyle w:val="a7"/>
      </w:pPr>
      <w:r>
        <w:rPr>
          <w:rFonts w:hint="eastAsia"/>
        </w:rPr>
        <w:t>また、都市サービスでは</w:t>
      </w:r>
      <w:r w:rsidR="00EE1387">
        <w:rPr>
          <w:rFonts w:hint="eastAsia"/>
        </w:rPr>
        <w:t>言語がわからなくても直感的に理解ができるように</w:t>
      </w:r>
      <w:r>
        <w:rPr>
          <w:rFonts w:hint="eastAsia"/>
        </w:rPr>
        <w:t>多くのピクトグラムが使用され</w:t>
      </w:r>
      <w:r w:rsidR="00FF4A1F">
        <w:rPr>
          <w:rFonts w:hint="eastAsia"/>
        </w:rPr>
        <w:t>ます</w:t>
      </w:r>
      <w:r w:rsidR="00EE1387">
        <w:rPr>
          <w:rFonts w:hint="eastAsia"/>
        </w:rPr>
        <w:t>。観光庁「</w:t>
      </w:r>
      <w:r w:rsidR="00EE1387">
        <w:t>観光立国実現に向けた 多言語対応の改善・強化のためのガイドライン</w:t>
      </w:r>
      <w:r w:rsidR="00EE1387">
        <w:rPr>
          <w:rFonts w:hint="eastAsia"/>
        </w:rPr>
        <w:t>」</w:t>
      </w:r>
      <w:r w:rsidR="00EE1387">
        <w:rPr>
          <w:rStyle w:val="affa"/>
        </w:rPr>
        <w:footnoteReference w:id="14"/>
      </w:r>
      <w:r w:rsidR="00EE1387">
        <w:rPr>
          <w:rFonts w:hint="eastAsia"/>
        </w:rPr>
        <w:t>や東京都「</w:t>
      </w:r>
      <w:r w:rsidR="00EE1387" w:rsidRPr="00652731">
        <w:rPr>
          <w:rFonts w:hint="eastAsia"/>
        </w:rPr>
        <w:t>国内外旅行者のためのわかりやすい案内サイン標準化指針</w:t>
      </w:r>
      <w:r w:rsidR="00EE1387">
        <w:rPr>
          <w:rFonts w:hint="eastAsia"/>
        </w:rPr>
        <w:t>」</w:t>
      </w:r>
      <w:r w:rsidR="00EE1387">
        <w:rPr>
          <w:rStyle w:val="affa"/>
        </w:rPr>
        <w:footnoteReference w:id="15"/>
      </w:r>
      <w:r w:rsidR="00FF4A1F">
        <w:rPr>
          <w:rFonts w:hint="eastAsia"/>
        </w:rPr>
        <w:t>が</w:t>
      </w:r>
      <w:r w:rsidR="00EE1387">
        <w:rPr>
          <w:rFonts w:hint="eastAsia"/>
        </w:rPr>
        <w:t>参考</w:t>
      </w:r>
      <w:r w:rsidR="00BF7352">
        <w:rPr>
          <w:rFonts w:hint="eastAsia"/>
        </w:rPr>
        <w:t>に</w:t>
      </w:r>
      <w:r w:rsidR="00FF4A1F">
        <w:rPr>
          <w:rFonts w:hint="eastAsia"/>
        </w:rPr>
        <w:t>でき</w:t>
      </w:r>
      <w:r w:rsidR="00BF7352">
        <w:rPr>
          <w:rFonts w:hint="eastAsia"/>
        </w:rPr>
        <w:t>ます</w:t>
      </w:r>
      <w:r w:rsidR="002F65B6">
        <w:rPr>
          <w:rFonts w:hint="eastAsia"/>
        </w:rPr>
        <w:t>。</w:t>
      </w:r>
    </w:p>
    <w:p w14:paraId="79B36206" w14:textId="77777777" w:rsidR="00E165DC" w:rsidRDefault="00E165DC">
      <w:pPr>
        <w:pStyle w:val="22"/>
      </w:pPr>
      <w:r>
        <w:rPr>
          <w:rFonts w:hint="eastAsia"/>
        </w:rPr>
        <w:t xml:space="preserve">　</w:t>
      </w:r>
      <w:bookmarkStart w:id="47" w:name="_Toc103599955"/>
      <w:r>
        <w:rPr>
          <w:rFonts w:hint="eastAsia"/>
        </w:rPr>
        <w:t>日時</w:t>
      </w:r>
      <w:bookmarkEnd w:id="47"/>
    </w:p>
    <w:p w14:paraId="71C482B4" w14:textId="7829DD0C" w:rsidR="00E165DC" w:rsidRDefault="00EA62BF" w:rsidP="00FF4A1F">
      <w:pPr>
        <w:pStyle w:val="a7"/>
      </w:pPr>
      <w:r>
        <w:rPr>
          <w:rFonts w:hint="eastAsia"/>
        </w:rPr>
        <w:t>「</w:t>
      </w:r>
      <w:r w:rsidR="006E6C09">
        <w:rPr>
          <w:rFonts w:hint="eastAsia"/>
        </w:rPr>
        <w:t>GIFコアデータ</w:t>
      </w:r>
      <w:r w:rsidR="00F61FB3">
        <w:rPr>
          <w:rFonts w:hint="eastAsia"/>
        </w:rPr>
        <w:t>パーツ</w:t>
      </w:r>
      <w:r w:rsidR="0038522E">
        <w:rPr>
          <w:rFonts w:hint="eastAsia"/>
        </w:rPr>
        <w:t>（</w:t>
      </w:r>
      <w:r w:rsidR="00C21736">
        <w:rPr>
          <w:rFonts w:hint="eastAsia"/>
        </w:rPr>
        <w:t>日付時刻</w:t>
      </w:r>
      <w:r w:rsidR="0038522E">
        <w:rPr>
          <w:rFonts w:hint="eastAsia"/>
        </w:rPr>
        <w:t>）</w:t>
      </w:r>
      <w:r>
        <w:rPr>
          <w:rFonts w:hint="eastAsia"/>
        </w:rPr>
        <w:t>」</w:t>
      </w:r>
      <w:r w:rsidR="002424B3">
        <w:rPr>
          <w:rStyle w:val="affa"/>
        </w:rPr>
        <w:footnoteReference w:id="16"/>
      </w:r>
      <w:r w:rsidR="006A52D4">
        <w:rPr>
          <w:rFonts w:hint="eastAsia"/>
        </w:rPr>
        <w:t>に基づき</w:t>
      </w:r>
      <w:r w:rsidR="00DD1DEE">
        <w:rPr>
          <w:rFonts w:hint="eastAsia"/>
        </w:rPr>
        <w:t>、</w:t>
      </w:r>
      <w:r w:rsidR="0051535A" w:rsidRPr="0051535A">
        <w:rPr>
          <w:rFonts w:hint="eastAsia"/>
        </w:rPr>
        <w:t>日付はISO8601の拡張形式であるYYYY-MM-DD、時刻はHH:MM:SSを使用</w:t>
      </w:r>
      <w:r w:rsidR="00FF4A1F">
        <w:rPr>
          <w:rFonts w:hint="eastAsia"/>
        </w:rPr>
        <w:t>します</w:t>
      </w:r>
      <w:r w:rsidR="0051535A" w:rsidRPr="0051535A">
        <w:rPr>
          <w:rFonts w:hint="eastAsia"/>
        </w:rPr>
        <w:t>。</w:t>
      </w:r>
      <w:r w:rsidR="0078417F">
        <w:rPr>
          <w:rFonts w:hint="eastAsia"/>
        </w:rPr>
        <w:t>これは</w:t>
      </w:r>
      <w:r w:rsidR="00FF4A1F">
        <w:rPr>
          <w:rFonts w:hint="eastAsia"/>
        </w:rPr>
        <w:t>、コンピュータの中の</w:t>
      </w:r>
      <w:r w:rsidR="0078417F">
        <w:rPr>
          <w:rFonts w:hint="eastAsia"/>
        </w:rPr>
        <w:t>データ形式であり</w:t>
      </w:r>
      <w:r w:rsidR="00BF0FCA">
        <w:rPr>
          <w:rFonts w:hint="eastAsia"/>
        </w:rPr>
        <w:t>、</w:t>
      </w:r>
      <w:r w:rsidR="003A2B51">
        <w:rPr>
          <w:rFonts w:hint="eastAsia"/>
        </w:rPr>
        <w:t>表示</w:t>
      </w:r>
      <w:r w:rsidR="00BF0FCA">
        <w:rPr>
          <w:rFonts w:hint="eastAsia"/>
        </w:rPr>
        <w:t>や印字</w:t>
      </w:r>
      <w:r w:rsidR="003A2B51">
        <w:rPr>
          <w:rFonts w:hint="eastAsia"/>
        </w:rPr>
        <w:t>においては自由な表記形式に</w:t>
      </w:r>
      <w:r w:rsidR="00BA7FE1">
        <w:rPr>
          <w:rFonts w:hint="eastAsia"/>
        </w:rPr>
        <w:t>変換して利用すること</w:t>
      </w:r>
      <w:r w:rsidR="006C307B">
        <w:rPr>
          <w:rFonts w:hint="eastAsia"/>
        </w:rPr>
        <w:t>が可能</w:t>
      </w:r>
      <w:r w:rsidR="00BF7352">
        <w:rPr>
          <w:rFonts w:hint="eastAsia"/>
        </w:rPr>
        <w:t>です</w:t>
      </w:r>
      <w:r w:rsidR="00BA7FE1">
        <w:rPr>
          <w:rFonts w:hint="eastAsia"/>
        </w:rPr>
        <w:t>。</w:t>
      </w:r>
    </w:p>
    <w:p w14:paraId="27842546" w14:textId="27A339CF" w:rsidR="0051535A" w:rsidRDefault="0051535A" w:rsidP="0051535A">
      <w:pPr>
        <w:pStyle w:val="a7"/>
      </w:pPr>
      <w:r>
        <w:rPr>
          <w:rFonts w:hint="eastAsia"/>
        </w:rPr>
        <w:t>開始時間、終了時間などの期間がある場合には、一つのデータ項目内で自由に記述するのではなく「開始時間」、「終了時間」のようにデータ項目を分離してデータを扱いやすくすることが重要</w:t>
      </w:r>
      <w:r w:rsidR="00BF7352">
        <w:rPr>
          <w:rFonts w:hint="eastAsia"/>
        </w:rPr>
        <w:t>です</w:t>
      </w:r>
      <w:r>
        <w:rPr>
          <w:rFonts w:hint="eastAsia"/>
        </w:rPr>
        <w:t>。</w:t>
      </w:r>
    </w:p>
    <w:p w14:paraId="1396ACEC" w14:textId="04D47CD6" w:rsidR="0051535A" w:rsidRDefault="0051535A" w:rsidP="0051535A">
      <w:pPr>
        <w:pStyle w:val="a7"/>
      </w:pPr>
      <w:r>
        <w:rPr>
          <w:rFonts w:hint="eastAsia"/>
        </w:rPr>
        <w:t>利用可能日、利用不可日を表すときには、利用可能日を記述</w:t>
      </w:r>
      <w:r w:rsidR="00FF4A1F">
        <w:rPr>
          <w:rFonts w:hint="eastAsia"/>
        </w:rPr>
        <w:t>します</w:t>
      </w:r>
      <w:r>
        <w:rPr>
          <w:rFonts w:hint="eastAsia"/>
        </w:rPr>
        <w:t>。例えば「休館：土日祝日」ではなく「開館：月火水木金」「開館日備考：祝日は除く」</w:t>
      </w:r>
      <w:r w:rsidR="00BF7352">
        <w:rPr>
          <w:rFonts w:hint="eastAsia"/>
        </w:rPr>
        <w:t>とします</w:t>
      </w:r>
      <w:r>
        <w:rPr>
          <w:rFonts w:hint="eastAsia"/>
        </w:rPr>
        <w:t>。</w:t>
      </w:r>
    </w:p>
    <w:p w14:paraId="0FC0F747" w14:textId="7912145C" w:rsidR="0051535A" w:rsidRPr="0051535A" w:rsidRDefault="0051535A" w:rsidP="0051535A">
      <w:pPr>
        <w:pStyle w:val="a7"/>
      </w:pPr>
      <w:r>
        <w:rPr>
          <w:rFonts w:hint="eastAsia"/>
        </w:rPr>
        <w:t>曜日指定、季節、時間帯、タイムゾーン等は「GIFコアデータ</w:t>
      </w:r>
      <w:r w:rsidR="00C21736">
        <w:rPr>
          <w:rFonts w:hint="eastAsia"/>
        </w:rPr>
        <w:t>パーツ</w:t>
      </w:r>
      <w:r w:rsidR="0038522E">
        <w:rPr>
          <w:rFonts w:hint="eastAsia"/>
        </w:rPr>
        <w:t>（</w:t>
      </w:r>
      <w:r w:rsidR="00C21736">
        <w:rPr>
          <w:rFonts w:hint="eastAsia"/>
        </w:rPr>
        <w:t>日付時刻</w:t>
      </w:r>
      <w:r w:rsidR="0038522E">
        <w:rPr>
          <w:rFonts w:hint="eastAsia"/>
        </w:rPr>
        <w:t>）</w:t>
      </w:r>
      <w:r>
        <w:rPr>
          <w:rFonts w:hint="eastAsia"/>
        </w:rPr>
        <w:t>」の定義やコードを活用</w:t>
      </w:r>
      <w:r w:rsidR="00FF4A1F">
        <w:rPr>
          <w:rFonts w:hint="eastAsia"/>
        </w:rPr>
        <w:t>します</w:t>
      </w:r>
      <w:r>
        <w:rPr>
          <w:rFonts w:hint="eastAsia"/>
        </w:rPr>
        <w:t>。</w:t>
      </w:r>
    </w:p>
    <w:p w14:paraId="18C815CB" w14:textId="77777777" w:rsidR="00AE3B1E" w:rsidRDefault="00AE3B1E" w:rsidP="001F162B">
      <w:pPr>
        <w:pStyle w:val="32"/>
        <w:numPr>
          <w:ilvl w:val="0"/>
          <w:numId w:val="11"/>
        </w:numPr>
      </w:pPr>
      <w:bookmarkStart w:id="48" w:name="_Toc103599956"/>
      <w:r>
        <w:rPr>
          <w:rFonts w:hint="eastAsia"/>
        </w:rPr>
        <w:t>定期スケジュール</w:t>
      </w:r>
      <w:bookmarkEnd w:id="48"/>
    </w:p>
    <w:p w14:paraId="3BE9CEBA" w14:textId="6BFE74AB" w:rsidR="00AE3B1E" w:rsidRDefault="00AE3B1E" w:rsidP="00AE3B1E">
      <w:pPr>
        <w:pStyle w:val="a8"/>
        <w:ind w:left="120" w:firstLine="240"/>
      </w:pPr>
      <w:r>
        <w:rPr>
          <w:rFonts w:hint="eastAsia"/>
        </w:rPr>
        <w:t>定期スケジュールで行われる</w:t>
      </w:r>
      <w:r w:rsidR="0030089F">
        <w:rPr>
          <w:rFonts w:hint="eastAsia"/>
        </w:rPr>
        <w:t>イベント</w:t>
      </w:r>
      <w:r w:rsidR="00B3577C">
        <w:rPr>
          <w:rFonts w:hint="eastAsia"/>
        </w:rPr>
        <w:t>の</w:t>
      </w:r>
      <w:r>
        <w:rPr>
          <w:rFonts w:hint="eastAsia"/>
        </w:rPr>
        <w:t>種別</w:t>
      </w:r>
      <w:r w:rsidR="0030089F">
        <w:rPr>
          <w:rFonts w:hint="eastAsia"/>
        </w:rPr>
        <w:t>は、</w:t>
      </w:r>
      <w:r>
        <w:rPr>
          <w:rFonts w:hint="eastAsia"/>
        </w:rPr>
        <w:t>「年次スケジュール」「月次スケジュール」「週次スケジュール」</w:t>
      </w:r>
      <w:r w:rsidR="00D379D3">
        <w:rPr>
          <w:rFonts w:hint="eastAsia"/>
        </w:rPr>
        <w:t>があります</w:t>
      </w:r>
      <w:r w:rsidR="0030089F">
        <w:rPr>
          <w:rFonts w:hint="eastAsia"/>
        </w:rPr>
        <w:t>。</w:t>
      </w:r>
    </w:p>
    <w:p w14:paraId="0C4C84F0" w14:textId="403D56A7" w:rsidR="00721BFF" w:rsidRDefault="00721BFF" w:rsidP="00721BFF">
      <w:pPr>
        <w:pStyle w:val="a8"/>
        <w:ind w:left="120" w:firstLine="240"/>
      </w:pPr>
      <w:r w:rsidRPr="008540FB">
        <w:rPr>
          <w:rFonts w:hint="eastAsia"/>
        </w:rPr>
        <w:t>定期スケジュールの</w:t>
      </w:r>
      <w:r w:rsidR="0028545B">
        <w:rPr>
          <w:rFonts w:hint="eastAsia"/>
        </w:rPr>
        <w:t>情報</w:t>
      </w:r>
      <w:r w:rsidRPr="008540FB">
        <w:rPr>
          <w:rFonts w:hint="eastAsia"/>
        </w:rPr>
        <w:t>は、</w:t>
      </w:r>
      <w:r w:rsidR="000976BA">
        <w:rPr>
          <w:rFonts w:hint="eastAsia"/>
        </w:rPr>
        <w:t>求める声が多いものの</w:t>
      </w:r>
      <w:r w:rsidR="007009AB">
        <w:rPr>
          <w:rFonts w:hint="eastAsia"/>
        </w:rPr>
        <w:t>、</w:t>
      </w:r>
      <w:r w:rsidRPr="008540FB">
        <w:rPr>
          <w:rFonts w:hint="eastAsia"/>
        </w:rPr>
        <w:t>記述方法に</w:t>
      </w:r>
      <w:r w:rsidR="00272761">
        <w:rPr>
          <w:rFonts w:hint="eastAsia"/>
        </w:rPr>
        <w:t>標準</w:t>
      </w:r>
      <w:r w:rsidRPr="008540FB">
        <w:rPr>
          <w:rFonts w:hint="eastAsia"/>
        </w:rPr>
        <w:t>がない</w:t>
      </w:r>
      <w:r w:rsidR="00FF4A1F">
        <w:rPr>
          <w:rFonts w:hint="eastAsia"/>
        </w:rPr>
        <w:t>ため</w:t>
      </w:r>
      <w:r w:rsidR="007009AB">
        <w:rPr>
          <w:rFonts w:hint="eastAsia"/>
        </w:rPr>
        <w:t>、</w:t>
      </w:r>
      <w:r w:rsidR="00272761">
        <w:rPr>
          <w:rFonts w:hint="eastAsia"/>
        </w:rPr>
        <w:t>本</w:t>
      </w:r>
      <w:r w:rsidR="0051535A">
        <w:rPr>
          <w:rFonts w:hint="eastAsia"/>
        </w:rPr>
        <w:t>書</w:t>
      </w:r>
      <w:r w:rsidR="00272761">
        <w:rPr>
          <w:rFonts w:hint="eastAsia"/>
        </w:rPr>
        <w:t>では以下のように定義</w:t>
      </w:r>
      <w:r w:rsidR="00FF4A1F">
        <w:rPr>
          <w:rFonts w:hint="eastAsia"/>
        </w:rPr>
        <w:t>します</w:t>
      </w:r>
      <w:r w:rsidRPr="008540FB">
        <w:rPr>
          <w:rFonts w:hint="eastAsia"/>
        </w:rPr>
        <w:t>。</w:t>
      </w:r>
    </w:p>
    <w:p w14:paraId="0613B26D" w14:textId="77777777" w:rsidR="00164A70" w:rsidRPr="008540FB" w:rsidRDefault="00164A70" w:rsidP="00721BFF">
      <w:pPr>
        <w:pStyle w:val="a8"/>
        <w:ind w:left="120" w:firstLine="240"/>
      </w:pPr>
    </w:p>
    <w:p w14:paraId="13AC9209" w14:textId="77777777" w:rsidR="00AE3B1E" w:rsidRDefault="00AE3B1E" w:rsidP="00CB2498">
      <w:pPr>
        <w:pStyle w:val="51"/>
      </w:pPr>
      <w:r>
        <w:rPr>
          <w:rFonts w:hint="eastAsia"/>
        </w:rPr>
        <w:lastRenderedPageBreak/>
        <w:t>年次スケジュール</w:t>
      </w:r>
    </w:p>
    <w:p w14:paraId="18F1FE70" w14:textId="21FC5056" w:rsidR="0030089F" w:rsidRDefault="00AE3B1E" w:rsidP="0030089F">
      <w:pPr>
        <w:pStyle w:val="aa"/>
        <w:ind w:left="360" w:firstLine="240"/>
      </w:pPr>
      <w:r>
        <w:rPr>
          <w:rFonts w:hint="eastAsia"/>
        </w:rPr>
        <w:t>年の特定日に行う</w:t>
      </w:r>
      <w:r w:rsidR="0030089F">
        <w:rPr>
          <w:rFonts w:hint="eastAsia"/>
        </w:rPr>
        <w:t>スケジュール事項</w:t>
      </w:r>
      <w:r w:rsidR="00BF7352">
        <w:rPr>
          <w:rFonts w:hint="eastAsia"/>
        </w:rPr>
        <w:t>です</w:t>
      </w:r>
      <w:r w:rsidR="0030089F">
        <w:rPr>
          <w:rFonts w:hint="eastAsia"/>
        </w:rPr>
        <w:t>。</w:t>
      </w:r>
    </w:p>
    <w:p w14:paraId="44F0C533" w14:textId="6049F937" w:rsidR="0030089F" w:rsidRPr="0030089F" w:rsidRDefault="0030089F" w:rsidP="0030089F">
      <w:pPr>
        <w:pStyle w:val="aa"/>
        <w:ind w:left="360" w:firstLine="240"/>
      </w:pPr>
      <w:r>
        <w:rPr>
          <w:rFonts w:hint="eastAsia"/>
        </w:rPr>
        <w:t>・月日をMM-DDで、カンマ区切りで列挙</w:t>
      </w:r>
      <w:r w:rsidR="00674477">
        <w:rPr>
          <w:rFonts w:hint="eastAsia"/>
        </w:rPr>
        <w:t>します</w:t>
      </w:r>
      <w:r>
        <w:rPr>
          <w:rFonts w:hint="eastAsia"/>
        </w:rPr>
        <w:t>。</w:t>
      </w:r>
    </w:p>
    <w:p w14:paraId="4E29257D" w14:textId="5B79E0D0" w:rsidR="00AE3B1E" w:rsidRDefault="00AE3B1E" w:rsidP="00CB2498">
      <w:pPr>
        <w:pStyle w:val="51"/>
      </w:pPr>
      <w:r>
        <w:rPr>
          <w:rFonts w:hint="eastAsia"/>
        </w:rPr>
        <w:t>月次スケジュール</w:t>
      </w:r>
    </w:p>
    <w:p w14:paraId="6DB28039" w14:textId="6869756A" w:rsidR="0030089F" w:rsidRDefault="0030089F" w:rsidP="0030089F">
      <w:pPr>
        <w:pStyle w:val="aa"/>
        <w:ind w:left="360" w:firstLine="240"/>
      </w:pPr>
      <w:r>
        <w:rPr>
          <w:rFonts w:hint="eastAsia"/>
        </w:rPr>
        <w:t>月の特定日に行うスケジュール</w:t>
      </w:r>
      <w:r w:rsidR="00BF7352">
        <w:rPr>
          <w:rFonts w:hint="eastAsia"/>
        </w:rPr>
        <w:t>です</w:t>
      </w:r>
      <w:r>
        <w:rPr>
          <w:rFonts w:hint="eastAsia"/>
        </w:rPr>
        <w:t>。</w:t>
      </w:r>
    </w:p>
    <w:p w14:paraId="15B883E6" w14:textId="5AD64EBB" w:rsidR="0030089F" w:rsidRDefault="0030089F" w:rsidP="0030089F">
      <w:pPr>
        <w:pStyle w:val="aa"/>
        <w:ind w:left="360" w:firstLine="240"/>
      </w:pPr>
      <w:r>
        <w:rPr>
          <w:rFonts w:hint="eastAsia"/>
        </w:rPr>
        <w:t>・日をDDで、カンマ区切りで列挙</w:t>
      </w:r>
      <w:r w:rsidR="00674477">
        <w:rPr>
          <w:rFonts w:hint="eastAsia"/>
        </w:rPr>
        <w:t>します</w:t>
      </w:r>
      <w:r>
        <w:rPr>
          <w:rFonts w:hint="eastAsia"/>
        </w:rPr>
        <w:t>。</w:t>
      </w:r>
    </w:p>
    <w:p w14:paraId="11E33F04" w14:textId="59BEA529" w:rsidR="0030089F" w:rsidRPr="0030089F" w:rsidRDefault="0030089F" w:rsidP="0030089F">
      <w:pPr>
        <w:pStyle w:val="aa"/>
        <w:ind w:left="360" w:firstLine="240"/>
      </w:pPr>
      <w:r>
        <w:rPr>
          <w:rFonts w:hint="eastAsia"/>
        </w:rPr>
        <w:t>隔月イベントは、備考欄に「隔月</w:t>
      </w:r>
      <w:r w:rsidR="00FF4A1F">
        <w:rPr>
          <w:rFonts w:hint="eastAsia"/>
        </w:rPr>
        <w:t>」</w:t>
      </w:r>
      <w:r>
        <w:rPr>
          <w:rFonts w:hint="eastAsia"/>
        </w:rPr>
        <w:t>であることを記載</w:t>
      </w:r>
      <w:r w:rsidR="00FF4A1F">
        <w:rPr>
          <w:rFonts w:hint="eastAsia"/>
        </w:rPr>
        <w:t>します。</w:t>
      </w:r>
    </w:p>
    <w:p w14:paraId="1B9007C0" w14:textId="77777777" w:rsidR="00AE3B1E" w:rsidRDefault="00AE3B1E" w:rsidP="00CB2498">
      <w:pPr>
        <w:pStyle w:val="51"/>
      </w:pPr>
      <w:r>
        <w:rPr>
          <w:rFonts w:hint="eastAsia"/>
        </w:rPr>
        <w:t>週次スケジュール</w:t>
      </w:r>
    </w:p>
    <w:p w14:paraId="6634F5D7" w14:textId="5E54BAD1" w:rsidR="00AE3B1E" w:rsidRDefault="0030089F" w:rsidP="0030089F">
      <w:pPr>
        <w:pStyle w:val="aa"/>
        <w:ind w:left="360" w:firstLine="240"/>
      </w:pPr>
      <w:r>
        <w:rPr>
          <w:rFonts w:hint="eastAsia"/>
        </w:rPr>
        <w:t>週の特定日に行うスケジュール</w:t>
      </w:r>
      <w:r w:rsidR="00BF7352">
        <w:rPr>
          <w:rFonts w:hint="eastAsia"/>
        </w:rPr>
        <w:t>です</w:t>
      </w:r>
      <w:r>
        <w:rPr>
          <w:rFonts w:hint="eastAsia"/>
        </w:rPr>
        <w:t>。</w:t>
      </w:r>
    </w:p>
    <w:p w14:paraId="55DB0128" w14:textId="4929F9BE" w:rsidR="0030089F" w:rsidRDefault="0030089F" w:rsidP="0030089F">
      <w:pPr>
        <w:pStyle w:val="aa"/>
        <w:ind w:left="360" w:firstLine="240"/>
      </w:pPr>
      <w:r>
        <w:rPr>
          <w:rFonts w:hint="eastAsia"/>
        </w:rPr>
        <w:t>・曜日はMo,Tu</w:t>
      </w:r>
      <w:r>
        <w:t>,We,Th,Fr,Sa,Su</w:t>
      </w:r>
      <w:r>
        <w:rPr>
          <w:rFonts w:hint="eastAsia"/>
        </w:rPr>
        <w:t>で表</w:t>
      </w:r>
      <w:r w:rsidR="00674477">
        <w:rPr>
          <w:rFonts w:hint="eastAsia"/>
        </w:rPr>
        <w:t>します</w:t>
      </w:r>
      <w:r>
        <w:rPr>
          <w:rFonts w:hint="eastAsia"/>
        </w:rPr>
        <w:t>。</w:t>
      </w:r>
    </w:p>
    <w:p w14:paraId="5197CF07" w14:textId="77777777" w:rsidR="00046001" w:rsidRDefault="0030089F" w:rsidP="0030089F">
      <w:pPr>
        <w:pStyle w:val="aa"/>
        <w:ind w:left="360" w:firstLine="240"/>
      </w:pPr>
      <w:r>
        <w:rPr>
          <w:rFonts w:hint="eastAsia"/>
        </w:rPr>
        <w:t>・毎週は0</w:t>
      </w:r>
    </w:p>
    <w:p w14:paraId="350F261F" w14:textId="77777777" w:rsidR="00046001" w:rsidRDefault="00046001" w:rsidP="0030089F">
      <w:pPr>
        <w:pStyle w:val="aa"/>
        <w:ind w:left="360" w:firstLine="240"/>
      </w:pPr>
      <w:r>
        <w:rPr>
          <w:rFonts w:hint="eastAsia"/>
        </w:rPr>
        <w:t>・</w:t>
      </w:r>
      <w:r w:rsidR="00272761">
        <w:rPr>
          <w:rFonts w:hint="eastAsia"/>
        </w:rPr>
        <w:t>1週から5週は1-5</w:t>
      </w:r>
    </w:p>
    <w:p w14:paraId="584E749A" w14:textId="77777777" w:rsidR="00046001" w:rsidRDefault="00046001" w:rsidP="0030089F">
      <w:pPr>
        <w:pStyle w:val="aa"/>
        <w:ind w:left="360" w:firstLine="240"/>
      </w:pPr>
      <w:r>
        <w:rPr>
          <w:rFonts w:hint="eastAsia"/>
        </w:rPr>
        <w:t>・</w:t>
      </w:r>
      <w:r w:rsidR="0030089F">
        <w:rPr>
          <w:rFonts w:hint="eastAsia"/>
        </w:rPr>
        <w:t>最終は</w:t>
      </w:r>
      <w:r w:rsidR="00272761">
        <w:rPr>
          <w:rFonts w:hint="eastAsia"/>
        </w:rPr>
        <w:t>6</w:t>
      </w:r>
    </w:p>
    <w:p w14:paraId="2758066C" w14:textId="7553F387" w:rsidR="0030089F" w:rsidRDefault="00046001" w:rsidP="0030089F">
      <w:pPr>
        <w:pStyle w:val="aa"/>
        <w:ind w:left="360" w:firstLine="240"/>
      </w:pPr>
      <w:r>
        <w:rPr>
          <w:rFonts w:hint="eastAsia"/>
        </w:rPr>
        <w:t>・</w:t>
      </w:r>
      <w:r w:rsidR="0030089F">
        <w:rPr>
          <w:rFonts w:hint="eastAsia"/>
        </w:rPr>
        <w:t>隔週は</w:t>
      </w:r>
      <w:r w:rsidR="00272761">
        <w:rPr>
          <w:rFonts w:hint="eastAsia"/>
        </w:rPr>
        <w:t>7</w:t>
      </w:r>
      <w:r w:rsidR="0030089F">
        <w:rPr>
          <w:rFonts w:hint="eastAsia"/>
        </w:rPr>
        <w:t>とする。</w:t>
      </w:r>
    </w:p>
    <w:p w14:paraId="498C5008" w14:textId="77777777" w:rsidR="00046001" w:rsidRDefault="00046001" w:rsidP="0030089F">
      <w:pPr>
        <w:pStyle w:val="aa"/>
        <w:ind w:left="360" w:firstLine="240"/>
      </w:pPr>
    </w:p>
    <w:p w14:paraId="4FAC5824" w14:textId="30B27702" w:rsidR="0030089F" w:rsidRDefault="0030089F" w:rsidP="0030089F">
      <w:pPr>
        <w:pStyle w:val="aa"/>
        <w:ind w:left="360" w:firstLine="240"/>
      </w:pPr>
      <w:r>
        <w:rPr>
          <w:rFonts w:hint="eastAsia"/>
        </w:rPr>
        <w:t>記述例</w:t>
      </w:r>
    </w:p>
    <w:p w14:paraId="528E36FA" w14:textId="1217E206" w:rsidR="0030089F" w:rsidRDefault="0030089F" w:rsidP="0030089F">
      <w:pPr>
        <w:pStyle w:val="aa"/>
        <w:ind w:left="360" w:firstLine="240"/>
      </w:pPr>
      <w:r>
        <w:rPr>
          <w:rFonts w:hint="eastAsia"/>
        </w:rPr>
        <w:t xml:space="preserve">　毎週水曜日　</w:t>
      </w:r>
      <w:r>
        <w:tab/>
      </w:r>
      <w:r w:rsidR="00721BFF">
        <w:tab/>
      </w:r>
      <w:r w:rsidR="00721BFF">
        <w:tab/>
      </w:r>
      <w:r>
        <w:rPr>
          <w:rFonts w:hint="eastAsia"/>
        </w:rPr>
        <w:t>０We</w:t>
      </w:r>
    </w:p>
    <w:p w14:paraId="027F375F" w14:textId="3CD9715E" w:rsidR="0030089F" w:rsidRDefault="0030089F" w:rsidP="0030089F">
      <w:pPr>
        <w:pStyle w:val="aa"/>
        <w:ind w:left="360" w:firstLine="240"/>
      </w:pPr>
      <w:r>
        <w:rPr>
          <w:rFonts w:hint="eastAsia"/>
        </w:rPr>
        <w:t xml:space="preserve">　第1,3月曜日</w:t>
      </w:r>
      <w:r>
        <w:tab/>
      </w:r>
      <w:r w:rsidR="00721BFF">
        <w:tab/>
      </w:r>
      <w:r w:rsidR="00721BFF">
        <w:tab/>
      </w:r>
      <w:r w:rsidR="00721BFF">
        <w:rPr>
          <w:rFonts w:hint="eastAsia"/>
        </w:rPr>
        <w:t>13Mo</w:t>
      </w:r>
    </w:p>
    <w:p w14:paraId="171A429E" w14:textId="533C78D2" w:rsidR="00721BFF" w:rsidRDefault="00721BFF" w:rsidP="0030089F">
      <w:pPr>
        <w:pStyle w:val="aa"/>
        <w:ind w:left="360" w:firstLine="240"/>
      </w:pPr>
      <w:r>
        <w:rPr>
          <w:rFonts w:hint="eastAsia"/>
        </w:rPr>
        <w:t xml:space="preserve">　第1,4火曜日と第4木曜日</w:t>
      </w:r>
      <w:r>
        <w:tab/>
      </w:r>
      <w:r>
        <w:rPr>
          <w:rFonts w:hint="eastAsia"/>
        </w:rPr>
        <w:t>14</w:t>
      </w:r>
      <w:r w:rsidR="00744F18">
        <w:rPr>
          <w:rFonts w:hint="eastAsia"/>
        </w:rPr>
        <w:t>Tu</w:t>
      </w:r>
      <w:r>
        <w:rPr>
          <w:rFonts w:hint="eastAsia"/>
        </w:rPr>
        <w:t>４Th</w:t>
      </w:r>
    </w:p>
    <w:p w14:paraId="34309A8C" w14:textId="52D5CD42" w:rsidR="00721BFF" w:rsidRDefault="00721BFF" w:rsidP="0030089F">
      <w:pPr>
        <w:pStyle w:val="aa"/>
        <w:ind w:left="360" w:firstLine="240"/>
      </w:pPr>
      <w:r>
        <w:rPr>
          <w:rFonts w:hint="eastAsia"/>
        </w:rPr>
        <w:t xml:space="preserve">　最終金曜</w:t>
      </w:r>
      <w:r>
        <w:tab/>
      </w:r>
      <w:r>
        <w:tab/>
      </w:r>
      <w:r>
        <w:tab/>
      </w:r>
      <w:r w:rsidR="00272761">
        <w:rPr>
          <w:rFonts w:hint="eastAsia"/>
        </w:rPr>
        <w:t>6</w:t>
      </w:r>
      <w:r>
        <w:rPr>
          <w:rFonts w:hint="eastAsia"/>
        </w:rPr>
        <w:t>Fr</w:t>
      </w:r>
    </w:p>
    <w:p w14:paraId="1D055FCD" w14:textId="7F1D053F" w:rsidR="00721BFF" w:rsidRDefault="00721BFF" w:rsidP="0030089F">
      <w:pPr>
        <w:pStyle w:val="aa"/>
        <w:ind w:left="360" w:firstLine="240"/>
      </w:pPr>
      <w:r>
        <w:rPr>
          <w:rFonts w:hint="eastAsia"/>
        </w:rPr>
        <w:t xml:space="preserve">　隔週日曜</w:t>
      </w:r>
      <w:r>
        <w:tab/>
      </w:r>
      <w:r>
        <w:tab/>
      </w:r>
      <w:r>
        <w:tab/>
      </w:r>
      <w:r w:rsidR="00272761">
        <w:rPr>
          <w:rFonts w:hint="eastAsia"/>
        </w:rPr>
        <w:t>7</w:t>
      </w:r>
      <w:r>
        <w:rPr>
          <w:rFonts w:hint="eastAsia"/>
        </w:rPr>
        <w:t>Su</w:t>
      </w:r>
    </w:p>
    <w:p w14:paraId="175F411E" w14:textId="7F6248C0" w:rsidR="0051535A" w:rsidRDefault="0051535A" w:rsidP="0051535A">
      <w:pPr>
        <w:pStyle w:val="32"/>
      </w:pPr>
      <w:bookmarkStart w:id="49" w:name="_Toc103599957"/>
      <w:r>
        <w:rPr>
          <w:rFonts w:hint="eastAsia"/>
        </w:rPr>
        <w:t>非定期のスケジュール</w:t>
      </w:r>
      <w:bookmarkEnd w:id="49"/>
    </w:p>
    <w:p w14:paraId="2C05CB19" w14:textId="046003D6" w:rsidR="0051535A" w:rsidRPr="00AE3B1E" w:rsidRDefault="0051535A" w:rsidP="0030089F">
      <w:pPr>
        <w:pStyle w:val="aa"/>
        <w:ind w:left="360" w:firstLine="240"/>
      </w:pPr>
      <w:r>
        <w:rPr>
          <w:rFonts w:hint="eastAsia"/>
        </w:rPr>
        <w:t>時期により開催や</w:t>
      </w:r>
      <w:r w:rsidR="00FF4A1F">
        <w:rPr>
          <w:rFonts w:hint="eastAsia"/>
        </w:rPr>
        <w:t>、</w:t>
      </w:r>
      <w:r>
        <w:rPr>
          <w:rFonts w:hint="eastAsia"/>
        </w:rPr>
        <w:t>希望者がいるときに開催をするイベント等、不定期に開催されるイベントについては本書では特にデータ形式を定め</w:t>
      </w:r>
      <w:r w:rsidR="00FF4A1F">
        <w:rPr>
          <w:rFonts w:hint="eastAsia"/>
        </w:rPr>
        <w:t>ません</w:t>
      </w:r>
      <w:r>
        <w:rPr>
          <w:rFonts w:hint="eastAsia"/>
        </w:rPr>
        <w:t>。</w:t>
      </w:r>
    </w:p>
    <w:p w14:paraId="4990463F" w14:textId="77777777" w:rsidR="00E165DC" w:rsidRPr="001742AC" w:rsidRDefault="00E165DC">
      <w:pPr>
        <w:pStyle w:val="22"/>
      </w:pPr>
      <w:r>
        <w:rPr>
          <w:rFonts w:hint="eastAsia"/>
        </w:rPr>
        <w:t xml:space="preserve">　</w:t>
      </w:r>
      <w:bookmarkStart w:id="50" w:name="_Toc103599958"/>
      <w:r>
        <w:rPr>
          <w:rFonts w:hint="eastAsia"/>
        </w:rPr>
        <w:t>緯度、経度</w:t>
      </w:r>
      <w:bookmarkEnd w:id="50"/>
    </w:p>
    <w:p w14:paraId="2C5AC92D" w14:textId="45A40921" w:rsidR="0051535A" w:rsidRDefault="0051535A" w:rsidP="0051535A">
      <w:pPr>
        <w:pStyle w:val="a7"/>
      </w:pPr>
      <w:r>
        <w:rPr>
          <w:rFonts w:hint="eastAsia"/>
        </w:rPr>
        <w:t>緯度経度は、1m程度の誤差を許容し、「GIFコアデータ</w:t>
      </w:r>
      <w:r w:rsidR="00A13ACE">
        <w:rPr>
          <w:rFonts w:hint="eastAsia"/>
        </w:rPr>
        <w:t>パーツ（地理情報）</w:t>
      </w:r>
      <w:r>
        <w:rPr>
          <w:rFonts w:hint="eastAsia"/>
        </w:rPr>
        <w:t>」 に従い、小数点以下6桁を基本</w:t>
      </w:r>
      <w:r w:rsidR="00BF7352">
        <w:rPr>
          <w:rFonts w:hint="eastAsia"/>
        </w:rPr>
        <w:t>とします</w:t>
      </w:r>
      <w:r>
        <w:rPr>
          <w:rFonts w:hint="eastAsia"/>
        </w:rPr>
        <w:t>。</w:t>
      </w:r>
    </w:p>
    <w:p w14:paraId="3B1E4AEE" w14:textId="0C321BF7" w:rsidR="00FF4A1F" w:rsidRPr="009134CF" w:rsidRDefault="0051535A" w:rsidP="009134CF">
      <w:pPr>
        <w:pStyle w:val="a7"/>
      </w:pPr>
      <w:r>
        <w:rPr>
          <w:rFonts w:hint="eastAsia"/>
        </w:rPr>
        <w:t>ただし、測量法が定める誤差等、作るデータの目的により許容される誤差が異なる場合</w:t>
      </w:r>
      <w:r w:rsidR="00D379D3">
        <w:rPr>
          <w:rFonts w:hint="eastAsia"/>
        </w:rPr>
        <w:t>があります</w:t>
      </w:r>
      <w:r>
        <w:rPr>
          <w:rFonts w:hint="eastAsia"/>
        </w:rPr>
        <w:t>。</w:t>
      </w:r>
      <w:r w:rsidR="00FF4A1F">
        <w:rPr>
          <w:rFonts w:hint="eastAsia"/>
        </w:rPr>
        <w:t>特別な精度を必要とするサービスの場合は、サービス側でリアルタイム測地点による補正や小数点以下7桁情報の利用を検討してください。</w:t>
      </w:r>
    </w:p>
    <w:p w14:paraId="31E4819E" w14:textId="4D83248E" w:rsidR="0051535A" w:rsidRDefault="0051535A" w:rsidP="00FF4A1F">
      <w:pPr>
        <w:pStyle w:val="a7"/>
      </w:pPr>
      <w:r>
        <w:rPr>
          <w:rFonts w:hint="eastAsia"/>
        </w:rPr>
        <w:t>本書は登録データの原データの誤差範囲を制約するものでは</w:t>
      </w:r>
      <w:r w:rsidR="00FF4A1F">
        <w:rPr>
          <w:rFonts w:hint="eastAsia"/>
        </w:rPr>
        <w:t>ありません</w:t>
      </w:r>
      <w:r>
        <w:rPr>
          <w:rFonts w:hint="eastAsia"/>
        </w:rPr>
        <w:t>。</w:t>
      </w:r>
    </w:p>
    <w:p w14:paraId="70C84013" w14:textId="59EAA787" w:rsidR="00E165DC" w:rsidRDefault="00E165DC">
      <w:pPr>
        <w:pStyle w:val="22"/>
      </w:pPr>
      <w:r>
        <w:rPr>
          <w:rFonts w:hint="eastAsia"/>
        </w:rPr>
        <w:lastRenderedPageBreak/>
        <w:t xml:space="preserve">　</w:t>
      </w:r>
      <w:bookmarkStart w:id="51" w:name="_Toc103599959"/>
      <w:r>
        <w:rPr>
          <w:rFonts w:hint="eastAsia"/>
        </w:rPr>
        <w:t>住所等</w:t>
      </w:r>
      <w:r w:rsidR="0051535A">
        <w:rPr>
          <w:rFonts w:hint="eastAsia"/>
        </w:rPr>
        <w:t>（アドレス）</w:t>
      </w:r>
      <w:bookmarkEnd w:id="51"/>
    </w:p>
    <w:p w14:paraId="4F6141B6" w14:textId="404A1D73" w:rsidR="00045EAD" w:rsidRDefault="0051535A" w:rsidP="0051535A">
      <w:pPr>
        <w:pStyle w:val="a7"/>
      </w:pPr>
      <w:r>
        <w:rPr>
          <w:rFonts w:hint="eastAsia"/>
        </w:rPr>
        <w:t>住所等の所在地を表す情報は、</w:t>
      </w:r>
      <w:r w:rsidR="00045EAD">
        <w:rPr>
          <w:rFonts w:hint="eastAsia"/>
        </w:rPr>
        <w:t>以下の</w:t>
      </w:r>
      <w:r>
        <w:rPr>
          <w:rFonts w:hint="eastAsia"/>
        </w:rPr>
        <w:t>「GIFコアデータ</w:t>
      </w:r>
      <w:r w:rsidR="005B48B6">
        <w:rPr>
          <w:rFonts w:hint="eastAsia"/>
        </w:rPr>
        <w:t>パーツ</w:t>
      </w:r>
      <w:r>
        <w:rPr>
          <w:rFonts w:hint="eastAsia"/>
        </w:rPr>
        <w:t>（住所（アドレス））」</w:t>
      </w:r>
      <w:r w:rsidR="00045EAD">
        <w:rPr>
          <w:rFonts w:hint="eastAsia"/>
        </w:rPr>
        <w:t>が基本になります</w:t>
      </w:r>
      <w:r>
        <w:rPr>
          <w:rFonts w:hint="eastAsia"/>
        </w:rPr>
        <w:t>。</w:t>
      </w:r>
    </w:p>
    <w:tbl>
      <w:tblPr>
        <w:tblW w:w="83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552"/>
        <w:gridCol w:w="5229"/>
      </w:tblGrid>
      <w:tr w:rsidR="00045EAD" w:rsidRPr="00045EAD" w14:paraId="0F4E9BE6" w14:textId="77777777" w:rsidTr="00D61480">
        <w:trPr>
          <w:trHeight w:val="203"/>
        </w:trPr>
        <w:tc>
          <w:tcPr>
            <w:tcW w:w="559" w:type="dxa"/>
            <w:tcBorders>
              <w:top w:val="single" w:sz="6" w:space="0" w:color="A5A5A5"/>
              <w:left w:val="single" w:sz="6" w:space="0" w:color="A5A5A5"/>
              <w:bottom w:val="single" w:sz="6" w:space="0" w:color="A5A5A5"/>
              <w:right w:val="nil"/>
            </w:tcBorders>
            <w:shd w:val="clear" w:color="auto" w:fill="A5A5A5"/>
            <w:hideMark/>
          </w:tcPr>
          <w:p w14:paraId="4D1A9C61" w14:textId="0C91F33F" w:rsidR="00045EAD" w:rsidRPr="00D61480" w:rsidRDefault="00045EAD" w:rsidP="00D53665">
            <w:pPr>
              <w:widowControl/>
              <w:snapToGrid w:val="0"/>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必須</w:t>
            </w:r>
          </w:p>
        </w:tc>
        <w:tc>
          <w:tcPr>
            <w:tcW w:w="2552" w:type="dxa"/>
            <w:tcBorders>
              <w:top w:val="single" w:sz="6" w:space="0" w:color="A5A5A5"/>
              <w:left w:val="nil"/>
              <w:bottom w:val="single" w:sz="6" w:space="0" w:color="A5A5A5"/>
              <w:right w:val="nil"/>
            </w:tcBorders>
            <w:shd w:val="clear" w:color="auto" w:fill="A5A5A5"/>
            <w:hideMark/>
          </w:tcPr>
          <w:p w14:paraId="10EE1C91"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項目名 </w:t>
            </w:r>
          </w:p>
        </w:tc>
        <w:tc>
          <w:tcPr>
            <w:tcW w:w="5229" w:type="dxa"/>
            <w:tcBorders>
              <w:top w:val="single" w:sz="6" w:space="0" w:color="A5A5A5"/>
              <w:left w:val="nil"/>
              <w:bottom w:val="single" w:sz="6" w:space="0" w:color="A5A5A5"/>
              <w:right w:val="single" w:sz="6" w:space="0" w:color="A5A5A5"/>
            </w:tcBorders>
            <w:shd w:val="clear" w:color="auto" w:fill="A5A5A5"/>
            <w:hideMark/>
          </w:tcPr>
          <w:p w14:paraId="19CAACA9"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説明 </w:t>
            </w:r>
          </w:p>
        </w:tc>
      </w:tr>
      <w:tr w:rsidR="00045EAD" w:rsidRPr="00045EAD" w14:paraId="0F4DDD01" w14:textId="77777777" w:rsidTr="00D61480">
        <w:trPr>
          <w:trHeight w:val="450"/>
        </w:trPr>
        <w:tc>
          <w:tcPr>
            <w:tcW w:w="559" w:type="dxa"/>
            <w:tcBorders>
              <w:top w:val="nil"/>
              <w:left w:val="single" w:sz="6" w:space="0" w:color="auto"/>
              <w:bottom w:val="single" w:sz="6" w:space="0" w:color="auto"/>
              <w:right w:val="single" w:sz="6" w:space="0" w:color="auto"/>
            </w:tcBorders>
            <w:shd w:val="clear" w:color="auto" w:fill="auto"/>
            <w:hideMark/>
          </w:tcPr>
          <w:p w14:paraId="55BF8B7D" w14:textId="77777777" w:rsidR="00045EAD" w:rsidRPr="00D61480"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0571872"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 </w:t>
            </w:r>
          </w:p>
        </w:tc>
        <w:tc>
          <w:tcPr>
            <w:tcW w:w="5229" w:type="dxa"/>
            <w:tcBorders>
              <w:top w:val="nil"/>
              <w:left w:val="nil"/>
              <w:bottom w:val="single" w:sz="6" w:space="0" w:color="auto"/>
              <w:right w:val="single" w:sz="6" w:space="0" w:color="auto"/>
            </w:tcBorders>
            <w:shd w:val="clear" w:color="auto" w:fill="auto"/>
            <w:hideMark/>
          </w:tcPr>
          <w:p w14:paraId="1851A5AF"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全国地方公共団体コード（6桁、都道府県と市区町村まで含む）を記載。 </w:t>
            </w:r>
          </w:p>
        </w:tc>
      </w:tr>
      <w:tr w:rsidR="00045EAD" w:rsidRPr="00045EAD" w14:paraId="16920B26" w14:textId="77777777" w:rsidTr="00D61480">
        <w:trPr>
          <w:trHeight w:val="317"/>
        </w:trPr>
        <w:tc>
          <w:tcPr>
            <w:tcW w:w="559" w:type="dxa"/>
            <w:tcBorders>
              <w:top w:val="nil"/>
              <w:left w:val="single" w:sz="6" w:space="0" w:color="auto"/>
              <w:bottom w:val="single" w:sz="6" w:space="0" w:color="auto"/>
              <w:right w:val="single" w:sz="6" w:space="0" w:color="auto"/>
            </w:tcBorders>
            <w:shd w:val="clear" w:color="auto" w:fill="auto"/>
            <w:hideMark/>
          </w:tcPr>
          <w:p w14:paraId="39242C3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BC0B39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町字ID </w:t>
            </w:r>
          </w:p>
        </w:tc>
        <w:tc>
          <w:tcPr>
            <w:tcW w:w="5229" w:type="dxa"/>
            <w:tcBorders>
              <w:top w:val="nil"/>
              <w:left w:val="nil"/>
              <w:bottom w:val="single" w:sz="6" w:space="0" w:color="auto"/>
              <w:right w:val="single" w:sz="6" w:space="0" w:color="auto"/>
            </w:tcBorders>
            <w:shd w:val="clear" w:color="auto" w:fill="auto"/>
            <w:hideMark/>
          </w:tcPr>
          <w:p w14:paraId="6AB7570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アドレスベースレジストリの町字IDを記載。 </w:t>
            </w:r>
          </w:p>
        </w:tc>
      </w:tr>
      <w:tr w:rsidR="00045EAD" w:rsidRPr="00045EAD" w14:paraId="31D1B161" w14:textId="77777777" w:rsidTr="00D61480">
        <w:trPr>
          <w:trHeight w:val="251"/>
        </w:trPr>
        <w:tc>
          <w:tcPr>
            <w:tcW w:w="559" w:type="dxa"/>
            <w:tcBorders>
              <w:top w:val="nil"/>
              <w:left w:val="single" w:sz="6" w:space="0" w:color="auto"/>
              <w:bottom w:val="single" w:sz="6" w:space="0" w:color="auto"/>
              <w:right w:val="single" w:sz="6" w:space="0" w:color="auto"/>
            </w:tcBorders>
            <w:shd w:val="clear" w:color="auto" w:fill="auto"/>
            <w:hideMark/>
          </w:tcPr>
          <w:p w14:paraId="7BC26A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C76C55A"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 </w:t>
            </w:r>
          </w:p>
        </w:tc>
        <w:tc>
          <w:tcPr>
            <w:tcW w:w="5229" w:type="dxa"/>
            <w:tcBorders>
              <w:top w:val="nil"/>
              <w:left w:val="nil"/>
              <w:bottom w:val="single" w:sz="6" w:space="0" w:color="auto"/>
              <w:right w:val="single" w:sz="6" w:space="0" w:color="auto"/>
            </w:tcBorders>
            <w:shd w:val="clear" w:color="auto" w:fill="auto"/>
            <w:hideMark/>
          </w:tcPr>
          <w:p w14:paraId="237DF2A0"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都道府県を記載。 </w:t>
            </w:r>
          </w:p>
        </w:tc>
      </w:tr>
      <w:tr w:rsidR="00045EAD" w:rsidRPr="00045EAD" w14:paraId="38D1705C" w14:textId="77777777" w:rsidTr="00D61480">
        <w:trPr>
          <w:trHeight w:val="184"/>
        </w:trPr>
        <w:tc>
          <w:tcPr>
            <w:tcW w:w="559" w:type="dxa"/>
            <w:tcBorders>
              <w:top w:val="nil"/>
              <w:left w:val="single" w:sz="6" w:space="0" w:color="auto"/>
              <w:bottom w:val="single" w:sz="6" w:space="0" w:color="auto"/>
              <w:right w:val="single" w:sz="6" w:space="0" w:color="auto"/>
            </w:tcBorders>
            <w:shd w:val="clear" w:color="auto" w:fill="auto"/>
            <w:hideMark/>
          </w:tcPr>
          <w:p w14:paraId="548E942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7CD591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 </w:t>
            </w:r>
          </w:p>
        </w:tc>
        <w:tc>
          <w:tcPr>
            <w:tcW w:w="5229" w:type="dxa"/>
            <w:tcBorders>
              <w:top w:val="nil"/>
              <w:left w:val="nil"/>
              <w:bottom w:val="single" w:sz="6" w:space="0" w:color="auto"/>
              <w:right w:val="single" w:sz="6" w:space="0" w:color="auto"/>
            </w:tcBorders>
            <w:shd w:val="clear" w:color="auto" w:fill="auto"/>
            <w:hideMark/>
          </w:tcPr>
          <w:p w14:paraId="282F475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市区町村（郡名および政令市区名を含む）記載。 </w:t>
            </w:r>
          </w:p>
        </w:tc>
      </w:tr>
      <w:tr w:rsidR="00045EAD" w:rsidRPr="00045EAD" w14:paraId="3223D6BB" w14:textId="77777777" w:rsidTr="00D61480">
        <w:trPr>
          <w:trHeight w:val="132"/>
        </w:trPr>
        <w:tc>
          <w:tcPr>
            <w:tcW w:w="559" w:type="dxa"/>
            <w:tcBorders>
              <w:top w:val="nil"/>
              <w:left w:val="single" w:sz="6" w:space="0" w:color="auto"/>
              <w:bottom w:val="single" w:sz="6" w:space="0" w:color="auto"/>
              <w:right w:val="single" w:sz="6" w:space="0" w:color="auto"/>
            </w:tcBorders>
            <w:shd w:val="clear" w:color="auto" w:fill="auto"/>
            <w:hideMark/>
          </w:tcPr>
          <w:p w14:paraId="55D04E6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35C2B6B"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 </w:t>
            </w:r>
          </w:p>
        </w:tc>
        <w:tc>
          <w:tcPr>
            <w:tcW w:w="5229" w:type="dxa"/>
            <w:tcBorders>
              <w:top w:val="nil"/>
              <w:left w:val="nil"/>
              <w:bottom w:val="single" w:sz="6" w:space="0" w:color="auto"/>
              <w:right w:val="single" w:sz="6" w:space="0" w:color="auto"/>
            </w:tcBorders>
            <w:shd w:val="clear" w:color="auto" w:fill="auto"/>
            <w:hideMark/>
          </w:tcPr>
          <w:p w14:paraId="71FA8095"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町字を記載。 </w:t>
            </w:r>
          </w:p>
        </w:tc>
      </w:tr>
      <w:tr w:rsidR="00045EAD" w:rsidRPr="00045EAD" w14:paraId="7E8A1719" w14:textId="77777777" w:rsidTr="00D61480">
        <w:trPr>
          <w:trHeight w:val="208"/>
        </w:trPr>
        <w:tc>
          <w:tcPr>
            <w:tcW w:w="559" w:type="dxa"/>
            <w:tcBorders>
              <w:top w:val="nil"/>
              <w:left w:val="single" w:sz="6" w:space="0" w:color="auto"/>
              <w:bottom w:val="single" w:sz="6" w:space="0" w:color="auto"/>
              <w:right w:val="single" w:sz="6" w:space="0" w:color="auto"/>
            </w:tcBorders>
            <w:shd w:val="clear" w:color="auto" w:fill="auto"/>
            <w:hideMark/>
          </w:tcPr>
          <w:p w14:paraId="23F18E7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04F420F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 </w:t>
            </w:r>
          </w:p>
        </w:tc>
        <w:tc>
          <w:tcPr>
            <w:tcW w:w="5229" w:type="dxa"/>
            <w:tcBorders>
              <w:top w:val="nil"/>
              <w:left w:val="nil"/>
              <w:bottom w:val="single" w:sz="6" w:space="0" w:color="auto"/>
              <w:right w:val="single" w:sz="6" w:space="0" w:color="auto"/>
            </w:tcBorders>
            <w:shd w:val="clear" w:color="auto" w:fill="auto"/>
            <w:hideMark/>
          </w:tcPr>
          <w:p w14:paraId="24A239A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番地以下（街区符号、住居番号または地番）を記載。 </w:t>
            </w:r>
          </w:p>
        </w:tc>
      </w:tr>
      <w:tr w:rsidR="00045EAD" w:rsidRPr="00045EAD" w14:paraId="133AD63B" w14:textId="77777777" w:rsidTr="00D61480">
        <w:trPr>
          <w:trHeight w:val="142"/>
        </w:trPr>
        <w:tc>
          <w:tcPr>
            <w:tcW w:w="559" w:type="dxa"/>
            <w:tcBorders>
              <w:top w:val="nil"/>
              <w:left w:val="single" w:sz="6" w:space="0" w:color="auto"/>
              <w:bottom w:val="single" w:sz="6" w:space="0" w:color="auto"/>
              <w:right w:val="single" w:sz="6" w:space="0" w:color="auto"/>
            </w:tcBorders>
            <w:shd w:val="clear" w:color="auto" w:fill="auto"/>
            <w:hideMark/>
          </w:tcPr>
          <w:p w14:paraId="12A5281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4FF1C7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建物名等(方書) </w:t>
            </w:r>
          </w:p>
        </w:tc>
        <w:tc>
          <w:tcPr>
            <w:tcW w:w="5229" w:type="dxa"/>
            <w:tcBorders>
              <w:top w:val="nil"/>
              <w:left w:val="nil"/>
              <w:bottom w:val="single" w:sz="6" w:space="0" w:color="auto"/>
              <w:right w:val="single" w:sz="6" w:space="0" w:color="auto"/>
            </w:tcBorders>
            <w:shd w:val="clear" w:color="auto" w:fill="auto"/>
            <w:hideMark/>
          </w:tcPr>
          <w:p w14:paraId="29F410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建物名、部屋番号、フロア名などを記載。 </w:t>
            </w:r>
          </w:p>
        </w:tc>
      </w:tr>
      <w:tr w:rsidR="00045EAD" w:rsidRPr="00045EAD" w14:paraId="1870E667" w14:textId="77777777" w:rsidTr="00D61480">
        <w:trPr>
          <w:trHeight w:val="232"/>
        </w:trPr>
        <w:tc>
          <w:tcPr>
            <w:tcW w:w="559" w:type="dxa"/>
            <w:tcBorders>
              <w:top w:val="nil"/>
              <w:left w:val="single" w:sz="6" w:space="0" w:color="auto"/>
              <w:bottom w:val="single" w:sz="6" w:space="0" w:color="auto"/>
              <w:right w:val="single" w:sz="6" w:space="0" w:color="auto"/>
            </w:tcBorders>
            <w:shd w:val="clear" w:color="auto" w:fill="auto"/>
            <w:hideMark/>
          </w:tcPr>
          <w:p w14:paraId="53393F6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641D4B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連結表記 </w:t>
            </w:r>
          </w:p>
        </w:tc>
        <w:tc>
          <w:tcPr>
            <w:tcW w:w="5229" w:type="dxa"/>
            <w:tcBorders>
              <w:top w:val="nil"/>
              <w:left w:val="nil"/>
              <w:bottom w:val="single" w:sz="6" w:space="0" w:color="auto"/>
              <w:right w:val="single" w:sz="6" w:space="0" w:color="auto"/>
            </w:tcBorders>
            <w:shd w:val="clear" w:color="auto" w:fill="auto"/>
            <w:hideMark/>
          </w:tcPr>
          <w:p w14:paraId="368B48B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都道府県から建物名まで連結して記載。 </w:t>
            </w:r>
          </w:p>
        </w:tc>
      </w:tr>
      <w:tr w:rsidR="00045EAD" w:rsidRPr="00045EAD" w14:paraId="63DC4648" w14:textId="77777777" w:rsidTr="00D61480">
        <w:trPr>
          <w:trHeight w:val="166"/>
        </w:trPr>
        <w:tc>
          <w:tcPr>
            <w:tcW w:w="559" w:type="dxa"/>
            <w:tcBorders>
              <w:top w:val="nil"/>
              <w:left w:val="single" w:sz="6" w:space="0" w:color="auto"/>
              <w:bottom w:val="single" w:sz="6" w:space="0" w:color="auto"/>
              <w:right w:val="single" w:sz="6" w:space="0" w:color="auto"/>
            </w:tcBorders>
            <w:shd w:val="clear" w:color="auto" w:fill="auto"/>
            <w:hideMark/>
          </w:tcPr>
          <w:p w14:paraId="3E43BC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7925F9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 </w:t>
            </w:r>
          </w:p>
        </w:tc>
        <w:tc>
          <w:tcPr>
            <w:tcW w:w="5229" w:type="dxa"/>
            <w:tcBorders>
              <w:top w:val="nil"/>
              <w:left w:val="nil"/>
              <w:bottom w:val="single" w:sz="6" w:space="0" w:color="auto"/>
              <w:right w:val="single" w:sz="6" w:space="0" w:color="auto"/>
            </w:tcBorders>
            <w:shd w:val="clear" w:color="auto" w:fill="auto"/>
            <w:hideMark/>
          </w:tcPr>
          <w:p w14:paraId="556A236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緯度（Geoコーダーで自動入力）を記載。 </w:t>
            </w:r>
          </w:p>
        </w:tc>
      </w:tr>
      <w:tr w:rsidR="00045EAD" w:rsidRPr="00045EAD" w14:paraId="28B400BC" w14:textId="77777777" w:rsidTr="00D61480">
        <w:trPr>
          <w:trHeight w:val="242"/>
        </w:trPr>
        <w:tc>
          <w:tcPr>
            <w:tcW w:w="559" w:type="dxa"/>
            <w:tcBorders>
              <w:top w:val="nil"/>
              <w:left w:val="single" w:sz="6" w:space="0" w:color="auto"/>
              <w:bottom w:val="single" w:sz="6" w:space="0" w:color="auto"/>
              <w:right w:val="single" w:sz="6" w:space="0" w:color="auto"/>
            </w:tcBorders>
            <w:shd w:val="clear" w:color="auto" w:fill="auto"/>
            <w:hideMark/>
          </w:tcPr>
          <w:p w14:paraId="148136A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C19D6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 </w:t>
            </w:r>
          </w:p>
        </w:tc>
        <w:tc>
          <w:tcPr>
            <w:tcW w:w="5229" w:type="dxa"/>
            <w:tcBorders>
              <w:top w:val="nil"/>
              <w:left w:val="nil"/>
              <w:bottom w:val="single" w:sz="6" w:space="0" w:color="auto"/>
              <w:right w:val="single" w:sz="6" w:space="0" w:color="auto"/>
            </w:tcBorders>
            <w:shd w:val="clear" w:color="auto" w:fill="auto"/>
            <w:hideMark/>
          </w:tcPr>
          <w:p w14:paraId="4636359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経度（Geoコーダーで自動入力）を記載。 </w:t>
            </w:r>
          </w:p>
        </w:tc>
      </w:tr>
      <w:tr w:rsidR="00045EAD" w:rsidRPr="00045EAD" w14:paraId="1485A7B9" w14:textId="77777777" w:rsidTr="00D61480">
        <w:trPr>
          <w:trHeight w:val="176"/>
        </w:trPr>
        <w:tc>
          <w:tcPr>
            <w:tcW w:w="559" w:type="dxa"/>
            <w:tcBorders>
              <w:top w:val="nil"/>
              <w:left w:val="single" w:sz="6" w:space="0" w:color="auto"/>
              <w:bottom w:val="single" w:sz="6" w:space="0" w:color="auto"/>
              <w:right w:val="single" w:sz="6" w:space="0" w:color="auto"/>
            </w:tcBorders>
            <w:shd w:val="clear" w:color="auto" w:fill="auto"/>
            <w:hideMark/>
          </w:tcPr>
          <w:p w14:paraId="1C8CFC5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67B8AF5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 </w:t>
            </w:r>
          </w:p>
        </w:tc>
        <w:tc>
          <w:tcPr>
            <w:tcW w:w="5229" w:type="dxa"/>
            <w:tcBorders>
              <w:top w:val="nil"/>
              <w:left w:val="nil"/>
              <w:bottom w:val="single" w:sz="6" w:space="0" w:color="auto"/>
              <w:right w:val="single" w:sz="6" w:space="0" w:color="auto"/>
            </w:tcBorders>
            <w:shd w:val="clear" w:color="auto" w:fill="auto"/>
            <w:hideMark/>
          </w:tcPr>
          <w:p w14:paraId="332B05A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座標参照系（旧日本測地系、世界測地系などの種別）を記載。 </w:t>
            </w:r>
          </w:p>
        </w:tc>
      </w:tr>
      <w:tr w:rsidR="00045EAD" w:rsidRPr="00045EAD" w14:paraId="79E0FE59" w14:textId="77777777" w:rsidTr="00D61480">
        <w:trPr>
          <w:trHeight w:val="125"/>
        </w:trPr>
        <w:tc>
          <w:tcPr>
            <w:tcW w:w="559" w:type="dxa"/>
            <w:tcBorders>
              <w:top w:val="nil"/>
              <w:left w:val="single" w:sz="6" w:space="0" w:color="auto"/>
              <w:bottom w:val="single" w:sz="6" w:space="0" w:color="auto"/>
              <w:right w:val="single" w:sz="6" w:space="0" w:color="auto"/>
            </w:tcBorders>
            <w:shd w:val="clear" w:color="auto" w:fill="auto"/>
            <w:hideMark/>
          </w:tcPr>
          <w:p w14:paraId="668030EE"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EE21AA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座標参照系コード </w:t>
            </w:r>
          </w:p>
        </w:tc>
        <w:tc>
          <w:tcPr>
            <w:tcW w:w="5229" w:type="dxa"/>
            <w:tcBorders>
              <w:top w:val="nil"/>
              <w:left w:val="nil"/>
              <w:bottom w:val="single" w:sz="6" w:space="0" w:color="auto"/>
              <w:right w:val="single" w:sz="6" w:space="0" w:color="auto"/>
            </w:tcBorders>
            <w:shd w:val="clear" w:color="auto" w:fill="auto"/>
            <w:hideMark/>
          </w:tcPr>
          <w:p w14:paraId="2325BD6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EPSGコード </w:t>
            </w:r>
          </w:p>
        </w:tc>
      </w:tr>
      <w:tr w:rsidR="00045EAD" w:rsidRPr="00045EAD" w14:paraId="77E3C2D8" w14:textId="77777777" w:rsidTr="00D61480">
        <w:trPr>
          <w:trHeight w:val="200"/>
        </w:trPr>
        <w:tc>
          <w:tcPr>
            <w:tcW w:w="559" w:type="dxa"/>
            <w:tcBorders>
              <w:top w:val="nil"/>
              <w:left w:val="single" w:sz="6" w:space="0" w:color="auto"/>
              <w:bottom w:val="single" w:sz="6" w:space="0" w:color="auto"/>
              <w:right w:val="single" w:sz="6" w:space="0" w:color="auto"/>
            </w:tcBorders>
            <w:shd w:val="clear" w:color="auto" w:fill="auto"/>
            <w:hideMark/>
          </w:tcPr>
          <w:p w14:paraId="478A90EC"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E6797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 </w:t>
            </w:r>
          </w:p>
        </w:tc>
        <w:tc>
          <w:tcPr>
            <w:tcW w:w="5229" w:type="dxa"/>
            <w:tcBorders>
              <w:top w:val="nil"/>
              <w:left w:val="nil"/>
              <w:bottom w:val="single" w:sz="6" w:space="0" w:color="auto"/>
              <w:right w:val="single" w:sz="6" w:space="0" w:color="auto"/>
            </w:tcBorders>
            <w:shd w:val="clear" w:color="auto" w:fill="auto"/>
            <w:hideMark/>
          </w:tcPr>
          <w:p w14:paraId="09CF7C6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国名を記載 </w:t>
            </w:r>
          </w:p>
        </w:tc>
      </w:tr>
      <w:tr w:rsidR="00045EAD" w:rsidRPr="00045EAD" w14:paraId="41A2786F" w14:textId="77777777" w:rsidTr="00D61480">
        <w:trPr>
          <w:trHeight w:val="276"/>
        </w:trPr>
        <w:tc>
          <w:tcPr>
            <w:tcW w:w="559" w:type="dxa"/>
            <w:tcBorders>
              <w:top w:val="nil"/>
              <w:left w:val="single" w:sz="6" w:space="0" w:color="auto"/>
              <w:bottom w:val="single" w:sz="6" w:space="0" w:color="auto"/>
              <w:right w:val="single" w:sz="6" w:space="0" w:color="auto"/>
            </w:tcBorders>
            <w:shd w:val="clear" w:color="auto" w:fill="auto"/>
            <w:hideMark/>
          </w:tcPr>
          <w:p w14:paraId="77B6D3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BD6F957"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 </w:t>
            </w:r>
          </w:p>
        </w:tc>
        <w:tc>
          <w:tcPr>
            <w:tcW w:w="5229" w:type="dxa"/>
            <w:tcBorders>
              <w:top w:val="nil"/>
              <w:left w:val="nil"/>
              <w:bottom w:val="single" w:sz="6" w:space="0" w:color="auto"/>
              <w:right w:val="single" w:sz="6" w:space="0" w:color="auto"/>
            </w:tcBorders>
            <w:shd w:val="clear" w:color="auto" w:fill="auto"/>
            <w:hideMark/>
          </w:tcPr>
          <w:p w14:paraId="412849C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国コードを記載（コード情報型） </w:t>
            </w:r>
          </w:p>
        </w:tc>
      </w:tr>
      <w:tr w:rsidR="00045EAD" w:rsidRPr="00045EAD" w14:paraId="71DA54E1" w14:textId="77777777" w:rsidTr="00D61480">
        <w:trPr>
          <w:trHeight w:val="224"/>
        </w:trPr>
        <w:tc>
          <w:tcPr>
            <w:tcW w:w="559" w:type="dxa"/>
            <w:tcBorders>
              <w:top w:val="nil"/>
              <w:left w:val="single" w:sz="6" w:space="0" w:color="auto"/>
              <w:bottom w:val="single" w:sz="6" w:space="0" w:color="auto"/>
              <w:right w:val="single" w:sz="6" w:space="0" w:color="auto"/>
            </w:tcBorders>
            <w:shd w:val="clear" w:color="auto" w:fill="auto"/>
            <w:hideMark/>
          </w:tcPr>
          <w:p w14:paraId="10F315D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989E1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 </w:t>
            </w:r>
          </w:p>
        </w:tc>
        <w:tc>
          <w:tcPr>
            <w:tcW w:w="5229" w:type="dxa"/>
            <w:tcBorders>
              <w:top w:val="nil"/>
              <w:left w:val="nil"/>
              <w:bottom w:val="single" w:sz="6" w:space="0" w:color="auto"/>
              <w:right w:val="single" w:sz="6" w:space="0" w:color="auto"/>
            </w:tcBorders>
            <w:shd w:val="clear" w:color="auto" w:fill="auto"/>
            <w:hideMark/>
          </w:tcPr>
          <w:p w14:paraId="71F57D71"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郡名を記載。 </w:t>
            </w:r>
          </w:p>
        </w:tc>
      </w:tr>
      <w:tr w:rsidR="00045EAD" w:rsidRPr="00045EAD" w14:paraId="7851B174" w14:textId="77777777" w:rsidTr="00D61480">
        <w:trPr>
          <w:trHeight w:val="300"/>
        </w:trPr>
        <w:tc>
          <w:tcPr>
            <w:tcW w:w="559" w:type="dxa"/>
            <w:tcBorders>
              <w:top w:val="nil"/>
              <w:left w:val="single" w:sz="6" w:space="0" w:color="auto"/>
              <w:bottom w:val="single" w:sz="6" w:space="0" w:color="auto"/>
              <w:right w:val="single" w:sz="6" w:space="0" w:color="auto"/>
            </w:tcBorders>
            <w:shd w:val="clear" w:color="auto" w:fill="auto"/>
            <w:hideMark/>
          </w:tcPr>
          <w:p w14:paraId="5FF72D4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88FF7A6"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 </w:t>
            </w:r>
          </w:p>
        </w:tc>
        <w:tc>
          <w:tcPr>
            <w:tcW w:w="5229" w:type="dxa"/>
            <w:tcBorders>
              <w:top w:val="nil"/>
              <w:left w:val="nil"/>
              <w:bottom w:val="single" w:sz="6" w:space="0" w:color="auto"/>
              <w:right w:val="single" w:sz="6" w:space="0" w:color="auto"/>
            </w:tcBorders>
            <w:shd w:val="clear" w:color="auto" w:fill="auto"/>
            <w:hideMark/>
          </w:tcPr>
          <w:p w14:paraId="361C5766"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市区町村名のみを記載 </w:t>
            </w:r>
          </w:p>
        </w:tc>
      </w:tr>
      <w:tr w:rsidR="00045EAD" w:rsidRPr="00045EAD" w14:paraId="194EB246" w14:textId="77777777" w:rsidTr="00D61480">
        <w:trPr>
          <w:trHeight w:val="234"/>
        </w:trPr>
        <w:tc>
          <w:tcPr>
            <w:tcW w:w="559" w:type="dxa"/>
            <w:tcBorders>
              <w:top w:val="nil"/>
              <w:left w:val="single" w:sz="6" w:space="0" w:color="auto"/>
              <w:bottom w:val="single" w:sz="6" w:space="0" w:color="auto"/>
              <w:right w:val="single" w:sz="6" w:space="0" w:color="auto"/>
            </w:tcBorders>
            <w:shd w:val="clear" w:color="auto" w:fill="auto"/>
            <w:hideMark/>
          </w:tcPr>
          <w:p w14:paraId="7111A15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C670CD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 </w:t>
            </w:r>
          </w:p>
        </w:tc>
        <w:tc>
          <w:tcPr>
            <w:tcW w:w="5229" w:type="dxa"/>
            <w:tcBorders>
              <w:top w:val="nil"/>
              <w:left w:val="nil"/>
              <w:bottom w:val="single" w:sz="6" w:space="0" w:color="auto"/>
              <w:right w:val="single" w:sz="6" w:space="0" w:color="auto"/>
            </w:tcBorders>
            <w:shd w:val="clear" w:color="auto" w:fill="auto"/>
            <w:hideMark/>
          </w:tcPr>
          <w:p w14:paraId="2863D77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政令市区名を記載 </w:t>
            </w:r>
          </w:p>
        </w:tc>
      </w:tr>
      <w:tr w:rsidR="00045EAD" w:rsidRPr="00045EAD" w14:paraId="4D72A9E9"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7B19F56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DE95A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大字・町 </w:t>
            </w:r>
          </w:p>
        </w:tc>
        <w:tc>
          <w:tcPr>
            <w:tcW w:w="5229" w:type="dxa"/>
            <w:tcBorders>
              <w:top w:val="nil"/>
              <w:left w:val="nil"/>
              <w:bottom w:val="single" w:sz="6" w:space="0" w:color="auto"/>
              <w:right w:val="single" w:sz="6" w:space="0" w:color="auto"/>
            </w:tcBorders>
            <w:shd w:val="clear" w:color="auto" w:fill="auto"/>
            <w:hideMark/>
          </w:tcPr>
          <w:p w14:paraId="6C35225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大字および町を記載。 </w:t>
            </w:r>
          </w:p>
        </w:tc>
      </w:tr>
      <w:tr w:rsidR="00045EAD" w:rsidRPr="00045EAD" w14:paraId="5BE2799F" w14:textId="77777777" w:rsidTr="00D61480">
        <w:trPr>
          <w:trHeight w:val="116"/>
        </w:trPr>
        <w:tc>
          <w:tcPr>
            <w:tcW w:w="559" w:type="dxa"/>
            <w:tcBorders>
              <w:top w:val="nil"/>
              <w:left w:val="single" w:sz="6" w:space="0" w:color="auto"/>
              <w:bottom w:val="single" w:sz="6" w:space="0" w:color="auto"/>
              <w:right w:val="single" w:sz="6" w:space="0" w:color="auto"/>
            </w:tcBorders>
            <w:shd w:val="clear" w:color="auto" w:fill="auto"/>
            <w:hideMark/>
          </w:tcPr>
          <w:p w14:paraId="42ED2EE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02C426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 </w:t>
            </w:r>
          </w:p>
        </w:tc>
        <w:tc>
          <w:tcPr>
            <w:tcW w:w="5229" w:type="dxa"/>
            <w:tcBorders>
              <w:top w:val="nil"/>
              <w:left w:val="nil"/>
              <w:bottom w:val="single" w:sz="6" w:space="0" w:color="auto"/>
              <w:right w:val="single" w:sz="6" w:space="0" w:color="auto"/>
            </w:tcBorders>
            <w:shd w:val="clear" w:color="auto" w:fill="auto"/>
            <w:hideMark/>
          </w:tcPr>
          <w:p w14:paraId="5CFC735C"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小字および番地補足（イ・甲・北など）を記載。 </w:t>
            </w:r>
          </w:p>
        </w:tc>
      </w:tr>
      <w:tr w:rsidR="00045EAD" w:rsidRPr="00045EAD" w14:paraId="3D9A7B0B" w14:textId="77777777" w:rsidTr="00D61480">
        <w:trPr>
          <w:trHeight w:val="192"/>
        </w:trPr>
        <w:tc>
          <w:tcPr>
            <w:tcW w:w="559" w:type="dxa"/>
            <w:tcBorders>
              <w:top w:val="nil"/>
              <w:left w:val="single" w:sz="6" w:space="0" w:color="auto"/>
              <w:bottom w:val="single" w:sz="6" w:space="0" w:color="auto"/>
              <w:right w:val="single" w:sz="6" w:space="0" w:color="auto"/>
            </w:tcBorders>
            <w:shd w:val="clear" w:color="auto" w:fill="auto"/>
            <w:hideMark/>
          </w:tcPr>
          <w:p w14:paraId="1A60A38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086D3E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 </w:t>
            </w:r>
          </w:p>
        </w:tc>
        <w:tc>
          <w:tcPr>
            <w:tcW w:w="5229" w:type="dxa"/>
            <w:tcBorders>
              <w:top w:val="nil"/>
              <w:left w:val="nil"/>
              <w:bottom w:val="single" w:sz="6" w:space="0" w:color="auto"/>
              <w:right w:val="single" w:sz="6" w:space="0" w:color="auto"/>
            </w:tcBorders>
            <w:shd w:val="clear" w:color="auto" w:fill="auto"/>
            <w:hideMark/>
          </w:tcPr>
          <w:p w14:paraId="61F2E079"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住居表示フラグを記載。 </w:t>
            </w:r>
          </w:p>
        </w:tc>
      </w:tr>
      <w:tr w:rsidR="00045EAD" w:rsidRPr="00045EAD" w14:paraId="51C7251D" w14:textId="77777777" w:rsidTr="00D61480">
        <w:trPr>
          <w:trHeight w:val="140"/>
        </w:trPr>
        <w:tc>
          <w:tcPr>
            <w:tcW w:w="559" w:type="dxa"/>
            <w:tcBorders>
              <w:top w:val="nil"/>
              <w:left w:val="single" w:sz="6" w:space="0" w:color="auto"/>
              <w:bottom w:val="single" w:sz="6" w:space="0" w:color="auto"/>
              <w:right w:val="single" w:sz="6" w:space="0" w:color="auto"/>
            </w:tcBorders>
            <w:shd w:val="clear" w:color="auto" w:fill="auto"/>
            <w:hideMark/>
          </w:tcPr>
          <w:p w14:paraId="6A6F1CDA"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3B2B87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 </w:t>
            </w:r>
          </w:p>
        </w:tc>
        <w:tc>
          <w:tcPr>
            <w:tcW w:w="5229" w:type="dxa"/>
            <w:tcBorders>
              <w:top w:val="nil"/>
              <w:left w:val="nil"/>
              <w:bottom w:val="single" w:sz="6" w:space="0" w:color="auto"/>
              <w:right w:val="single" w:sz="6" w:space="0" w:color="auto"/>
            </w:tcBorders>
            <w:shd w:val="clear" w:color="auto" w:fill="auto"/>
            <w:hideMark/>
          </w:tcPr>
          <w:p w14:paraId="3A5B0B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街区符号を記載。 </w:t>
            </w:r>
          </w:p>
        </w:tc>
      </w:tr>
      <w:tr w:rsidR="00045EAD" w:rsidRPr="00045EAD" w14:paraId="36D0F16B" w14:textId="77777777" w:rsidTr="00D61480">
        <w:trPr>
          <w:trHeight w:val="75"/>
        </w:trPr>
        <w:tc>
          <w:tcPr>
            <w:tcW w:w="559" w:type="dxa"/>
            <w:tcBorders>
              <w:top w:val="nil"/>
              <w:left w:val="single" w:sz="6" w:space="0" w:color="auto"/>
              <w:bottom w:val="single" w:sz="6" w:space="0" w:color="auto"/>
              <w:right w:val="single" w:sz="6" w:space="0" w:color="auto"/>
            </w:tcBorders>
            <w:shd w:val="clear" w:color="auto" w:fill="auto"/>
            <w:hideMark/>
          </w:tcPr>
          <w:p w14:paraId="5FE7BCD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44BF9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 </w:t>
            </w:r>
          </w:p>
        </w:tc>
        <w:tc>
          <w:tcPr>
            <w:tcW w:w="5229" w:type="dxa"/>
            <w:tcBorders>
              <w:top w:val="nil"/>
              <w:left w:val="nil"/>
              <w:bottom w:val="single" w:sz="6" w:space="0" w:color="auto"/>
              <w:right w:val="single" w:sz="6" w:space="0" w:color="auto"/>
            </w:tcBorders>
            <w:shd w:val="clear" w:color="auto" w:fill="auto"/>
            <w:hideMark/>
          </w:tcPr>
          <w:p w14:paraId="6076561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住居番号を記載。 </w:t>
            </w:r>
          </w:p>
        </w:tc>
      </w:tr>
      <w:tr w:rsidR="00045EAD" w:rsidRPr="00045EAD" w14:paraId="742CDE22"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08CA598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5D991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 </w:t>
            </w:r>
          </w:p>
        </w:tc>
        <w:tc>
          <w:tcPr>
            <w:tcW w:w="5229" w:type="dxa"/>
            <w:tcBorders>
              <w:top w:val="nil"/>
              <w:left w:val="nil"/>
              <w:bottom w:val="single" w:sz="6" w:space="0" w:color="auto"/>
              <w:right w:val="single" w:sz="6" w:space="0" w:color="auto"/>
            </w:tcBorders>
            <w:shd w:val="clear" w:color="auto" w:fill="auto"/>
            <w:hideMark/>
          </w:tcPr>
          <w:p w14:paraId="169F31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地番を記載。 </w:t>
            </w:r>
          </w:p>
        </w:tc>
      </w:tr>
      <w:tr w:rsidR="00045EAD" w:rsidRPr="00045EAD" w14:paraId="302DD9DC" w14:textId="77777777" w:rsidTr="00D61480">
        <w:trPr>
          <w:trHeight w:val="240"/>
        </w:trPr>
        <w:tc>
          <w:tcPr>
            <w:tcW w:w="559" w:type="dxa"/>
            <w:tcBorders>
              <w:top w:val="nil"/>
              <w:left w:val="single" w:sz="6" w:space="0" w:color="auto"/>
              <w:bottom w:val="single" w:sz="6" w:space="0" w:color="auto"/>
              <w:right w:val="single" w:sz="6" w:space="0" w:color="auto"/>
            </w:tcBorders>
            <w:shd w:val="clear" w:color="auto" w:fill="auto"/>
            <w:hideMark/>
          </w:tcPr>
          <w:p w14:paraId="7852B7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1845AC4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 </w:t>
            </w:r>
          </w:p>
        </w:tc>
        <w:tc>
          <w:tcPr>
            <w:tcW w:w="5229" w:type="dxa"/>
            <w:tcBorders>
              <w:top w:val="nil"/>
              <w:left w:val="nil"/>
              <w:bottom w:val="single" w:sz="6" w:space="0" w:color="auto"/>
              <w:right w:val="single" w:sz="6" w:space="0" w:color="auto"/>
            </w:tcBorders>
            <w:shd w:val="clear" w:color="auto" w:fill="auto"/>
            <w:hideMark/>
          </w:tcPr>
          <w:p w14:paraId="43EE833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建物名を記載。 </w:t>
            </w:r>
          </w:p>
        </w:tc>
      </w:tr>
      <w:tr w:rsidR="00045EAD" w:rsidRPr="00045EAD" w14:paraId="37E317CE" w14:textId="77777777" w:rsidTr="00D61480">
        <w:trPr>
          <w:trHeight w:val="174"/>
        </w:trPr>
        <w:tc>
          <w:tcPr>
            <w:tcW w:w="559" w:type="dxa"/>
            <w:tcBorders>
              <w:top w:val="nil"/>
              <w:left w:val="single" w:sz="6" w:space="0" w:color="auto"/>
              <w:bottom w:val="single" w:sz="6" w:space="0" w:color="auto"/>
              <w:right w:val="single" w:sz="6" w:space="0" w:color="auto"/>
            </w:tcBorders>
            <w:shd w:val="clear" w:color="auto" w:fill="auto"/>
            <w:hideMark/>
          </w:tcPr>
          <w:p w14:paraId="6A0B9BD2"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A65AB6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 </w:t>
            </w:r>
          </w:p>
        </w:tc>
        <w:tc>
          <w:tcPr>
            <w:tcW w:w="5229" w:type="dxa"/>
            <w:tcBorders>
              <w:top w:val="nil"/>
              <w:left w:val="nil"/>
              <w:bottom w:val="single" w:sz="6" w:space="0" w:color="auto"/>
              <w:right w:val="single" w:sz="6" w:space="0" w:color="auto"/>
            </w:tcBorders>
            <w:shd w:val="clear" w:color="auto" w:fill="auto"/>
            <w:hideMark/>
          </w:tcPr>
          <w:p w14:paraId="096D0E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フロア名を記載。 </w:t>
            </w:r>
          </w:p>
        </w:tc>
      </w:tr>
      <w:tr w:rsidR="00045EAD" w:rsidRPr="00045EAD" w14:paraId="72EA69A0"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1E151507"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D46331"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 </w:t>
            </w:r>
          </w:p>
        </w:tc>
        <w:tc>
          <w:tcPr>
            <w:tcW w:w="5229" w:type="dxa"/>
            <w:tcBorders>
              <w:top w:val="nil"/>
              <w:left w:val="nil"/>
              <w:bottom w:val="single" w:sz="6" w:space="0" w:color="auto"/>
              <w:right w:val="single" w:sz="6" w:space="0" w:color="auto"/>
            </w:tcBorders>
            <w:shd w:val="clear" w:color="auto" w:fill="auto"/>
            <w:hideMark/>
          </w:tcPr>
          <w:p w14:paraId="53EE2AB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部屋番号（フロア番号なども含む）を記載。 </w:t>
            </w:r>
          </w:p>
        </w:tc>
      </w:tr>
    </w:tbl>
    <w:p w14:paraId="62BF5E89" w14:textId="7967774B" w:rsidR="00E27DF2" w:rsidRDefault="0051535A" w:rsidP="0051535A">
      <w:pPr>
        <w:pStyle w:val="a7"/>
      </w:pPr>
      <w:r>
        <w:rPr>
          <w:rFonts w:hint="eastAsia"/>
        </w:rPr>
        <w:t>GIFでは</w:t>
      </w:r>
      <w:r w:rsidR="00045EAD">
        <w:rPr>
          <w:rFonts w:hint="eastAsia"/>
        </w:rPr>
        <w:t>データ処理用にデータ項目が細かく分かれていますが</w:t>
      </w:r>
      <w:r w:rsidR="00E27DF2">
        <w:rPr>
          <w:rFonts w:hint="eastAsia"/>
        </w:rPr>
        <w:t>、</w:t>
      </w:r>
      <w:r w:rsidR="00045EAD">
        <w:rPr>
          <w:rFonts w:hint="eastAsia"/>
        </w:rPr>
        <w:t>実際の利用時には簡易に住所を入力</w:t>
      </w:r>
      <w:r w:rsidR="00E27DF2">
        <w:rPr>
          <w:rFonts w:hint="eastAsia"/>
        </w:rPr>
        <w:t>できたり</w:t>
      </w:r>
      <w:r w:rsidR="00045EAD">
        <w:rPr>
          <w:rFonts w:hint="eastAsia"/>
        </w:rPr>
        <w:t>表記</w:t>
      </w:r>
      <w:r w:rsidR="00E27DF2">
        <w:rPr>
          <w:rFonts w:hint="eastAsia"/>
        </w:rPr>
        <w:t>できたり</w:t>
      </w:r>
      <w:r w:rsidR="00045EAD">
        <w:rPr>
          <w:rFonts w:hint="eastAsia"/>
        </w:rPr>
        <w:t>する必要があります。また、</w:t>
      </w:r>
      <w:r w:rsidR="008A5C7B">
        <w:rPr>
          <w:rFonts w:hint="eastAsia"/>
        </w:rPr>
        <w:t>住所の</w:t>
      </w:r>
      <w:r w:rsidR="003636B9">
        <w:rPr>
          <w:rFonts w:hint="eastAsia"/>
        </w:rPr>
        <w:t>データについても、</w:t>
      </w:r>
      <w:r>
        <w:rPr>
          <w:rFonts w:hint="eastAsia"/>
        </w:rPr>
        <w:t>旧システムの</w:t>
      </w:r>
      <w:r w:rsidR="003636B9">
        <w:rPr>
          <w:rFonts w:hint="eastAsia"/>
        </w:rPr>
        <w:t>制約</w:t>
      </w:r>
      <w:r>
        <w:rPr>
          <w:rFonts w:hint="eastAsia"/>
        </w:rPr>
        <w:t>で住所と建物を1つのデータ項目で表す</w:t>
      </w:r>
      <w:r w:rsidR="003D5067">
        <w:rPr>
          <w:rFonts w:hint="eastAsia"/>
        </w:rPr>
        <w:t>形式の</w:t>
      </w:r>
      <w:r>
        <w:rPr>
          <w:rFonts w:hint="eastAsia"/>
        </w:rPr>
        <w:t>データしか</w:t>
      </w:r>
      <w:r w:rsidR="003D5067">
        <w:rPr>
          <w:rFonts w:hint="eastAsia"/>
        </w:rPr>
        <w:t>保持してい</w:t>
      </w:r>
      <w:r>
        <w:rPr>
          <w:rFonts w:hint="eastAsia"/>
        </w:rPr>
        <w:t>ない</w:t>
      </w:r>
      <w:r w:rsidR="00045EAD">
        <w:rPr>
          <w:rFonts w:hint="eastAsia"/>
        </w:rPr>
        <w:t>場合も多いです。</w:t>
      </w:r>
    </w:p>
    <w:p w14:paraId="025A7189" w14:textId="717C4B19" w:rsidR="0051535A" w:rsidRDefault="00045EAD" w:rsidP="0051535A">
      <w:pPr>
        <w:pStyle w:val="a7"/>
      </w:pPr>
      <w:r>
        <w:rPr>
          <w:rFonts w:hint="eastAsia"/>
        </w:rPr>
        <w:t>サービス実装時は</w:t>
      </w:r>
      <w:r w:rsidR="00E27DF2">
        <w:rPr>
          <w:rFonts w:hint="eastAsia"/>
        </w:rPr>
        <w:t>、サービス利用者や既存データとの関係、入力しやすさ等を検討し、</w:t>
      </w:r>
      <w:r w:rsidR="0051535A">
        <w:rPr>
          <w:rFonts w:hint="eastAsia"/>
        </w:rPr>
        <w:t>データ変換</w:t>
      </w:r>
      <w:r w:rsidR="00E27DF2">
        <w:rPr>
          <w:rFonts w:hint="eastAsia"/>
        </w:rPr>
        <w:t>を効果的に活用し</w:t>
      </w:r>
      <w:r>
        <w:rPr>
          <w:rFonts w:hint="eastAsia"/>
        </w:rPr>
        <w:t>データの相互運用を図っていくことが重要です。</w:t>
      </w:r>
    </w:p>
    <w:p w14:paraId="13263289" w14:textId="59D8D5ED" w:rsidR="00045EAD" w:rsidRDefault="00045EAD" w:rsidP="0051535A">
      <w:pPr>
        <w:pStyle w:val="a7"/>
      </w:pPr>
      <w:r>
        <w:rPr>
          <w:rFonts w:hint="eastAsia"/>
        </w:rPr>
        <w:t>以下に簡易入力する場合の推奨方式を示します。</w:t>
      </w:r>
    </w:p>
    <w:p w14:paraId="60518745" w14:textId="77777777" w:rsidR="007A42D3" w:rsidRDefault="007A42D3" w:rsidP="0051535A">
      <w:pPr>
        <w:pStyle w:val="a7"/>
      </w:pPr>
    </w:p>
    <w:p w14:paraId="1C1B1771" w14:textId="77777777" w:rsidR="0051535A" w:rsidRDefault="0051535A" w:rsidP="001F162B">
      <w:pPr>
        <w:pStyle w:val="32"/>
        <w:numPr>
          <w:ilvl w:val="0"/>
          <w:numId w:val="45"/>
        </w:numPr>
      </w:pPr>
      <w:bookmarkStart w:id="52" w:name="_Toc100661839"/>
      <w:bookmarkStart w:id="53" w:name="_Toc103599960"/>
      <w:r>
        <w:rPr>
          <w:rFonts w:hint="eastAsia"/>
        </w:rPr>
        <w:lastRenderedPageBreak/>
        <w:t>都道府県分離表記方式（町字</w:t>
      </w:r>
      <w:r>
        <w:rPr>
          <w:rFonts w:hint="eastAsia"/>
        </w:rPr>
        <w:t>ID</w:t>
      </w:r>
      <w:r>
        <w:rPr>
          <w:rFonts w:hint="eastAsia"/>
        </w:rPr>
        <w:t>想定）</w:t>
      </w:r>
      <w:bookmarkEnd w:id="52"/>
      <w:bookmarkEnd w:id="53"/>
    </w:p>
    <w:p w14:paraId="565F02C5" w14:textId="086650D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w:t>
      </w:r>
      <w:r w:rsidR="00700ADB">
        <w:rPr>
          <w:rFonts w:hint="eastAsia"/>
        </w:rPr>
        <w:t>「</w:t>
      </w:r>
      <w:r>
        <w:rPr>
          <w:rFonts w:hint="eastAsia"/>
        </w:rPr>
        <w:t>二丁目</w:t>
      </w:r>
      <w:r w:rsidR="00700ADB">
        <w:rPr>
          <w:rFonts w:hint="eastAsia"/>
        </w:rPr>
        <w:t>」</w:t>
      </w:r>
      <w:r>
        <w:rPr>
          <w:rFonts w:hint="eastAsia"/>
        </w:rPr>
        <w:t>のような丁目までが町字に含まれ</w:t>
      </w:r>
      <w:r w:rsidR="00E27DF2">
        <w:rPr>
          <w:rFonts w:hint="eastAsia"/>
        </w:rPr>
        <w:t>ます</w:t>
      </w:r>
      <w:r>
        <w:rPr>
          <w:rFonts w:hint="eastAsia"/>
        </w:rPr>
        <w:t>。都道府県、市区町村、町字部分は町字ID導入時にIDでの入力が</w:t>
      </w:r>
      <w:r w:rsidR="00D379D3">
        <w:rPr>
          <w:rFonts w:hint="eastAsia"/>
        </w:rPr>
        <w:t>可能です</w:t>
      </w:r>
      <w:r>
        <w:rPr>
          <w:rFonts w:hint="eastAsia"/>
        </w:rPr>
        <w:t>。（町字IDはアドレスベースレジストリで準備中）</w:t>
      </w:r>
    </w:p>
    <w:tbl>
      <w:tblPr>
        <w:tblW w:w="0" w:type="auto"/>
        <w:tblLook w:val="04A0" w:firstRow="1" w:lastRow="0" w:firstColumn="1" w:lastColumn="0" w:noHBand="0" w:noVBand="1"/>
      </w:tblPr>
      <w:tblGrid>
        <w:gridCol w:w="2405"/>
        <w:gridCol w:w="6089"/>
      </w:tblGrid>
      <w:tr w:rsidR="0051535A" w14:paraId="6D3C956E"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FA2CAA"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903B38"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3BE9E51D" w14:textId="77777777" w:rsidTr="00645636">
        <w:tc>
          <w:tcPr>
            <w:tcW w:w="2405" w:type="dxa"/>
            <w:tcBorders>
              <w:top w:val="single" w:sz="4" w:space="0" w:color="auto"/>
              <w:left w:val="single" w:sz="4" w:space="0" w:color="auto"/>
              <w:bottom w:val="single" w:sz="4" w:space="0" w:color="auto"/>
              <w:right w:val="single" w:sz="4" w:space="0" w:color="auto"/>
            </w:tcBorders>
          </w:tcPr>
          <w:p w14:paraId="483D7EBE"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7A341A82"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2ED0083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70754FE" w14:textId="77777777" w:rsidR="0051535A" w:rsidRDefault="0051535A" w:rsidP="00F10999">
            <w:pPr>
              <w:pStyle w:val="a7"/>
              <w:snapToGrid w:val="0"/>
              <w:ind w:firstLineChars="0" w:firstLine="0"/>
              <w:rPr>
                <w:sz w:val="20"/>
                <w:szCs w:val="18"/>
              </w:rPr>
            </w:pPr>
            <w:r>
              <w:rPr>
                <w:rFonts w:hint="eastAsia"/>
                <w:sz w:val="20"/>
                <w:szCs w:val="18"/>
              </w:rPr>
              <w:t>市区町村</w:t>
            </w:r>
          </w:p>
        </w:tc>
        <w:tc>
          <w:tcPr>
            <w:tcW w:w="6089" w:type="dxa"/>
            <w:tcBorders>
              <w:top w:val="single" w:sz="4" w:space="0" w:color="auto"/>
              <w:left w:val="single" w:sz="4" w:space="0" w:color="auto"/>
              <w:bottom w:val="single" w:sz="4" w:space="0" w:color="auto"/>
              <w:right w:val="single" w:sz="4" w:space="0" w:color="auto"/>
            </w:tcBorders>
            <w:hideMark/>
          </w:tcPr>
          <w:p w14:paraId="0F544461" w14:textId="77777777" w:rsidR="0051535A" w:rsidRDefault="0051535A" w:rsidP="00F10999">
            <w:pPr>
              <w:pStyle w:val="a7"/>
              <w:snapToGrid w:val="0"/>
              <w:ind w:firstLineChars="0" w:firstLine="0"/>
              <w:rPr>
                <w:sz w:val="20"/>
                <w:szCs w:val="18"/>
              </w:rPr>
            </w:pPr>
            <w:r>
              <w:rPr>
                <w:rFonts w:hint="eastAsia"/>
                <w:sz w:val="20"/>
                <w:szCs w:val="20"/>
              </w:rPr>
              <w:t>市区町村を記入。</w:t>
            </w:r>
          </w:p>
        </w:tc>
      </w:tr>
      <w:tr w:rsidR="0051535A" w14:paraId="3ABB46EB" w14:textId="77777777" w:rsidTr="00645636">
        <w:tc>
          <w:tcPr>
            <w:tcW w:w="2405" w:type="dxa"/>
            <w:tcBorders>
              <w:top w:val="single" w:sz="4" w:space="0" w:color="auto"/>
              <w:left w:val="single" w:sz="4" w:space="0" w:color="auto"/>
              <w:bottom w:val="single" w:sz="4" w:space="0" w:color="auto"/>
              <w:right w:val="single" w:sz="4" w:space="0" w:color="auto"/>
            </w:tcBorders>
          </w:tcPr>
          <w:p w14:paraId="7DD9058A" w14:textId="77777777" w:rsidR="0051535A" w:rsidDel="005E5B1A" w:rsidRDefault="0051535A" w:rsidP="00F10999">
            <w:pPr>
              <w:pStyle w:val="a7"/>
              <w:snapToGrid w:val="0"/>
              <w:ind w:firstLineChars="0" w:firstLine="0"/>
              <w:rPr>
                <w:sz w:val="20"/>
                <w:szCs w:val="18"/>
              </w:rPr>
            </w:pPr>
            <w:r>
              <w:rPr>
                <w:rFonts w:hint="eastAsia"/>
                <w:sz w:val="20"/>
                <w:szCs w:val="18"/>
              </w:rPr>
              <w:t>町字</w:t>
            </w:r>
          </w:p>
        </w:tc>
        <w:tc>
          <w:tcPr>
            <w:tcW w:w="6089" w:type="dxa"/>
            <w:tcBorders>
              <w:top w:val="single" w:sz="4" w:space="0" w:color="auto"/>
              <w:left w:val="single" w:sz="4" w:space="0" w:color="auto"/>
              <w:bottom w:val="single" w:sz="4" w:space="0" w:color="auto"/>
              <w:right w:val="single" w:sz="4" w:space="0" w:color="auto"/>
            </w:tcBorders>
          </w:tcPr>
          <w:p w14:paraId="09B6893B" w14:textId="77777777" w:rsidR="0051535A" w:rsidRDefault="0051535A" w:rsidP="00F10999">
            <w:pPr>
              <w:pStyle w:val="a7"/>
              <w:snapToGrid w:val="0"/>
              <w:ind w:firstLineChars="0" w:firstLine="0"/>
              <w:rPr>
                <w:sz w:val="20"/>
                <w:szCs w:val="20"/>
              </w:rPr>
            </w:pPr>
            <w:r>
              <w:rPr>
                <w:rFonts w:hint="eastAsia"/>
                <w:sz w:val="20"/>
                <w:szCs w:val="20"/>
              </w:rPr>
              <w:t>町字を記入。</w:t>
            </w:r>
          </w:p>
        </w:tc>
      </w:tr>
      <w:tr w:rsidR="0051535A" w14:paraId="0F893AD2"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D9C7ED6" w14:textId="77777777" w:rsidR="0051535A" w:rsidRDefault="0051535A" w:rsidP="00F10999">
            <w:pPr>
              <w:pStyle w:val="a7"/>
              <w:snapToGrid w:val="0"/>
              <w:ind w:firstLineChars="0" w:firstLine="0"/>
              <w:rPr>
                <w:sz w:val="20"/>
                <w:szCs w:val="18"/>
              </w:rPr>
            </w:pPr>
            <w:r>
              <w:rPr>
                <w:rFonts w:hint="eastAsia"/>
                <w:sz w:val="20"/>
                <w:szCs w:val="18"/>
              </w:rPr>
              <w:t>番地以下</w:t>
            </w:r>
          </w:p>
        </w:tc>
        <w:tc>
          <w:tcPr>
            <w:tcW w:w="6089" w:type="dxa"/>
            <w:tcBorders>
              <w:top w:val="single" w:sz="4" w:space="0" w:color="auto"/>
              <w:left w:val="single" w:sz="4" w:space="0" w:color="auto"/>
              <w:bottom w:val="single" w:sz="4" w:space="0" w:color="auto"/>
              <w:right w:val="single" w:sz="4" w:space="0" w:color="auto"/>
            </w:tcBorders>
            <w:hideMark/>
          </w:tcPr>
          <w:p w14:paraId="37BAACF0" w14:textId="77777777" w:rsidR="0051535A" w:rsidRDefault="0051535A" w:rsidP="00F10999">
            <w:pPr>
              <w:pStyle w:val="a7"/>
              <w:snapToGrid w:val="0"/>
              <w:ind w:firstLineChars="0" w:firstLine="0"/>
              <w:rPr>
                <w:sz w:val="20"/>
                <w:szCs w:val="18"/>
              </w:rPr>
            </w:pPr>
            <w:r>
              <w:rPr>
                <w:rFonts w:hint="eastAsia"/>
                <w:sz w:val="20"/>
                <w:szCs w:val="20"/>
              </w:rPr>
              <w:t>住所の番地以下、地番を半角数字とハイフンで記入。</w:t>
            </w:r>
          </w:p>
        </w:tc>
      </w:tr>
      <w:tr w:rsidR="0051535A" w14:paraId="175E1378"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EA256A5"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54E2AEF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5867148" w14:textId="2EE787FF" w:rsidR="00045EAD" w:rsidRDefault="00045EAD" w:rsidP="00045EAD">
      <w:pPr>
        <w:pStyle w:val="a8"/>
        <w:ind w:left="120" w:firstLine="240"/>
      </w:pPr>
      <w:bookmarkStart w:id="54" w:name="_Toc100661840"/>
      <w:r w:rsidRPr="00045EAD">
        <w:rPr>
          <w:rFonts w:hint="eastAsia"/>
        </w:rPr>
        <w:t>最近はドア前の置き配送などもあり、部屋番号を建物番号と別データ項目にすべきとの議論がありますが、現時点ではそのようなデータ項目を保有するサービスが少ないことから、今後、社会のニーズを見ながら検討を進めていきます。</w:t>
      </w:r>
    </w:p>
    <w:p w14:paraId="32F3C907" w14:textId="6D3997EE" w:rsidR="0051535A" w:rsidRDefault="0051535A" w:rsidP="0051535A">
      <w:pPr>
        <w:pStyle w:val="32"/>
      </w:pPr>
      <w:bookmarkStart w:id="55" w:name="_Toc103599961"/>
      <w:r>
        <w:rPr>
          <w:rFonts w:hint="eastAsia"/>
        </w:rPr>
        <w:t>都道府県分離表記方式（町字</w:t>
      </w:r>
      <w:r>
        <w:rPr>
          <w:rFonts w:hint="eastAsia"/>
        </w:rPr>
        <w:t>ID</w:t>
      </w:r>
      <w:r>
        <w:rPr>
          <w:rFonts w:hint="eastAsia"/>
        </w:rPr>
        <w:t>非想定）</w:t>
      </w:r>
      <w:bookmarkEnd w:id="54"/>
      <w:bookmarkEnd w:id="55"/>
    </w:p>
    <w:p w14:paraId="4D73D7C0" w14:textId="58847E2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。町字ID導入時に変換が</w:t>
      </w:r>
      <w:r w:rsidR="00D379D3">
        <w:rPr>
          <w:rFonts w:hint="eastAsia"/>
        </w:rPr>
        <w:t>必要となります</w:t>
      </w:r>
      <w:r>
        <w:rPr>
          <w:rFonts w:hint="eastAsia"/>
        </w:rPr>
        <w:t>。</w:t>
      </w:r>
    </w:p>
    <w:tbl>
      <w:tblPr>
        <w:tblW w:w="0" w:type="auto"/>
        <w:tblLook w:val="04A0" w:firstRow="1" w:lastRow="0" w:firstColumn="1" w:lastColumn="0" w:noHBand="0" w:noVBand="1"/>
      </w:tblPr>
      <w:tblGrid>
        <w:gridCol w:w="2405"/>
        <w:gridCol w:w="6089"/>
      </w:tblGrid>
      <w:tr w:rsidR="0051535A" w14:paraId="42385DD2"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8CDA8"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69393"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42AB4F35" w14:textId="77777777" w:rsidTr="00645636">
        <w:tc>
          <w:tcPr>
            <w:tcW w:w="2405" w:type="dxa"/>
            <w:tcBorders>
              <w:top w:val="single" w:sz="4" w:space="0" w:color="auto"/>
              <w:left w:val="single" w:sz="4" w:space="0" w:color="auto"/>
              <w:bottom w:val="single" w:sz="4" w:space="0" w:color="auto"/>
              <w:right w:val="single" w:sz="4" w:space="0" w:color="auto"/>
            </w:tcBorders>
          </w:tcPr>
          <w:p w14:paraId="07741EF4"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0CD42C11"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4592A2C9"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10A8596" w14:textId="77777777" w:rsidR="0051535A" w:rsidRDefault="0051535A" w:rsidP="00F10999">
            <w:pPr>
              <w:pStyle w:val="a7"/>
              <w:snapToGrid w:val="0"/>
              <w:ind w:firstLineChars="0" w:firstLine="0"/>
              <w:rPr>
                <w:sz w:val="20"/>
                <w:szCs w:val="18"/>
              </w:rPr>
            </w:pPr>
            <w:r>
              <w:rPr>
                <w:rFonts w:hint="eastAsia"/>
                <w:sz w:val="20"/>
                <w:szCs w:val="18"/>
              </w:rPr>
              <w:t>市区町村町名</w:t>
            </w:r>
          </w:p>
        </w:tc>
        <w:tc>
          <w:tcPr>
            <w:tcW w:w="6089" w:type="dxa"/>
            <w:tcBorders>
              <w:top w:val="single" w:sz="4" w:space="0" w:color="auto"/>
              <w:left w:val="single" w:sz="4" w:space="0" w:color="auto"/>
              <w:bottom w:val="single" w:sz="4" w:space="0" w:color="auto"/>
              <w:right w:val="single" w:sz="4" w:space="0" w:color="auto"/>
            </w:tcBorders>
            <w:hideMark/>
          </w:tcPr>
          <w:p w14:paraId="4BB3A375" w14:textId="77777777" w:rsidR="0051535A" w:rsidRDefault="0051535A" w:rsidP="00F10999">
            <w:pPr>
              <w:pStyle w:val="a7"/>
              <w:snapToGrid w:val="0"/>
              <w:ind w:firstLineChars="0" w:firstLine="0"/>
              <w:rPr>
                <w:sz w:val="20"/>
                <w:szCs w:val="18"/>
              </w:rPr>
            </w:pPr>
            <w:r>
              <w:rPr>
                <w:rFonts w:hint="eastAsia"/>
                <w:sz w:val="20"/>
                <w:szCs w:val="18"/>
              </w:rPr>
              <w:t>住所を</w:t>
            </w:r>
            <w:r>
              <w:rPr>
                <w:rFonts w:hint="eastAsia"/>
                <w:sz w:val="20"/>
                <w:szCs w:val="20"/>
              </w:rPr>
              <w:t>市区町村から記入。（丁目以下省略）</w:t>
            </w:r>
          </w:p>
        </w:tc>
      </w:tr>
      <w:tr w:rsidR="0051535A" w14:paraId="5CEE73D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257BC659" w14:textId="77777777" w:rsidR="0051535A" w:rsidRDefault="0051535A" w:rsidP="00F10999">
            <w:pPr>
              <w:pStyle w:val="a7"/>
              <w:snapToGrid w:val="0"/>
              <w:ind w:firstLineChars="0" w:firstLine="0"/>
              <w:rPr>
                <w:sz w:val="20"/>
                <w:szCs w:val="18"/>
              </w:rPr>
            </w:pPr>
            <w:r>
              <w:rPr>
                <w:rFonts w:hint="eastAsia"/>
                <w:sz w:val="20"/>
                <w:szCs w:val="18"/>
              </w:rPr>
              <w:t>住所丁目以下</w:t>
            </w:r>
          </w:p>
        </w:tc>
        <w:tc>
          <w:tcPr>
            <w:tcW w:w="6089" w:type="dxa"/>
            <w:tcBorders>
              <w:top w:val="single" w:sz="4" w:space="0" w:color="auto"/>
              <w:left w:val="single" w:sz="4" w:space="0" w:color="auto"/>
              <w:bottom w:val="single" w:sz="4" w:space="0" w:color="auto"/>
              <w:right w:val="single" w:sz="4" w:space="0" w:color="auto"/>
            </w:tcBorders>
            <w:hideMark/>
          </w:tcPr>
          <w:p w14:paraId="18750932" w14:textId="77777777" w:rsidR="0051535A" w:rsidRDefault="0051535A" w:rsidP="00F10999">
            <w:pPr>
              <w:pStyle w:val="a7"/>
              <w:snapToGrid w:val="0"/>
              <w:ind w:firstLineChars="0" w:firstLine="0"/>
              <w:rPr>
                <w:sz w:val="20"/>
                <w:szCs w:val="18"/>
              </w:rPr>
            </w:pPr>
            <w:r>
              <w:rPr>
                <w:rFonts w:hint="eastAsia"/>
                <w:sz w:val="20"/>
                <w:szCs w:val="20"/>
              </w:rPr>
              <w:t>住所の丁目以下、地番を半角数字とハイフンで記入。</w:t>
            </w:r>
          </w:p>
        </w:tc>
      </w:tr>
      <w:tr w:rsidR="0051535A" w14:paraId="72AA154C"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2DFE809"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22D579B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205F09E" w14:textId="32D85C25" w:rsidR="00045EAD" w:rsidRDefault="00045EAD" w:rsidP="00CA3DBE">
      <w:pPr>
        <w:pStyle w:val="a8"/>
        <w:ind w:left="120" w:firstLine="240"/>
      </w:pPr>
      <w:r>
        <w:rPr>
          <w:rFonts w:hint="eastAsia"/>
        </w:rPr>
        <w:t>部屋番号については前項と同様とします。</w:t>
      </w:r>
    </w:p>
    <w:p w14:paraId="0813FCC3" w14:textId="3FAC5A03" w:rsidR="009069C2" w:rsidRDefault="009069C2" w:rsidP="00E878F4">
      <w:pPr>
        <w:pStyle w:val="32"/>
      </w:pPr>
      <w:bookmarkStart w:id="56" w:name="_Toc103599962"/>
      <w:r>
        <w:rPr>
          <w:rFonts w:hint="eastAsia"/>
        </w:rPr>
        <w:t>全住所一体方式</w:t>
      </w:r>
      <w:bookmarkEnd w:id="56"/>
    </w:p>
    <w:p w14:paraId="299389AA" w14:textId="7D306D94" w:rsidR="0051535A" w:rsidRPr="009069C2" w:rsidRDefault="0051535A" w:rsidP="0051535A">
      <w:pPr>
        <w:pStyle w:val="a8"/>
        <w:ind w:left="120" w:firstLine="240"/>
      </w:pPr>
      <w:r>
        <w:rPr>
          <w:rFonts w:hint="eastAsia"/>
        </w:rPr>
        <w:t>多くの従来データで使われる方式</w:t>
      </w:r>
      <w:r w:rsidR="00BF7352">
        <w:rPr>
          <w:rFonts w:hint="eastAsia"/>
        </w:rPr>
        <w:t>です</w:t>
      </w:r>
      <w:r>
        <w:rPr>
          <w:rFonts w:hint="eastAsia"/>
        </w:rPr>
        <w:t>。</w:t>
      </w:r>
    </w:p>
    <w:tbl>
      <w:tblPr>
        <w:tblW w:w="0" w:type="auto"/>
        <w:tblLook w:val="04A0" w:firstRow="1" w:lastRow="0" w:firstColumn="1" w:lastColumn="0" w:noHBand="0" w:noVBand="1"/>
      </w:tblPr>
      <w:tblGrid>
        <w:gridCol w:w="2405"/>
        <w:gridCol w:w="6089"/>
      </w:tblGrid>
      <w:tr w:rsidR="0051535A" w14:paraId="0425CFB8"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150C76"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8BCC34"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098229B3"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99E7DD1" w14:textId="77777777" w:rsidR="0051535A" w:rsidRDefault="0051535A" w:rsidP="00F10999">
            <w:pPr>
              <w:pStyle w:val="a7"/>
              <w:snapToGrid w:val="0"/>
              <w:ind w:firstLineChars="0" w:firstLine="0"/>
              <w:rPr>
                <w:sz w:val="20"/>
                <w:szCs w:val="18"/>
              </w:rPr>
            </w:pPr>
            <w:r>
              <w:rPr>
                <w:rFonts w:hint="eastAsia"/>
                <w:sz w:val="20"/>
                <w:szCs w:val="18"/>
              </w:rPr>
              <w:t>住所</w:t>
            </w:r>
          </w:p>
        </w:tc>
        <w:tc>
          <w:tcPr>
            <w:tcW w:w="6089" w:type="dxa"/>
            <w:tcBorders>
              <w:top w:val="single" w:sz="4" w:space="0" w:color="auto"/>
              <w:left w:val="single" w:sz="4" w:space="0" w:color="auto"/>
              <w:bottom w:val="single" w:sz="4" w:space="0" w:color="auto"/>
              <w:right w:val="single" w:sz="4" w:space="0" w:color="auto"/>
            </w:tcBorders>
            <w:hideMark/>
          </w:tcPr>
          <w:p w14:paraId="104D88B4" w14:textId="31E7B761" w:rsidR="0051535A" w:rsidRDefault="0051535A" w:rsidP="00F10999">
            <w:pPr>
              <w:pStyle w:val="a7"/>
              <w:snapToGrid w:val="0"/>
              <w:ind w:firstLineChars="0" w:firstLine="0"/>
              <w:rPr>
                <w:sz w:val="20"/>
                <w:szCs w:val="18"/>
              </w:rPr>
            </w:pPr>
            <w:r>
              <w:rPr>
                <w:rFonts w:hint="eastAsia"/>
                <w:sz w:val="20"/>
                <w:szCs w:val="18"/>
              </w:rPr>
              <w:t>所在地を記入。</w:t>
            </w:r>
            <w:r>
              <w:rPr>
                <w:rFonts w:hint="eastAsia"/>
                <w:sz w:val="20"/>
                <w:szCs w:val="20"/>
              </w:rPr>
              <w:t>（都道府県名から、丁目、号まで1データで記載）</w:t>
            </w:r>
          </w:p>
        </w:tc>
      </w:tr>
      <w:tr w:rsidR="0051535A" w14:paraId="55DE2C4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6186765E"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7E77D2C8"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17618003" w14:textId="77777777" w:rsidR="00CA3DBE" w:rsidRDefault="00CA3DBE" w:rsidP="00CA3DBE">
      <w:pPr>
        <w:pStyle w:val="a8"/>
        <w:ind w:left="120" w:firstLine="240"/>
      </w:pPr>
      <w:bookmarkStart w:id="57" w:name="_Toc63030182"/>
      <w:bookmarkStart w:id="58" w:name="_Toc63160851"/>
      <w:bookmarkStart w:id="59" w:name="_Toc63030192"/>
      <w:bookmarkStart w:id="60" w:name="_Toc63160861"/>
      <w:bookmarkEnd w:id="57"/>
      <w:bookmarkEnd w:id="58"/>
      <w:bookmarkEnd w:id="59"/>
      <w:bookmarkEnd w:id="60"/>
      <w:r>
        <w:rPr>
          <w:rFonts w:hint="eastAsia"/>
        </w:rPr>
        <w:t>部屋番号については前項と同様とします。</w:t>
      </w:r>
    </w:p>
    <w:p w14:paraId="479FEF89" w14:textId="2359899F" w:rsidR="001471DB" w:rsidRDefault="0061710A">
      <w:pPr>
        <w:pStyle w:val="22"/>
      </w:pPr>
      <w:r>
        <w:rPr>
          <w:rFonts w:hint="eastAsia"/>
        </w:rPr>
        <w:t xml:space="preserve">　</w:t>
      </w:r>
      <w:bookmarkStart w:id="61" w:name="_Toc103599963"/>
      <w:r w:rsidR="001471DB">
        <w:rPr>
          <w:rFonts w:hint="eastAsia"/>
        </w:rPr>
        <w:t>連絡先</w:t>
      </w:r>
      <w:bookmarkEnd w:id="61"/>
    </w:p>
    <w:p w14:paraId="377BDD7E" w14:textId="23C4AC69" w:rsidR="0051535A" w:rsidRPr="002B4A48" w:rsidRDefault="0051535A" w:rsidP="0051535A">
      <w:pPr>
        <w:pStyle w:val="a6"/>
        <w:spacing w:after="48"/>
        <w:ind w:firstLine="240"/>
      </w:pPr>
      <w:r>
        <w:rPr>
          <w:rFonts w:hint="eastAsia"/>
        </w:rPr>
        <w:t>連絡先は以下のデータ項目を持</w:t>
      </w:r>
      <w:r w:rsidR="00674477">
        <w:rPr>
          <w:rFonts w:hint="eastAsia"/>
        </w:rPr>
        <w:t>ちます</w:t>
      </w:r>
      <w:r>
        <w:rPr>
          <w:rFonts w:hint="eastAsia"/>
        </w:rPr>
        <w:t>。「GIFコアデータモデル（連絡先）」を参照</w:t>
      </w:r>
      <w:r w:rsidR="009134CF">
        <w:rPr>
          <w:rFonts w:hint="eastAsia"/>
        </w:rPr>
        <w:t>してください</w:t>
      </w:r>
      <w:r>
        <w:rPr>
          <w:rFonts w:hint="eastAsia"/>
        </w:rPr>
        <w:t>。</w:t>
      </w:r>
    </w:p>
    <w:tbl>
      <w:tblPr>
        <w:tblW w:w="0" w:type="auto"/>
        <w:tblLook w:val="04A0" w:firstRow="1" w:lastRow="0" w:firstColumn="1" w:lastColumn="0" w:noHBand="0" w:noVBand="1"/>
      </w:tblPr>
      <w:tblGrid>
        <w:gridCol w:w="3256"/>
        <w:gridCol w:w="5238"/>
      </w:tblGrid>
      <w:tr w:rsidR="0051535A" w:rsidRPr="001E2749" w14:paraId="797E7AEC" w14:textId="77777777" w:rsidTr="00F10999">
        <w:trPr>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ED0E82" w14:textId="77777777" w:rsidR="0051535A" w:rsidRPr="001E2749" w:rsidRDefault="0051535A" w:rsidP="00F10999">
            <w:pPr>
              <w:pStyle w:val="afff7"/>
              <w:snapToGrid w:val="0"/>
            </w:pPr>
            <w:r w:rsidRPr="001E2749">
              <w:rPr>
                <w:rFonts w:hint="eastAsia"/>
              </w:rPr>
              <w:t>データ項目</w:t>
            </w:r>
          </w:p>
        </w:tc>
        <w:tc>
          <w:tcPr>
            <w:tcW w:w="5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52471A" w14:textId="77777777" w:rsidR="0051535A" w:rsidRPr="001E2749" w:rsidRDefault="0051535A" w:rsidP="00F10999">
            <w:pPr>
              <w:pStyle w:val="afff7"/>
              <w:snapToGrid w:val="0"/>
            </w:pPr>
            <w:r w:rsidRPr="001E2749">
              <w:rPr>
                <w:rFonts w:hint="eastAsia"/>
              </w:rPr>
              <w:t>説明</w:t>
            </w:r>
          </w:p>
        </w:tc>
      </w:tr>
      <w:tr w:rsidR="0051535A" w:rsidRPr="001E2749" w14:paraId="53C09D5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043E9EB5" w14:textId="77777777" w:rsidR="0051535A" w:rsidRPr="001E2749" w:rsidRDefault="0051535A" w:rsidP="00F10999">
            <w:pPr>
              <w:pStyle w:val="afff7"/>
              <w:snapToGrid w:val="0"/>
            </w:pPr>
            <w:r>
              <w:rPr>
                <w:rFonts w:hint="eastAsia"/>
              </w:rPr>
              <w:t>連絡先名称</w:t>
            </w:r>
          </w:p>
        </w:tc>
        <w:tc>
          <w:tcPr>
            <w:tcW w:w="5238" w:type="dxa"/>
            <w:tcBorders>
              <w:top w:val="single" w:sz="4" w:space="0" w:color="auto"/>
              <w:left w:val="single" w:sz="4" w:space="0" w:color="auto"/>
              <w:bottom w:val="single" w:sz="4" w:space="0" w:color="auto"/>
              <w:right w:val="single" w:sz="4" w:space="0" w:color="auto"/>
            </w:tcBorders>
            <w:hideMark/>
          </w:tcPr>
          <w:p w14:paraId="715B39AD" w14:textId="77777777" w:rsidR="0051535A" w:rsidRPr="001E2749" w:rsidRDefault="0051535A" w:rsidP="00F10999">
            <w:pPr>
              <w:pStyle w:val="afff7"/>
              <w:snapToGrid w:val="0"/>
            </w:pPr>
            <w:r w:rsidRPr="001E2749">
              <w:rPr>
                <w:rFonts w:hint="eastAsia"/>
              </w:rPr>
              <w:t>連絡先</w:t>
            </w:r>
            <w:r>
              <w:rPr>
                <w:rFonts w:hint="eastAsia"/>
              </w:rPr>
              <w:t>名称</w:t>
            </w:r>
          </w:p>
        </w:tc>
      </w:tr>
      <w:tr w:rsidR="0051535A" w:rsidRPr="001E2749" w14:paraId="5479D114" w14:textId="77777777" w:rsidTr="00F10999">
        <w:tc>
          <w:tcPr>
            <w:tcW w:w="3256" w:type="dxa"/>
            <w:tcBorders>
              <w:top w:val="single" w:sz="4" w:space="0" w:color="auto"/>
              <w:left w:val="single" w:sz="4" w:space="0" w:color="auto"/>
              <w:bottom w:val="single" w:sz="4" w:space="0" w:color="auto"/>
              <w:right w:val="single" w:sz="4" w:space="0" w:color="auto"/>
            </w:tcBorders>
          </w:tcPr>
          <w:p w14:paraId="1F60868B" w14:textId="77777777" w:rsidR="0051535A" w:rsidRPr="001E2749" w:rsidRDefault="0051535A" w:rsidP="00F10999">
            <w:pPr>
              <w:pStyle w:val="afff7"/>
              <w:snapToGrid w:val="0"/>
            </w:pPr>
            <w:r>
              <w:rPr>
                <w:rFonts w:hint="eastAsia"/>
              </w:rPr>
              <w:t>連絡先電話番号</w:t>
            </w:r>
          </w:p>
        </w:tc>
        <w:tc>
          <w:tcPr>
            <w:tcW w:w="5238" w:type="dxa"/>
            <w:tcBorders>
              <w:top w:val="single" w:sz="4" w:space="0" w:color="auto"/>
              <w:left w:val="single" w:sz="4" w:space="0" w:color="auto"/>
              <w:bottom w:val="single" w:sz="4" w:space="0" w:color="auto"/>
              <w:right w:val="single" w:sz="4" w:space="0" w:color="auto"/>
            </w:tcBorders>
          </w:tcPr>
          <w:p w14:paraId="551652F8" w14:textId="77777777" w:rsidR="0051535A" w:rsidRPr="001E2749" w:rsidRDefault="0051535A" w:rsidP="00F10999">
            <w:pPr>
              <w:pStyle w:val="afff7"/>
              <w:snapToGrid w:val="0"/>
            </w:pPr>
            <w:r>
              <w:rPr>
                <w:rFonts w:hint="eastAsia"/>
              </w:rPr>
              <w:t>電話番号、携帯電話番号</w:t>
            </w:r>
          </w:p>
        </w:tc>
      </w:tr>
      <w:tr w:rsidR="0051535A" w:rsidRPr="001E2749" w14:paraId="1FF321C9" w14:textId="77777777" w:rsidTr="00F10999">
        <w:tc>
          <w:tcPr>
            <w:tcW w:w="3256" w:type="dxa"/>
            <w:tcBorders>
              <w:top w:val="single" w:sz="4" w:space="0" w:color="auto"/>
              <w:left w:val="single" w:sz="4" w:space="0" w:color="auto"/>
              <w:bottom w:val="single" w:sz="4" w:space="0" w:color="auto"/>
              <w:right w:val="single" w:sz="4" w:space="0" w:color="auto"/>
            </w:tcBorders>
          </w:tcPr>
          <w:p w14:paraId="6056D610" w14:textId="77777777" w:rsidR="0051535A" w:rsidRPr="001E2749" w:rsidRDefault="0051535A" w:rsidP="00F10999">
            <w:pPr>
              <w:pStyle w:val="afff7"/>
              <w:snapToGrid w:val="0"/>
            </w:pPr>
            <w:r w:rsidRPr="006D774D">
              <w:rPr>
                <w:rFonts w:hint="eastAsia"/>
              </w:rPr>
              <w:t>連絡先内線番号</w:t>
            </w:r>
          </w:p>
        </w:tc>
        <w:tc>
          <w:tcPr>
            <w:tcW w:w="5238" w:type="dxa"/>
            <w:tcBorders>
              <w:top w:val="single" w:sz="4" w:space="0" w:color="auto"/>
              <w:left w:val="single" w:sz="4" w:space="0" w:color="auto"/>
              <w:bottom w:val="single" w:sz="4" w:space="0" w:color="auto"/>
              <w:right w:val="single" w:sz="4" w:space="0" w:color="auto"/>
            </w:tcBorders>
          </w:tcPr>
          <w:p w14:paraId="7E5F0FEE" w14:textId="77777777" w:rsidR="0051535A" w:rsidRPr="001E2749" w:rsidRDefault="0051535A" w:rsidP="00F10999">
            <w:pPr>
              <w:pStyle w:val="afff7"/>
              <w:snapToGrid w:val="0"/>
            </w:pPr>
            <w:r w:rsidRPr="006D774D">
              <w:rPr>
                <w:rFonts w:hint="eastAsia"/>
              </w:rPr>
              <w:t>内線番号</w:t>
            </w:r>
          </w:p>
        </w:tc>
      </w:tr>
      <w:tr w:rsidR="0051535A" w:rsidRPr="001E2749" w14:paraId="6229AED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4D63ED77" w14:textId="77777777" w:rsidR="0051535A" w:rsidRPr="001E2749" w:rsidRDefault="0051535A" w:rsidP="00F10999">
            <w:pPr>
              <w:pStyle w:val="afff7"/>
              <w:snapToGrid w:val="0"/>
            </w:pPr>
            <w:r w:rsidRPr="006D774D">
              <w:rPr>
                <w:rFonts w:hint="eastAsia"/>
              </w:rPr>
              <w:t>連絡先メールアドレス</w:t>
            </w:r>
          </w:p>
        </w:tc>
        <w:tc>
          <w:tcPr>
            <w:tcW w:w="5238" w:type="dxa"/>
            <w:tcBorders>
              <w:top w:val="single" w:sz="4" w:space="0" w:color="auto"/>
              <w:left w:val="single" w:sz="4" w:space="0" w:color="auto"/>
              <w:bottom w:val="single" w:sz="4" w:space="0" w:color="auto"/>
              <w:right w:val="single" w:sz="4" w:space="0" w:color="auto"/>
            </w:tcBorders>
            <w:hideMark/>
          </w:tcPr>
          <w:p w14:paraId="0D99D915" w14:textId="77777777" w:rsidR="0051535A" w:rsidRPr="001E2749" w:rsidRDefault="0051535A" w:rsidP="00F10999">
            <w:pPr>
              <w:pStyle w:val="afff7"/>
              <w:snapToGrid w:val="0"/>
            </w:pPr>
            <w:r w:rsidRPr="006D774D">
              <w:rPr>
                <w:rFonts w:hint="eastAsia"/>
              </w:rPr>
              <w:t>連絡先メールアドレス</w:t>
            </w:r>
          </w:p>
        </w:tc>
      </w:tr>
      <w:tr w:rsidR="0051535A" w:rsidRPr="001E2749" w14:paraId="363EDC3B"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7425D22F" w14:textId="77777777" w:rsidR="0051535A" w:rsidRPr="001E2749" w:rsidRDefault="0051535A" w:rsidP="00F10999">
            <w:pPr>
              <w:pStyle w:val="afff7"/>
              <w:snapToGrid w:val="0"/>
            </w:pPr>
            <w:r w:rsidRPr="006D774D">
              <w:rPr>
                <w:rFonts w:hint="eastAsia"/>
              </w:rPr>
              <w:t>連絡先</w:t>
            </w:r>
            <w:r w:rsidRPr="006D774D">
              <w:rPr>
                <w:rFonts w:hint="eastAsia"/>
              </w:rPr>
              <w:t>FormURL</w:t>
            </w:r>
          </w:p>
        </w:tc>
        <w:tc>
          <w:tcPr>
            <w:tcW w:w="5238" w:type="dxa"/>
            <w:tcBorders>
              <w:top w:val="single" w:sz="4" w:space="0" w:color="auto"/>
              <w:left w:val="single" w:sz="4" w:space="0" w:color="auto"/>
              <w:bottom w:val="single" w:sz="4" w:space="0" w:color="auto"/>
              <w:right w:val="single" w:sz="4" w:space="0" w:color="auto"/>
            </w:tcBorders>
            <w:hideMark/>
          </w:tcPr>
          <w:p w14:paraId="69FD51FA" w14:textId="77777777" w:rsidR="0051535A" w:rsidRPr="001E2749" w:rsidRDefault="0051535A" w:rsidP="00F10999">
            <w:pPr>
              <w:pStyle w:val="afff7"/>
              <w:snapToGrid w:val="0"/>
            </w:pPr>
            <w:r w:rsidRPr="006D774D">
              <w:rPr>
                <w:rFonts w:hint="eastAsia"/>
              </w:rPr>
              <w:t>連絡先が</w:t>
            </w:r>
            <w:r w:rsidRPr="006D774D">
              <w:rPr>
                <w:rFonts w:hint="eastAsia"/>
              </w:rPr>
              <w:t>WebForm</w:t>
            </w:r>
            <w:r w:rsidRPr="006D774D">
              <w:rPr>
                <w:rFonts w:hint="eastAsia"/>
              </w:rPr>
              <w:t>の場合の</w:t>
            </w:r>
            <w:r w:rsidRPr="006D774D">
              <w:rPr>
                <w:rFonts w:hint="eastAsia"/>
              </w:rPr>
              <w:t>URL</w:t>
            </w:r>
          </w:p>
        </w:tc>
      </w:tr>
      <w:tr w:rsidR="0051535A" w:rsidRPr="001E2749" w14:paraId="697DCAA1"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2493994E" w14:textId="10C55070" w:rsidR="0051535A" w:rsidRPr="001E2749" w:rsidRDefault="0051535A" w:rsidP="00F10999">
            <w:pPr>
              <w:pStyle w:val="afff7"/>
              <w:snapToGrid w:val="0"/>
            </w:pPr>
            <w:r w:rsidRPr="006D774D">
              <w:rPr>
                <w:rFonts w:hint="eastAsia"/>
              </w:rPr>
              <w:t>連絡先備考（その他、</w:t>
            </w:r>
            <w:r w:rsidRPr="006D774D">
              <w:rPr>
                <w:rFonts w:hint="eastAsia"/>
              </w:rPr>
              <w:t>SNS</w:t>
            </w:r>
            <w:r w:rsidRPr="006D774D">
              <w:rPr>
                <w:rFonts w:hint="eastAsia"/>
              </w:rPr>
              <w:t>など）</w:t>
            </w:r>
          </w:p>
        </w:tc>
        <w:tc>
          <w:tcPr>
            <w:tcW w:w="5238" w:type="dxa"/>
            <w:tcBorders>
              <w:top w:val="single" w:sz="4" w:space="0" w:color="auto"/>
              <w:left w:val="single" w:sz="4" w:space="0" w:color="auto"/>
              <w:bottom w:val="single" w:sz="4" w:space="0" w:color="auto"/>
              <w:right w:val="single" w:sz="4" w:space="0" w:color="auto"/>
            </w:tcBorders>
            <w:hideMark/>
          </w:tcPr>
          <w:p w14:paraId="4D6CFEF5" w14:textId="77777777" w:rsidR="0051535A" w:rsidRPr="001E2749" w:rsidRDefault="0051535A" w:rsidP="00F10999">
            <w:pPr>
              <w:pStyle w:val="afff7"/>
              <w:snapToGrid w:val="0"/>
            </w:pPr>
            <w:r w:rsidRPr="006D774D">
              <w:rPr>
                <w:rFonts w:hint="eastAsia"/>
              </w:rPr>
              <w:t>SNS</w:t>
            </w:r>
            <w:r w:rsidRPr="006D774D">
              <w:rPr>
                <w:rFonts w:hint="eastAsia"/>
              </w:rPr>
              <w:t>などの連絡手段がある場合に記入</w:t>
            </w:r>
          </w:p>
        </w:tc>
      </w:tr>
      <w:tr w:rsidR="0051535A" w:rsidRPr="001E2749" w14:paraId="4FEC1CC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19D36339" w14:textId="77777777" w:rsidR="0051535A" w:rsidRPr="001E2749" w:rsidRDefault="0051535A" w:rsidP="00F10999">
            <w:pPr>
              <w:pStyle w:val="afff7"/>
              <w:snapToGrid w:val="0"/>
            </w:pPr>
            <w:r w:rsidRPr="006D774D">
              <w:rPr>
                <w:rFonts w:hint="eastAsia"/>
              </w:rPr>
              <w:lastRenderedPageBreak/>
              <w:t>郵便番号</w:t>
            </w:r>
          </w:p>
        </w:tc>
        <w:tc>
          <w:tcPr>
            <w:tcW w:w="5238" w:type="dxa"/>
            <w:tcBorders>
              <w:top w:val="single" w:sz="4" w:space="0" w:color="auto"/>
              <w:left w:val="single" w:sz="4" w:space="0" w:color="auto"/>
              <w:bottom w:val="single" w:sz="4" w:space="0" w:color="auto"/>
              <w:right w:val="single" w:sz="4" w:space="0" w:color="auto"/>
            </w:tcBorders>
            <w:hideMark/>
          </w:tcPr>
          <w:p w14:paraId="5D92484A" w14:textId="77777777" w:rsidR="0051535A" w:rsidRPr="001E2749" w:rsidRDefault="0051535A" w:rsidP="00F10999">
            <w:pPr>
              <w:pStyle w:val="afff7"/>
              <w:snapToGrid w:val="0"/>
            </w:pPr>
            <w:r w:rsidRPr="006D774D">
              <w:rPr>
                <w:rFonts w:hint="eastAsia"/>
              </w:rPr>
              <w:t>郵便番号</w:t>
            </w:r>
          </w:p>
        </w:tc>
      </w:tr>
      <w:tr w:rsidR="0051535A" w:rsidRPr="001E2749" w14:paraId="17AE2A2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30187BE6" w14:textId="77777777" w:rsidR="0051535A" w:rsidRPr="001E2749" w:rsidRDefault="0051535A" w:rsidP="00F10999">
            <w:pPr>
              <w:pStyle w:val="afff7"/>
              <w:snapToGrid w:val="0"/>
            </w:pPr>
            <w:r w:rsidRPr="006D774D">
              <w:rPr>
                <w:rFonts w:hint="eastAsia"/>
              </w:rPr>
              <w:t>連絡先住所</w:t>
            </w:r>
          </w:p>
        </w:tc>
        <w:tc>
          <w:tcPr>
            <w:tcW w:w="5238" w:type="dxa"/>
            <w:tcBorders>
              <w:top w:val="single" w:sz="4" w:space="0" w:color="auto"/>
              <w:left w:val="single" w:sz="4" w:space="0" w:color="auto"/>
              <w:bottom w:val="single" w:sz="4" w:space="0" w:color="auto"/>
              <w:right w:val="single" w:sz="4" w:space="0" w:color="auto"/>
            </w:tcBorders>
            <w:hideMark/>
          </w:tcPr>
          <w:p w14:paraId="3655E139" w14:textId="77777777" w:rsidR="0051535A" w:rsidRPr="001E2749" w:rsidRDefault="0051535A" w:rsidP="00F10999">
            <w:pPr>
              <w:pStyle w:val="afff7"/>
              <w:snapToGrid w:val="0"/>
            </w:pPr>
            <w:r w:rsidRPr="006D774D">
              <w:rPr>
                <w:rFonts w:hint="eastAsia"/>
              </w:rPr>
              <w:t>連絡先住所の情報</w:t>
            </w:r>
          </w:p>
        </w:tc>
      </w:tr>
    </w:tbl>
    <w:p w14:paraId="06F428C3" w14:textId="77777777" w:rsidR="004D18E8" w:rsidRDefault="004D18E8">
      <w:pPr>
        <w:pStyle w:val="22"/>
      </w:pPr>
      <w:r>
        <w:rPr>
          <w:rFonts w:hint="eastAsia"/>
        </w:rPr>
        <w:t xml:space="preserve">　</w:t>
      </w:r>
      <w:bookmarkStart w:id="62" w:name="_Toc103599964"/>
      <w:r>
        <w:rPr>
          <w:rFonts w:hint="eastAsia"/>
        </w:rPr>
        <w:t>画像</w:t>
      </w:r>
      <w:bookmarkEnd w:id="62"/>
    </w:p>
    <w:p w14:paraId="5FCC7A4F" w14:textId="77777777" w:rsidR="004D18E8" w:rsidRDefault="004D18E8" w:rsidP="004D18E8">
      <w:pPr>
        <w:pStyle w:val="a7"/>
      </w:pPr>
      <w:r>
        <w:rPr>
          <w:rFonts w:hint="eastAsia"/>
        </w:rPr>
        <w:t>データには画像ファイルが含まれる場合があります。GIFのメタデータ定義であるDCAT-GOJを部分利用することができます。</w:t>
      </w:r>
    </w:p>
    <w:tbl>
      <w:tblPr>
        <w:tblStyle w:val="aff"/>
        <w:tblW w:w="0" w:type="auto"/>
        <w:tblLook w:val="04A0" w:firstRow="1" w:lastRow="0" w:firstColumn="1" w:lastColumn="0" w:noHBand="0" w:noVBand="1"/>
      </w:tblPr>
      <w:tblGrid>
        <w:gridCol w:w="2689"/>
        <w:gridCol w:w="5805"/>
      </w:tblGrid>
      <w:tr w:rsidR="004D18E8" w14:paraId="22A6D968" w14:textId="77777777" w:rsidTr="00645636">
        <w:tc>
          <w:tcPr>
            <w:tcW w:w="2689" w:type="dxa"/>
            <w:shd w:val="clear" w:color="auto" w:fill="D9D9D9" w:themeFill="background1" w:themeFillShade="D9"/>
          </w:tcPr>
          <w:p w14:paraId="427D0EC0" w14:textId="77777777" w:rsidR="004D18E8" w:rsidRPr="00F10999" w:rsidRDefault="004D18E8" w:rsidP="00645636">
            <w:pPr>
              <w:pStyle w:val="a7"/>
              <w:snapToGrid w:val="0"/>
              <w:ind w:firstLineChars="0" w:firstLine="0"/>
              <w:rPr>
                <w:sz w:val="20"/>
                <w:szCs w:val="18"/>
              </w:rPr>
            </w:pPr>
            <w:r w:rsidRPr="00F10999">
              <w:rPr>
                <w:rFonts w:hint="eastAsia"/>
                <w:sz w:val="20"/>
                <w:szCs w:val="18"/>
              </w:rPr>
              <w:t>データ項目</w:t>
            </w:r>
          </w:p>
        </w:tc>
        <w:tc>
          <w:tcPr>
            <w:tcW w:w="5805" w:type="dxa"/>
            <w:shd w:val="clear" w:color="auto" w:fill="D9D9D9" w:themeFill="background1" w:themeFillShade="D9"/>
          </w:tcPr>
          <w:p w14:paraId="52ABC4B9" w14:textId="77777777" w:rsidR="004D18E8" w:rsidRPr="00F10999" w:rsidRDefault="004D18E8" w:rsidP="00645636">
            <w:pPr>
              <w:pStyle w:val="a7"/>
              <w:snapToGrid w:val="0"/>
              <w:ind w:firstLineChars="0" w:firstLine="0"/>
              <w:rPr>
                <w:sz w:val="20"/>
                <w:szCs w:val="18"/>
              </w:rPr>
            </w:pPr>
            <w:r w:rsidRPr="00F10999">
              <w:rPr>
                <w:rFonts w:hint="eastAsia"/>
                <w:sz w:val="20"/>
                <w:szCs w:val="18"/>
              </w:rPr>
              <w:t>説明</w:t>
            </w:r>
          </w:p>
        </w:tc>
      </w:tr>
      <w:tr w:rsidR="004D18E8" w14:paraId="15DD40AA" w14:textId="77777777" w:rsidTr="00645636">
        <w:tc>
          <w:tcPr>
            <w:tcW w:w="2689" w:type="dxa"/>
          </w:tcPr>
          <w:p w14:paraId="75EF2958" w14:textId="77777777" w:rsidR="004D18E8" w:rsidRPr="00F10999" w:rsidRDefault="004D18E8" w:rsidP="00645636">
            <w:pPr>
              <w:pStyle w:val="a7"/>
              <w:snapToGrid w:val="0"/>
              <w:ind w:firstLineChars="0" w:firstLine="0"/>
              <w:rPr>
                <w:sz w:val="20"/>
                <w:szCs w:val="18"/>
              </w:rPr>
            </w:pPr>
            <w:r w:rsidRPr="00F10999">
              <w:rPr>
                <w:rFonts w:hint="eastAsia"/>
                <w:sz w:val="20"/>
                <w:szCs w:val="18"/>
              </w:rPr>
              <w:t>タイトル</w:t>
            </w:r>
          </w:p>
        </w:tc>
        <w:tc>
          <w:tcPr>
            <w:tcW w:w="5805" w:type="dxa"/>
          </w:tcPr>
          <w:p w14:paraId="73120881"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画像のタイトル</w:t>
            </w:r>
          </w:p>
        </w:tc>
      </w:tr>
      <w:tr w:rsidR="004D18E8" w14:paraId="48CD288E" w14:textId="77777777" w:rsidTr="00645636">
        <w:tc>
          <w:tcPr>
            <w:tcW w:w="2689" w:type="dxa"/>
          </w:tcPr>
          <w:p w14:paraId="640680B7" w14:textId="77777777" w:rsidR="004D18E8" w:rsidRPr="00F10999" w:rsidRDefault="004D18E8" w:rsidP="00645636">
            <w:pPr>
              <w:pStyle w:val="a7"/>
              <w:snapToGrid w:val="0"/>
              <w:ind w:firstLineChars="0" w:firstLine="0"/>
              <w:rPr>
                <w:sz w:val="20"/>
                <w:szCs w:val="18"/>
              </w:rPr>
            </w:pPr>
            <w:r w:rsidRPr="00F10999">
              <w:rPr>
                <w:rFonts w:hint="eastAsia"/>
                <w:sz w:val="20"/>
                <w:szCs w:val="18"/>
              </w:rPr>
              <w:t>キーワード</w:t>
            </w:r>
          </w:p>
        </w:tc>
        <w:tc>
          <w:tcPr>
            <w:tcW w:w="5805" w:type="dxa"/>
          </w:tcPr>
          <w:p w14:paraId="6884C6D8"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画像につけるキーワード</w:t>
            </w:r>
          </w:p>
        </w:tc>
      </w:tr>
      <w:tr w:rsidR="004D18E8" w14:paraId="322B193A" w14:textId="77777777" w:rsidTr="00645636">
        <w:tc>
          <w:tcPr>
            <w:tcW w:w="2689" w:type="dxa"/>
          </w:tcPr>
          <w:p w14:paraId="0199B27F" w14:textId="77777777" w:rsidR="004D18E8" w:rsidRPr="00F10999" w:rsidRDefault="004D18E8" w:rsidP="00645636">
            <w:pPr>
              <w:pStyle w:val="a7"/>
              <w:snapToGrid w:val="0"/>
              <w:ind w:firstLineChars="0" w:firstLine="0"/>
              <w:rPr>
                <w:sz w:val="20"/>
                <w:szCs w:val="18"/>
              </w:rPr>
            </w:pPr>
            <w:r w:rsidRPr="00F10999">
              <w:rPr>
                <w:rFonts w:hint="eastAsia"/>
                <w:sz w:val="20"/>
                <w:szCs w:val="18"/>
              </w:rPr>
              <w:t>ファイル名</w:t>
            </w:r>
          </w:p>
        </w:tc>
        <w:tc>
          <w:tcPr>
            <w:tcW w:w="5805" w:type="dxa"/>
          </w:tcPr>
          <w:p w14:paraId="00615CA0"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画像のファイル名</w:t>
            </w:r>
          </w:p>
        </w:tc>
      </w:tr>
      <w:tr w:rsidR="004D18E8" w14:paraId="5AAA2B89" w14:textId="77777777" w:rsidTr="00645636">
        <w:tc>
          <w:tcPr>
            <w:tcW w:w="2689" w:type="dxa"/>
          </w:tcPr>
          <w:p w14:paraId="3A73A6C4"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公開日</w:t>
            </w:r>
          </w:p>
        </w:tc>
        <w:tc>
          <w:tcPr>
            <w:tcW w:w="5805" w:type="dxa"/>
          </w:tcPr>
          <w:p w14:paraId="01D16F5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画像の公開日</w:t>
            </w:r>
          </w:p>
        </w:tc>
      </w:tr>
      <w:tr w:rsidR="004D18E8" w14:paraId="2D819B60" w14:textId="77777777" w:rsidTr="00645636">
        <w:tc>
          <w:tcPr>
            <w:tcW w:w="2689" w:type="dxa"/>
          </w:tcPr>
          <w:p w14:paraId="4D54FE10" w14:textId="77777777" w:rsidR="004D18E8" w:rsidRPr="00F10999" w:rsidRDefault="004D18E8" w:rsidP="00645636">
            <w:pPr>
              <w:pStyle w:val="a7"/>
              <w:snapToGrid w:val="0"/>
              <w:ind w:firstLineChars="0" w:firstLine="0"/>
              <w:rPr>
                <w:sz w:val="20"/>
                <w:szCs w:val="18"/>
              </w:rPr>
            </w:pPr>
            <w:r w:rsidRPr="00F10999">
              <w:rPr>
                <w:rFonts w:hint="eastAsia"/>
                <w:sz w:val="20"/>
                <w:szCs w:val="18"/>
              </w:rPr>
              <w:t>提供者</w:t>
            </w:r>
          </w:p>
        </w:tc>
        <w:tc>
          <w:tcPr>
            <w:tcW w:w="5805" w:type="dxa"/>
          </w:tcPr>
          <w:p w14:paraId="50A38DB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画像の提供者</w:t>
            </w:r>
          </w:p>
        </w:tc>
      </w:tr>
      <w:tr w:rsidR="004D18E8" w14:paraId="3CD578E4" w14:textId="77777777" w:rsidTr="00645636">
        <w:tc>
          <w:tcPr>
            <w:tcW w:w="2689" w:type="dxa"/>
          </w:tcPr>
          <w:p w14:paraId="6032742F" w14:textId="77777777" w:rsidR="004D18E8" w:rsidRPr="00F10999" w:rsidRDefault="004D18E8" w:rsidP="00645636">
            <w:pPr>
              <w:pStyle w:val="a7"/>
              <w:snapToGrid w:val="0"/>
              <w:ind w:firstLineChars="0" w:firstLine="0"/>
              <w:rPr>
                <w:sz w:val="20"/>
                <w:szCs w:val="18"/>
              </w:rPr>
            </w:pPr>
            <w:r w:rsidRPr="00F10999">
              <w:rPr>
                <w:rFonts w:hint="eastAsia"/>
                <w:sz w:val="20"/>
                <w:szCs w:val="18"/>
              </w:rPr>
              <w:t>作成者</w:t>
            </w:r>
          </w:p>
        </w:tc>
        <w:tc>
          <w:tcPr>
            <w:tcW w:w="5805" w:type="dxa"/>
          </w:tcPr>
          <w:p w14:paraId="0AA025C4"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画像の作成者</w:t>
            </w:r>
          </w:p>
        </w:tc>
      </w:tr>
      <w:tr w:rsidR="004D18E8" w14:paraId="2AB5A0CD" w14:textId="77777777" w:rsidTr="00645636">
        <w:tc>
          <w:tcPr>
            <w:tcW w:w="2689" w:type="dxa"/>
          </w:tcPr>
          <w:p w14:paraId="648B8E81"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w:t>
            </w:r>
          </w:p>
        </w:tc>
        <w:tc>
          <w:tcPr>
            <w:tcW w:w="5805" w:type="dxa"/>
          </w:tcPr>
          <w:p w14:paraId="58E6D63C"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バイトサイズ（MB）</w:t>
            </w:r>
          </w:p>
        </w:tc>
      </w:tr>
      <w:tr w:rsidR="004D18E8" w14:paraId="6D642DFE" w14:textId="77777777" w:rsidTr="00645636">
        <w:tc>
          <w:tcPr>
            <w:tcW w:w="2689" w:type="dxa"/>
          </w:tcPr>
          <w:p w14:paraId="14E6AC9F"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公開条件</w:t>
            </w:r>
          </w:p>
        </w:tc>
        <w:tc>
          <w:tcPr>
            <w:tcW w:w="5805" w:type="dxa"/>
          </w:tcPr>
          <w:p w14:paraId="7079028F" w14:textId="77777777" w:rsidR="004D18E8" w:rsidRPr="00F10999" w:rsidRDefault="004D18E8" w:rsidP="00645636">
            <w:pPr>
              <w:pStyle w:val="a7"/>
              <w:snapToGrid w:val="0"/>
              <w:ind w:firstLineChars="0" w:firstLine="0"/>
              <w:rPr>
                <w:sz w:val="20"/>
                <w:szCs w:val="18"/>
              </w:rPr>
            </w:pPr>
            <w:r w:rsidRPr="00F10999">
              <w:rPr>
                <w:rFonts w:hint="eastAsia"/>
                <w:sz w:val="20"/>
                <w:szCs w:val="18"/>
              </w:rPr>
              <w:t>「教育利用は可」等の公開条件があれば記入</w:t>
            </w:r>
          </w:p>
        </w:tc>
      </w:tr>
      <w:tr w:rsidR="004D18E8" w14:paraId="142F35F1" w14:textId="77777777" w:rsidTr="00645636">
        <w:tc>
          <w:tcPr>
            <w:tcW w:w="2689" w:type="dxa"/>
          </w:tcPr>
          <w:p w14:paraId="374567D4"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w:t>
            </w:r>
          </w:p>
        </w:tc>
        <w:tc>
          <w:tcPr>
            <w:tcW w:w="5805" w:type="dxa"/>
          </w:tcPr>
          <w:p w14:paraId="7CAD01E9"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ライセンスを記入する。外部で定義されたライセンスへのリンク（url）でもよい。</w:t>
            </w:r>
          </w:p>
        </w:tc>
      </w:tr>
      <w:tr w:rsidR="004D18E8" w14:paraId="7AD74A86" w14:textId="77777777" w:rsidTr="00645636">
        <w:tc>
          <w:tcPr>
            <w:tcW w:w="2689" w:type="dxa"/>
          </w:tcPr>
          <w:p w14:paraId="72352069" w14:textId="77777777" w:rsidR="004D18E8" w:rsidRPr="00F10999" w:rsidRDefault="004D18E8" w:rsidP="00645636">
            <w:pPr>
              <w:pStyle w:val="a7"/>
              <w:snapToGrid w:val="0"/>
              <w:ind w:firstLineChars="0" w:firstLine="0"/>
              <w:rPr>
                <w:sz w:val="20"/>
                <w:szCs w:val="18"/>
              </w:rPr>
            </w:pPr>
            <w:r w:rsidRPr="00F10999">
              <w:rPr>
                <w:rFonts w:hint="eastAsia"/>
                <w:sz w:val="20"/>
                <w:szCs w:val="18"/>
              </w:rPr>
              <w:t>備考</w:t>
            </w:r>
          </w:p>
        </w:tc>
        <w:tc>
          <w:tcPr>
            <w:tcW w:w="5805" w:type="dxa"/>
          </w:tcPr>
          <w:p w14:paraId="7B294F62" w14:textId="77777777" w:rsidR="004D18E8" w:rsidRPr="00F10999" w:rsidRDefault="004D18E8" w:rsidP="00645636">
            <w:pPr>
              <w:pStyle w:val="a7"/>
              <w:snapToGrid w:val="0"/>
              <w:ind w:firstLineChars="0" w:firstLine="0"/>
              <w:rPr>
                <w:sz w:val="20"/>
                <w:szCs w:val="18"/>
              </w:rPr>
            </w:pPr>
            <w:r w:rsidRPr="00F10999">
              <w:rPr>
                <w:rFonts w:hint="eastAsia"/>
                <w:sz w:val="20"/>
                <w:szCs w:val="18"/>
              </w:rPr>
              <w:t>その他特記事項</w:t>
            </w:r>
          </w:p>
        </w:tc>
      </w:tr>
    </w:tbl>
    <w:p w14:paraId="797A11FC" w14:textId="77777777" w:rsidR="004D18E8" w:rsidRDefault="004D18E8">
      <w:pPr>
        <w:pStyle w:val="22"/>
      </w:pPr>
      <w:r>
        <w:rPr>
          <w:rFonts w:hint="eastAsia"/>
        </w:rPr>
        <w:t xml:space="preserve">　</w:t>
      </w:r>
      <w:bookmarkStart w:id="63" w:name="_Toc103599965"/>
      <w:r>
        <w:rPr>
          <w:rFonts w:hint="eastAsia"/>
        </w:rPr>
        <w:t>空間スキーマ</w:t>
      </w:r>
      <w:bookmarkEnd w:id="63"/>
    </w:p>
    <w:p w14:paraId="5B10E1B0" w14:textId="77777777" w:rsidR="004D18E8" w:rsidRDefault="004D18E8" w:rsidP="004D18E8">
      <w:pPr>
        <w:pStyle w:val="a7"/>
      </w:pPr>
      <w:r>
        <w:rPr>
          <w:rFonts w:hint="eastAsia"/>
        </w:rPr>
        <w:t>スマートシティの対象物を表す場合、点、線と範囲の形状を表すポリゴンを使う場合が多いです。点は緯度・経度で表すことが可能ですが、土地の代表点を表す場合も多く正確に位置を示していない場合もあります。空間スキーマはCityGMLとの連携が重要なことから</w:t>
      </w:r>
      <w:r w:rsidRPr="00CE1013">
        <w:t>gml:_GeometricPrimitive</w:t>
      </w:r>
      <w:r>
        <w:rPr>
          <w:rFonts w:hint="eastAsia"/>
        </w:rPr>
        <w:t>を参照することとします。</w:t>
      </w:r>
    </w:p>
    <w:tbl>
      <w:tblPr>
        <w:tblStyle w:val="aff"/>
        <w:tblW w:w="0" w:type="auto"/>
        <w:tblLook w:val="04A0" w:firstRow="1" w:lastRow="0" w:firstColumn="1" w:lastColumn="0" w:noHBand="0" w:noVBand="1"/>
      </w:tblPr>
      <w:tblGrid>
        <w:gridCol w:w="1696"/>
        <w:gridCol w:w="2694"/>
        <w:gridCol w:w="4104"/>
      </w:tblGrid>
      <w:tr w:rsidR="004D18E8" w:rsidRPr="0048211B" w14:paraId="1455A2B0" w14:textId="77777777" w:rsidTr="00645636">
        <w:tc>
          <w:tcPr>
            <w:tcW w:w="1696" w:type="dxa"/>
            <w:shd w:val="clear" w:color="auto" w:fill="D9D9D9" w:themeFill="background1" w:themeFillShade="D9"/>
          </w:tcPr>
          <w:p w14:paraId="31AF0191" w14:textId="77777777" w:rsidR="004D18E8" w:rsidRPr="0048211B" w:rsidRDefault="004D18E8" w:rsidP="00645636">
            <w:pPr>
              <w:pStyle w:val="a7"/>
              <w:snapToGrid w:val="0"/>
              <w:ind w:firstLineChars="0" w:firstLine="0"/>
              <w:rPr>
                <w:sz w:val="20"/>
                <w:szCs w:val="20"/>
              </w:rPr>
            </w:pPr>
            <w:r w:rsidRPr="0048211B">
              <w:rPr>
                <w:rFonts w:hint="eastAsia"/>
                <w:sz w:val="20"/>
                <w:szCs w:val="20"/>
              </w:rPr>
              <w:t>対象</w:t>
            </w:r>
          </w:p>
        </w:tc>
        <w:tc>
          <w:tcPr>
            <w:tcW w:w="2694" w:type="dxa"/>
            <w:shd w:val="clear" w:color="auto" w:fill="D9D9D9" w:themeFill="background1" w:themeFillShade="D9"/>
          </w:tcPr>
          <w:p w14:paraId="21DBEF58" w14:textId="77777777" w:rsidR="004D18E8" w:rsidRPr="0048211B" w:rsidRDefault="004D18E8" w:rsidP="00645636">
            <w:pPr>
              <w:pStyle w:val="a7"/>
              <w:snapToGrid w:val="0"/>
              <w:ind w:firstLineChars="0" w:firstLine="0"/>
              <w:rPr>
                <w:sz w:val="20"/>
                <w:szCs w:val="20"/>
              </w:rPr>
            </w:pPr>
            <w:r w:rsidRPr="0048211B">
              <w:rPr>
                <w:rFonts w:hint="eastAsia"/>
                <w:sz w:val="20"/>
                <w:szCs w:val="20"/>
              </w:rPr>
              <w:t>型と多重度</w:t>
            </w:r>
          </w:p>
        </w:tc>
        <w:tc>
          <w:tcPr>
            <w:tcW w:w="4104" w:type="dxa"/>
            <w:shd w:val="clear" w:color="auto" w:fill="D9D9D9" w:themeFill="background1" w:themeFillShade="D9"/>
          </w:tcPr>
          <w:p w14:paraId="0D79CA61" w14:textId="77777777" w:rsidR="004D18E8" w:rsidRPr="0048211B" w:rsidRDefault="004D18E8" w:rsidP="00645636">
            <w:pPr>
              <w:pStyle w:val="a7"/>
              <w:snapToGrid w:val="0"/>
              <w:ind w:firstLineChars="0" w:firstLine="0"/>
              <w:rPr>
                <w:sz w:val="20"/>
                <w:szCs w:val="20"/>
              </w:rPr>
            </w:pPr>
            <w:r w:rsidRPr="0048211B">
              <w:rPr>
                <w:rFonts w:hint="eastAsia"/>
                <w:sz w:val="20"/>
                <w:szCs w:val="20"/>
              </w:rPr>
              <w:t>説明</w:t>
            </w:r>
          </w:p>
        </w:tc>
      </w:tr>
      <w:tr w:rsidR="004D18E8" w:rsidRPr="0048211B" w14:paraId="66C319A8" w14:textId="77777777" w:rsidTr="00645636">
        <w:tc>
          <w:tcPr>
            <w:tcW w:w="1696" w:type="dxa"/>
          </w:tcPr>
          <w:p w14:paraId="344EFD4D" w14:textId="77777777" w:rsidR="004D18E8" w:rsidRPr="0048211B" w:rsidRDefault="004D18E8" w:rsidP="00645636">
            <w:pPr>
              <w:pStyle w:val="a7"/>
              <w:snapToGrid w:val="0"/>
              <w:ind w:firstLineChars="0" w:firstLine="0"/>
              <w:rPr>
                <w:sz w:val="20"/>
                <w:szCs w:val="20"/>
              </w:rPr>
            </w:pPr>
            <w:r w:rsidRPr="0048211B">
              <w:rPr>
                <w:sz w:val="20"/>
                <w:szCs w:val="20"/>
              </w:rPr>
              <w:t>gml:Point</w:t>
            </w:r>
          </w:p>
        </w:tc>
        <w:tc>
          <w:tcPr>
            <w:tcW w:w="2694" w:type="dxa"/>
          </w:tcPr>
          <w:p w14:paraId="555831C3" w14:textId="77777777" w:rsidR="004D18E8" w:rsidRPr="0048211B" w:rsidRDefault="004D18E8" w:rsidP="00645636">
            <w:pPr>
              <w:pStyle w:val="a7"/>
              <w:snapToGrid w:val="0"/>
              <w:ind w:firstLineChars="0" w:firstLine="0"/>
              <w:rPr>
                <w:sz w:val="20"/>
                <w:szCs w:val="20"/>
              </w:rPr>
            </w:pPr>
            <w:r w:rsidRPr="0048211B">
              <w:rPr>
                <w:sz w:val="20"/>
                <w:szCs w:val="20"/>
              </w:rPr>
              <w:t>gml:DirectPosition [1]</w:t>
            </w:r>
          </w:p>
        </w:tc>
        <w:tc>
          <w:tcPr>
            <w:tcW w:w="4104" w:type="dxa"/>
          </w:tcPr>
          <w:p w14:paraId="3379E7EC" w14:textId="77777777" w:rsidR="004D18E8" w:rsidRPr="0048211B" w:rsidRDefault="004D18E8" w:rsidP="00645636">
            <w:pPr>
              <w:pStyle w:val="a7"/>
              <w:snapToGrid w:val="0"/>
              <w:ind w:firstLineChars="0" w:firstLine="0"/>
              <w:rPr>
                <w:sz w:val="20"/>
                <w:szCs w:val="20"/>
              </w:rPr>
            </w:pPr>
            <w:r w:rsidRPr="0048211B">
              <w:rPr>
                <w:rFonts w:hint="eastAsia"/>
                <w:sz w:val="20"/>
                <w:szCs w:val="20"/>
              </w:rPr>
              <w:t>座標値</w:t>
            </w:r>
          </w:p>
        </w:tc>
      </w:tr>
      <w:tr w:rsidR="004D18E8" w:rsidRPr="0048211B" w14:paraId="57A890DF" w14:textId="77777777" w:rsidTr="00645636">
        <w:tc>
          <w:tcPr>
            <w:tcW w:w="1696" w:type="dxa"/>
          </w:tcPr>
          <w:p w14:paraId="65BC2276" w14:textId="77777777" w:rsidR="004D18E8" w:rsidRPr="0048211B" w:rsidRDefault="004D18E8" w:rsidP="00645636">
            <w:pPr>
              <w:pStyle w:val="a7"/>
              <w:snapToGrid w:val="0"/>
              <w:ind w:firstLineChars="0" w:firstLine="0"/>
              <w:rPr>
                <w:sz w:val="20"/>
                <w:szCs w:val="20"/>
              </w:rPr>
            </w:pPr>
            <w:r w:rsidRPr="0048211B">
              <w:rPr>
                <w:sz w:val="20"/>
                <w:szCs w:val="20"/>
              </w:rPr>
              <w:t>gml:LineString</w:t>
            </w:r>
          </w:p>
        </w:tc>
        <w:tc>
          <w:tcPr>
            <w:tcW w:w="2694" w:type="dxa"/>
          </w:tcPr>
          <w:p w14:paraId="7D83004D" w14:textId="77777777" w:rsidR="004D18E8" w:rsidRPr="0048211B" w:rsidRDefault="004D18E8" w:rsidP="00645636">
            <w:pPr>
              <w:pStyle w:val="a7"/>
              <w:snapToGrid w:val="0"/>
              <w:ind w:firstLineChars="0" w:firstLine="0"/>
              <w:rPr>
                <w:sz w:val="20"/>
                <w:szCs w:val="20"/>
              </w:rPr>
            </w:pPr>
            <w:r w:rsidRPr="0048211B">
              <w:rPr>
                <w:sz w:val="20"/>
                <w:szCs w:val="20"/>
              </w:rPr>
              <w:t>gml:DirectPosition [2..*]</w:t>
            </w:r>
          </w:p>
        </w:tc>
        <w:tc>
          <w:tcPr>
            <w:tcW w:w="4104" w:type="dxa"/>
          </w:tcPr>
          <w:p w14:paraId="25AF7858" w14:textId="77777777" w:rsidR="004D18E8" w:rsidRPr="0048211B" w:rsidRDefault="004D18E8" w:rsidP="00645636">
            <w:pPr>
              <w:pStyle w:val="a7"/>
              <w:snapToGrid w:val="0"/>
              <w:ind w:firstLineChars="0" w:firstLine="0"/>
              <w:rPr>
                <w:sz w:val="20"/>
                <w:szCs w:val="20"/>
              </w:rPr>
            </w:pPr>
            <w:r w:rsidRPr="0048211B">
              <w:rPr>
                <w:rFonts w:hint="eastAsia"/>
                <w:sz w:val="20"/>
                <w:szCs w:val="20"/>
              </w:rPr>
              <w:t>線を構成する座標値の列。</w:t>
            </w:r>
          </w:p>
        </w:tc>
      </w:tr>
      <w:tr w:rsidR="004D18E8" w:rsidRPr="0048211B" w14:paraId="397F702C" w14:textId="77777777" w:rsidTr="00645636">
        <w:tc>
          <w:tcPr>
            <w:tcW w:w="1696" w:type="dxa"/>
          </w:tcPr>
          <w:p w14:paraId="78CAB118" w14:textId="77777777" w:rsidR="004D18E8" w:rsidRPr="0048211B" w:rsidRDefault="004D18E8" w:rsidP="00645636">
            <w:pPr>
              <w:pStyle w:val="a7"/>
              <w:snapToGrid w:val="0"/>
              <w:ind w:firstLineChars="0" w:firstLine="0"/>
              <w:rPr>
                <w:rFonts w:asciiTheme="minorEastAsia" w:eastAsiaTheme="minorEastAsia" w:hAnsiTheme="minorEastAsia"/>
                <w:sz w:val="20"/>
                <w:szCs w:val="20"/>
              </w:rPr>
            </w:pPr>
            <w:r w:rsidRPr="0048211B">
              <w:rPr>
                <w:rFonts w:asciiTheme="minorEastAsia" w:eastAsiaTheme="minorEastAsia" w:hAnsiTheme="minorEastAsia"/>
                <w:sz w:val="20"/>
                <w:szCs w:val="20"/>
                <w:shd w:val="clear" w:color="auto" w:fill="FFFFFF"/>
              </w:rPr>
              <w:t>gml:Polygon</w:t>
            </w:r>
          </w:p>
        </w:tc>
        <w:tc>
          <w:tcPr>
            <w:tcW w:w="2694" w:type="dxa"/>
          </w:tcPr>
          <w:p w14:paraId="12F8F01D" w14:textId="77777777" w:rsidR="004D18E8" w:rsidRPr="0048211B" w:rsidRDefault="004D18E8" w:rsidP="00645636">
            <w:pPr>
              <w:pStyle w:val="a7"/>
              <w:snapToGrid w:val="0"/>
              <w:ind w:firstLineChars="0" w:firstLine="0"/>
              <w:rPr>
                <w:sz w:val="20"/>
                <w:szCs w:val="20"/>
              </w:rPr>
            </w:pPr>
            <w:r w:rsidRPr="0048211B">
              <w:rPr>
                <w:sz w:val="20"/>
                <w:szCs w:val="20"/>
              </w:rPr>
              <w:t>gml:_Ring [1]</w:t>
            </w:r>
          </w:p>
        </w:tc>
        <w:tc>
          <w:tcPr>
            <w:tcW w:w="4104" w:type="dxa"/>
          </w:tcPr>
          <w:p w14:paraId="73204EE4" w14:textId="77777777" w:rsidR="004D18E8" w:rsidRPr="0048211B" w:rsidRDefault="004D18E8" w:rsidP="00645636">
            <w:pPr>
              <w:pStyle w:val="a7"/>
              <w:snapToGrid w:val="0"/>
              <w:ind w:firstLineChars="0" w:firstLine="0"/>
              <w:rPr>
                <w:sz w:val="20"/>
                <w:szCs w:val="20"/>
              </w:rPr>
            </w:pPr>
            <w:r w:rsidRPr="0048211B">
              <w:rPr>
                <w:rFonts w:hint="eastAsia"/>
                <w:sz w:val="20"/>
                <w:szCs w:val="20"/>
              </w:rPr>
              <w:t>多角形の外周。役割の定義により内周の定義も可能。</w:t>
            </w:r>
          </w:p>
        </w:tc>
      </w:tr>
    </w:tbl>
    <w:p w14:paraId="2E219378" w14:textId="1B2D749C" w:rsidR="004D18E8" w:rsidRDefault="004D18E8">
      <w:pPr>
        <w:pStyle w:val="22"/>
      </w:pPr>
      <w:r>
        <w:rPr>
          <w:rFonts w:hint="eastAsia"/>
        </w:rPr>
        <w:t xml:space="preserve">　</w:t>
      </w:r>
      <w:bookmarkStart w:id="64" w:name="_Toc103599966"/>
      <w:r>
        <w:rPr>
          <w:rFonts w:hint="eastAsia"/>
        </w:rPr>
        <w:t>レコード情報</w:t>
      </w:r>
      <w:bookmarkEnd w:id="64"/>
    </w:p>
    <w:p w14:paraId="5923232E" w14:textId="4B03542E" w:rsidR="004D18E8" w:rsidRDefault="00495676" w:rsidP="004D18E8">
      <w:pPr>
        <w:pStyle w:val="a7"/>
      </w:pPr>
      <w:r>
        <w:rPr>
          <w:rFonts w:hint="eastAsia"/>
        </w:rPr>
        <w:t>対象物の個々の</w:t>
      </w:r>
      <w:r w:rsidR="0068522F">
        <w:rPr>
          <w:rFonts w:hint="eastAsia"/>
        </w:rPr>
        <w:t>データの</w:t>
      </w:r>
      <w:r>
        <w:rPr>
          <w:rFonts w:hint="eastAsia"/>
        </w:rPr>
        <w:t>記録や更新に関する情報です。</w:t>
      </w:r>
    </w:p>
    <w:tbl>
      <w:tblPr>
        <w:tblStyle w:val="aff"/>
        <w:tblW w:w="8500" w:type="dxa"/>
        <w:tblLook w:val="04A0" w:firstRow="1" w:lastRow="0" w:firstColumn="1" w:lastColumn="0" w:noHBand="0" w:noVBand="1"/>
      </w:tblPr>
      <w:tblGrid>
        <w:gridCol w:w="3397"/>
        <w:gridCol w:w="5103"/>
      </w:tblGrid>
      <w:tr w:rsidR="00AA2822" w:rsidRPr="0048211B" w14:paraId="64059B19" w14:textId="77777777" w:rsidTr="00AA2822">
        <w:tc>
          <w:tcPr>
            <w:tcW w:w="3397" w:type="dxa"/>
            <w:shd w:val="clear" w:color="auto" w:fill="D9D9D9" w:themeFill="background1" w:themeFillShade="D9"/>
          </w:tcPr>
          <w:p w14:paraId="1F3EB0E9" w14:textId="4FCDBCFD" w:rsidR="00AA2822" w:rsidRPr="0048211B" w:rsidRDefault="00AA2822" w:rsidP="00645636">
            <w:pPr>
              <w:pStyle w:val="a7"/>
              <w:snapToGrid w:val="0"/>
              <w:ind w:firstLineChars="0" w:firstLine="0"/>
              <w:rPr>
                <w:sz w:val="20"/>
                <w:szCs w:val="20"/>
              </w:rPr>
            </w:pPr>
            <w:r w:rsidRPr="00AA2822">
              <w:rPr>
                <w:rFonts w:hint="eastAsia"/>
                <w:sz w:val="20"/>
                <w:szCs w:val="18"/>
              </w:rPr>
              <w:t>データ項目</w:t>
            </w:r>
          </w:p>
        </w:tc>
        <w:tc>
          <w:tcPr>
            <w:tcW w:w="5103" w:type="dxa"/>
            <w:shd w:val="clear" w:color="auto" w:fill="D9D9D9" w:themeFill="background1" w:themeFillShade="D9"/>
          </w:tcPr>
          <w:p w14:paraId="2FC2ECDD" w14:textId="77777777" w:rsidR="00AA2822" w:rsidRPr="0048211B" w:rsidRDefault="00AA2822" w:rsidP="00645636">
            <w:pPr>
              <w:pStyle w:val="a7"/>
              <w:snapToGrid w:val="0"/>
              <w:ind w:firstLineChars="0" w:firstLine="0"/>
              <w:rPr>
                <w:sz w:val="20"/>
                <w:szCs w:val="20"/>
              </w:rPr>
            </w:pPr>
            <w:r w:rsidRPr="0048211B">
              <w:rPr>
                <w:rFonts w:hint="eastAsia"/>
                <w:sz w:val="20"/>
                <w:szCs w:val="20"/>
              </w:rPr>
              <w:t>説明</w:t>
            </w:r>
          </w:p>
        </w:tc>
      </w:tr>
      <w:tr w:rsidR="00AA2822" w:rsidRPr="0048211B" w14:paraId="029C3F95" w14:textId="77777777" w:rsidTr="00AA2822">
        <w:tc>
          <w:tcPr>
            <w:tcW w:w="3397" w:type="dxa"/>
          </w:tcPr>
          <w:p w14:paraId="461BEC7E" w14:textId="1F812B94" w:rsidR="00AA2822" w:rsidRPr="0048211B" w:rsidRDefault="00AA2822" w:rsidP="00645636">
            <w:pPr>
              <w:pStyle w:val="a7"/>
              <w:snapToGrid w:val="0"/>
              <w:ind w:firstLineChars="0" w:firstLine="0"/>
              <w:rPr>
                <w:sz w:val="20"/>
                <w:szCs w:val="20"/>
              </w:rPr>
            </w:pPr>
            <w:r>
              <w:rPr>
                <w:rFonts w:hint="eastAsia"/>
                <w:sz w:val="20"/>
                <w:szCs w:val="20"/>
              </w:rPr>
              <w:t>登録日時</w:t>
            </w:r>
          </w:p>
        </w:tc>
        <w:tc>
          <w:tcPr>
            <w:tcW w:w="5103" w:type="dxa"/>
          </w:tcPr>
          <w:p w14:paraId="67D21C80" w14:textId="2D59D9CA" w:rsidR="00AA2822" w:rsidRPr="0048211B" w:rsidRDefault="00AA2822" w:rsidP="00645636">
            <w:pPr>
              <w:pStyle w:val="a7"/>
              <w:snapToGrid w:val="0"/>
              <w:ind w:firstLineChars="0" w:firstLine="0"/>
              <w:rPr>
                <w:sz w:val="20"/>
                <w:szCs w:val="20"/>
              </w:rPr>
            </w:pPr>
            <w:r>
              <w:rPr>
                <w:rFonts w:hint="eastAsia"/>
                <w:sz w:val="20"/>
                <w:szCs w:val="20"/>
              </w:rPr>
              <w:t>レコードを登録した日時</w:t>
            </w:r>
          </w:p>
        </w:tc>
      </w:tr>
      <w:tr w:rsidR="00AA2822" w:rsidRPr="0048211B" w14:paraId="69DAB967" w14:textId="77777777" w:rsidTr="00AA2822">
        <w:tc>
          <w:tcPr>
            <w:tcW w:w="3397" w:type="dxa"/>
          </w:tcPr>
          <w:p w14:paraId="7D82CF42" w14:textId="55D8DE5E" w:rsidR="00AA2822" w:rsidRDefault="00AA2822" w:rsidP="00645636">
            <w:pPr>
              <w:pStyle w:val="a7"/>
              <w:snapToGrid w:val="0"/>
              <w:ind w:firstLineChars="0" w:firstLine="0"/>
              <w:rPr>
                <w:sz w:val="20"/>
                <w:szCs w:val="20"/>
              </w:rPr>
            </w:pPr>
            <w:r>
              <w:rPr>
                <w:rFonts w:hint="eastAsia"/>
                <w:sz w:val="20"/>
                <w:szCs w:val="20"/>
              </w:rPr>
              <w:t>登録者</w:t>
            </w:r>
          </w:p>
        </w:tc>
        <w:tc>
          <w:tcPr>
            <w:tcW w:w="5103" w:type="dxa"/>
          </w:tcPr>
          <w:p w14:paraId="1E56251E" w14:textId="5864C2C6" w:rsidR="00AA2822" w:rsidRPr="0048211B" w:rsidRDefault="00AA2822" w:rsidP="00645636">
            <w:pPr>
              <w:pStyle w:val="a7"/>
              <w:snapToGrid w:val="0"/>
              <w:ind w:firstLineChars="0" w:firstLine="0"/>
              <w:rPr>
                <w:sz w:val="20"/>
                <w:szCs w:val="20"/>
              </w:rPr>
            </w:pPr>
            <w:r>
              <w:rPr>
                <w:rFonts w:hint="eastAsia"/>
                <w:sz w:val="20"/>
                <w:szCs w:val="20"/>
              </w:rPr>
              <w:t>レコード登録者</w:t>
            </w:r>
          </w:p>
        </w:tc>
      </w:tr>
      <w:tr w:rsidR="00AA2822" w:rsidRPr="0048211B" w14:paraId="5EFAB45F" w14:textId="77777777" w:rsidTr="00AA2822">
        <w:tc>
          <w:tcPr>
            <w:tcW w:w="3397" w:type="dxa"/>
          </w:tcPr>
          <w:p w14:paraId="3F3FEBE1" w14:textId="720DCB38" w:rsidR="00AA2822" w:rsidRPr="0048211B" w:rsidRDefault="00AA2822" w:rsidP="00645636">
            <w:pPr>
              <w:pStyle w:val="a7"/>
              <w:snapToGrid w:val="0"/>
              <w:ind w:firstLineChars="0" w:firstLine="0"/>
              <w:rPr>
                <w:sz w:val="20"/>
                <w:szCs w:val="20"/>
              </w:rPr>
            </w:pPr>
            <w:r>
              <w:rPr>
                <w:rFonts w:hint="eastAsia"/>
                <w:sz w:val="20"/>
                <w:szCs w:val="20"/>
              </w:rPr>
              <w:t>最終更新日時</w:t>
            </w:r>
          </w:p>
        </w:tc>
        <w:tc>
          <w:tcPr>
            <w:tcW w:w="5103" w:type="dxa"/>
          </w:tcPr>
          <w:p w14:paraId="128A4EB8" w14:textId="50C0722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レコードを最後に更新した日時</w:t>
            </w:r>
          </w:p>
        </w:tc>
      </w:tr>
      <w:tr w:rsidR="00AA2822" w:rsidRPr="0048211B" w14:paraId="32C0F92B" w14:textId="77777777" w:rsidTr="00AA2822">
        <w:tc>
          <w:tcPr>
            <w:tcW w:w="3397" w:type="dxa"/>
          </w:tcPr>
          <w:p w14:paraId="52E67DF2" w14:textId="78C86980" w:rsidR="00AA2822" w:rsidRPr="0048211B" w:rsidRDefault="00AA2822" w:rsidP="00645636">
            <w:pPr>
              <w:pStyle w:val="a7"/>
              <w:snapToGrid w:val="0"/>
              <w:ind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shd w:val="clear" w:color="auto" w:fill="FFFFFF"/>
              </w:rPr>
              <w:t>更新者</w:t>
            </w:r>
          </w:p>
        </w:tc>
        <w:tc>
          <w:tcPr>
            <w:tcW w:w="5103" w:type="dxa"/>
          </w:tcPr>
          <w:p w14:paraId="4D78EA4A" w14:textId="5687294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レコードを最後に更新した更新者</w:t>
            </w:r>
          </w:p>
        </w:tc>
      </w:tr>
    </w:tbl>
    <w:p w14:paraId="62FE5DF8" w14:textId="267A68CD" w:rsidR="0051535A" w:rsidRDefault="006013F9">
      <w:pPr>
        <w:pStyle w:val="22"/>
      </w:pPr>
      <w:bookmarkStart w:id="65" w:name="_Toc100661863"/>
      <w:r>
        <w:rPr>
          <w:rFonts w:hint="eastAsia"/>
        </w:rPr>
        <w:lastRenderedPageBreak/>
        <w:t xml:space="preserve">　</w:t>
      </w:r>
      <w:bookmarkStart w:id="66" w:name="_Toc103599967"/>
      <w:r>
        <w:rPr>
          <w:rFonts w:hint="eastAsia"/>
        </w:rPr>
        <w:t>アクセシビリティ</w:t>
      </w:r>
      <w:r>
        <w:rPr>
          <w:rStyle w:val="affa"/>
        </w:rPr>
        <w:footnoteReference w:id="17"/>
      </w:r>
      <w:r>
        <w:rPr>
          <w:rFonts w:hint="eastAsia"/>
        </w:rPr>
        <w:t>データ</w:t>
      </w:r>
      <w:bookmarkEnd w:id="65"/>
      <w:bookmarkEnd w:id="66"/>
    </w:p>
    <w:p w14:paraId="5367CE0E" w14:textId="431C5BB9" w:rsidR="0051535A" w:rsidRPr="00360F1A" w:rsidRDefault="0051535A" w:rsidP="0051535A">
      <w:pPr>
        <w:pStyle w:val="a6"/>
        <w:spacing w:after="48"/>
        <w:ind w:firstLine="240"/>
      </w:pPr>
      <w:r>
        <w:rPr>
          <w:rFonts w:hint="eastAsia"/>
        </w:rPr>
        <w:t>アクセシビリティに関する情報提供を行う際は、以下のデータ項目を</w:t>
      </w:r>
      <w:r w:rsidR="004B591F">
        <w:rPr>
          <w:rFonts w:hint="eastAsia"/>
        </w:rPr>
        <w:t>参照します</w:t>
      </w:r>
      <w:r>
        <w:rPr>
          <w:rFonts w:hint="eastAsia"/>
        </w:rPr>
        <w:t>。いずれのデータ項目も対応可否を「有」、「無」、「不明または未確認=空白」で</w:t>
      </w:r>
      <w:r w:rsidR="00BF7352">
        <w:rPr>
          <w:rFonts w:hint="eastAsia"/>
        </w:rPr>
        <w:t>記載します</w:t>
      </w:r>
      <w:r>
        <w:rPr>
          <w:rFonts w:hint="eastAsia"/>
        </w:rPr>
        <w:t>。施設や設備、イベント、サービス等を扱うデータモデルでの適用が推奨され</w:t>
      </w:r>
      <w:r w:rsidR="009134CF">
        <w:rPr>
          <w:rFonts w:hint="eastAsia"/>
        </w:rPr>
        <w:t>ます</w:t>
      </w:r>
      <w:r>
        <w:rPr>
          <w:rFonts w:hint="eastAsia"/>
        </w:rPr>
        <w:t>。「GIFコアデータモデル（アクセシビリティ）」を参照</w:t>
      </w:r>
      <w:r w:rsidR="00D379D3">
        <w:rPr>
          <w:rFonts w:hint="eastAsia"/>
        </w:rPr>
        <w:t>し</w:t>
      </w:r>
      <w:r w:rsidR="009134CF">
        <w:rPr>
          <w:rFonts w:hint="eastAsia"/>
        </w:rPr>
        <w:t>てください</w:t>
      </w:r>
      <w:r>
        <w:rPr>
          <w:rFonts w:hint="eastAsia"/>
        </w:rPr>
        <w:t>。</w:t>
      </w:r>
    </w:p>
    <w:tbl>
      <w:tblPr>
        <w:tblW w:w="8500" w:type="dxa"/>
        <w:tblCellMar>
          <w:left w:w="99" w:type="dxa"/>
          <w:right w:w="99" w:type="dxa"/>
        </w:tblCellMar>
        <w:tblLook w:val="04A0" w:firstRow="1" w:lastRow="0" w:firstColumn="1" w:lastColumn="0" w:noHBand="0" w:noVBand="1"/>
      </w:tblPr>
      <w:tblGrid>
        <w:gridCol w:w="3397"/>
        <w:gridCol w:w="5103"/>
      </w:tblGrid>
      <w:tr w:rsidR="0051535A" w:rsidRPr="007D4DCB" w14:paraId="5DC4A74F" w14:textId="77777777" w:rsidTr="0048211B">
        <w:trPr>
          <w:trHeight w:val="151"/>
        </w:trPr>
        <w:tc>
          <w:tcPr>
            <w:tcW w:w="3397" w:type="dxa"/>
            <w:tcBorders>
              <w:top w:val="single" w:sz="4" w:space="0" w:color="auto"/>
              <w:left w:val="single" w:sz="4" w:space="0" w:color="auto"/>
              <w:bottom w:val="single" w:sz="4" w:space="0" w:color="auto"/>
              <w:right w:val="single" w:sz="4" w:space="0" w:color="auto"/>
            </w:tcBorders>
            <w:shd w:val="clear" w:color="000000" w:fill="F2F2F2"/>
            <w:hideMark/>
          </w:tcPr>
          <w:p w14:paraId="5058DC8E" w14:textId="24220B26" w:rsidR="0051535A" w:rsidRPr="007D4DCB" w:rsidRDefault="0051535A" w:rsidP="00F10999">
            <w:pPr>
              <w:pStyle w:val="afff7"/>
              <w:snapToGrid w:val="0"/>
            </w:pPr>
            <w:r>
              <w:rPr>
                <w:rFonts w:hint="eastAsia"/>
              </w:rPr>
              <w:t>データ項目</w:t>
            </w:r>
          </w:p>
        </w:tc>
        <w:tc>
          <w:tcPr>
            <w:tcW w:w="5103" w:type="dxa"/>
            <w:tcBorders>
              <w:top w:val="single" w:sz="4" w:space="0" w:color="auto"/>
              <w:left w:val="nil"/>
              <w:bottom w:val="single" w:sz="4" w:space="0" w:color="auto"/>
              <w:right w:val="single" w:sz="4" w:space="0" w:color="auto"/>
            </w:tcBorders>
            <w:shd w:val="clear" w:color="000000" w:fill="F2F2F2"/>
            <w:hideMark/>
          </w:tcPr>
          <w:p w14:paraId="7C121BE2" w14:textId="77777777" w:rsidR="0051535A" w:rsidRPr="007D4DCB" w:rsidRDefault="0051535A" w:rsidP="00F10999">
            <w:pPr>
              <w:pStyle w:val="afff7"/>
              <w:snapToGrid w:val="0"/>
            </w:pPr>
            <w:r w:rsidRPr="007D4DCB">
              <w:rPr>
                <w:rFonts w:hint="eastAsia"/>
              </w:rPr>
              <w:t>説明</w:t>
            </w:r>
          </w:p>
        </w:tc>
      </w:tr>
      <w:tr w:rsidR="0051535A" w:rsidRPr="007D4DCB" w14:paraId="3820E7CB" w14:textId="77777777" w:rsidTr="0048211B">
        <w:trPr>
          <w:trHeight w:val="70"/>
        </w:trPr>
        <w:tc>
          <w:tcPr>
            <w:tcW w:w="3397" w:type="dxa"/>
            <w:tcBorders>
              <w:top w:val="nil"/>
              <w:left w:val="single" w:sz="4" w:space="0" w:color="auto"/>
              <w:bottom w:val="single" w:sz="4" w:space="0" w:color="auto"/>
              <w:right w:val="single" w:sz="4" w:space="0" w:color="auto"/>
            </w:tcBorders>
            <w:shd w:val="clear" w:color="000000" w:fill="FFFFFF"/>
            <w:hideMark/>
          </w:tcPr>
          <w:p w14:paraId="5C53656D" w14:textId="77777777" w:rsidR="0051535A" w:rsidRPr="007D4DCB" w:rsidRDefault="0051535A" w:rsidP="00F10999">
            <w:pPr>
              <w:pStyle w:val="afff7"/>
              <w:snapToGrid w:val="0"/>
            </w:pPr>
            <w:r>
              <w:rPr>
                <w:rFonts w:hint="eastAsia"/>
              </w:rPr>
              <w:t>車椅子可</w:t>
            </w:r>
          </w:p>
        </w:tc>
        <w:tc>
          <w:tcPr>
            <w:tcW w:w="5103" w:type="dxa"/>
            <w:tcBorders>
              <w:top w:val="nil"/>
              <w:left w:val="nil"/>
              <w:bottom w:val="single" w:sz="4" w:space="0" w:color="auto"/>
              <w:right w:val="single" w:sz="4" w:space="0" w:color="auto"/>
            </w:tcBorders>
            <w:shd w:val="clear" w:color="000000" w:fill="FFFFFF"/>
            <w:hideMark/>
          </w:tcPr>
          <w:p w14:paraId="0666FDBD" w14:textId="77777777" w:rsidR="0051535A" w:rsidRPr="007D4DCB" w:rsidRDefault="0051535A" w:rsidP="00F10999">
            <w:pPr>
              <w:pStyle w:val="afff7"/>
              <w:snapToGrid w:val="0"/>
            </w:pPr>
            <w:r>
              <w:rPr>
                <w:rFonts w:hint="eastAsia"/>
              </w:rPr>
              <w:t>車椅子の使用可否を記載。</w:t>
            </w:r>
          </w:p>
        </w:tc>
      </w:tr>
      <w:tr w:rsidR="0051535A" w:rsidRPr="007D4DCB" w14:paraId="24478B6A" w14:textId="77777777" w:rsidTr="0048211B">
        <w:trPr>
          <w:trHeight w:val="329"/>
        </w:trPr>
        <w:tc>
          <w:tcPr>
            <w:tcW w:w="3397" w:type="dxa"/>
            <w:tcBorders>
              <w:top w:val="nil"/>
              <w:left w:val="single" w:sz="4" w:space="0" w:color="auto"/>
              <w:bottom w:val="single" w:sz="4" w:space="0" w:color="auto"/>
              <w:right w:val="single" w:sz="4" w:space="0" w:color="auto"/>
            </w:tcBorders>
            <w:shd w:val="clear" w:color="000000" w:fill="FFFFFF"/>
            <w:hideMark/>
          </w:tcPr>
          <w:p w14:paraId="6169300F" w14:textId="77777777" w:rsidR="0051535A" w:rsidRPr="007D4DCB" w:rsidRDefault="0051535A" w:rsidP="00F10999">
            <w:pPr>
              <w:pStyle w:val="afff7"/>
              <w:snapToGrid w:val="0"/>
            </w:pPr>
            <w:r>
              <w:rPr>
                <w:rFonts w:hint="eastAsia"/>
              </w:rPr>
              <w:t>車椅子貸出</w:t>
            </w:r>
          </w:p>
        </w:tc>
        <w:tc>
          <w:tcPr>
            <w:tcW w:w="5103" w:type="dxa"/>
            <w:tcBorders>
              <w:top w:val="nil"/>
              <w:left w:val="nil"/>
              <w:bottom w:val="single" w:sz="4" w:space="0" w:color="auto"/>
              <w:right w:val="single" w:sz="4" w:space="0" w:color="auto"/>
            </w:tcBorders>
            <w:shd w:val="clear" w:color="000000" w:fill="FFFFFF"/>
            <w:hideMark/>
          </w:tcPr>
          <w:p w14:paraId="1B659D12" w14:textId="77777777" w:rsidR="0051535A" w:rsidRPr="007D4DCB" w:rsidRDefault="0051535A" w:rsidP="00F10999">
            <w:pPr>
              <w:pStyle w:val="afff7"/>
              <w:snapToGrid w:val="0"/>
            </w:pPr>
            <w:r>
              <w:rPr>
                <w:rFonts w:hint="eastAsia"/>
              </w:rPr>
              <w:t>車椅子貸出の有無を記載。</w:t>
            </w:r>
          </w:p>
        </w:tc>
      </w:tr>
      <w:tr w:rsidR="0051535A" w:rsidRPr="007D4DCB" w14:paraId="6C944386"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67BC2D1C" w14:textId="77777777" w:rsidR="0051535A" w:rsidRPr="007D4DCB" w:rsidRDefault="0051535A" w:rsidP="00F10999">
            <w:pPr>
              <w:pStyle w:val="afff7"/>
              <w:snapToGrid w:val="0"/>
            </w:pPr>
            <w:r>
              <w:rPr>
                <w:rFonts w:hint="eastAsia"/>
              </w:rPr>
              <w:t>ツエ貸出</w:t>
            </w:r>
          </w:p>
        </w:tc>
        <w:tc>
          <w:tcPr>
            <w:tcW w:w="5103" w:type="dxa"/>
            <w:tcBorders>
              <w:top w:val="nil"/>
              <w:left w:val="nil"/>
              <w:bottom w:val="single" w:sz="4" w:space="0" w:color="auto"/>
              <w:right w:val="single" w:sz="4" w:space="0" w:color="auto"/>
            </w:tcBorders>
            <w:shd w:val="clear" w:color="000000" w:fill="FFFFFF"/>
            <w:hideMark/>
          </w:tcPr>
          <w:p w14:paraId="391B6F94" w14:textId="77777777" w:rsidR="0051535A" w:rsidRPr="007D4DCB" w:rsidRDefault="0051535A" w:rsidP="00F10999">
            <w:pPr>
              <w:pStyle w:val="afff7"/>
              <w:snapToGrid w:val="0"/>
            </w:pPr>
            <w:r>
              <w:rPr>
                <w:rFonts w:hint="eastAsia"/>
              </w:rPr>
              <w:t>ツエ貸出の有無を記載。</w:t>
            </w:r>
          </w:p>
        </w:tc>
      </w:tr>
      <w:tr w:rsidR="0051535A" w:rsidRPr="007D4DCB" w14:paraId="55D259EA" w14:textId="77777777" w:rsidTr="0048211B">
        <w:trPr>
          <w:trHeight w:val="281"/>
        </w:trPr>
        <w:tc>
          <w:tcPr>
            <w:tcW w:w="3397" w:type="dxa"/>
            <w:tcBorders>
              <w:top w:val="nil"/>
              <w:left w:val="single" w:sz="4" w:space="0" w:color="auto"/>
              <w:bottom w:val="single" w:sz="4" w:space="0" w:color="auto"/>
              <w:right w:val="single" w:sz="4" w:space="0" w:color="auto"/>
            </w:tcBorders>
            <w:shd w:val="clear" w:color="000000" w:fill="FFFFFF"/>
            <w:hideMark/>
          </w:tcPr>
          <w:p w14:paraId="0EEF65D1" w14:textId="5C51BB28" w:rsidR="0051535A" w:rsidRPr="007D4DCB" w:rsidRDefault="0051535A" w:rsidP="00F10999">
            <w:pPr>
              <w:pStyle w:val="afff7"/>
              <w:snapToGrid w:val="0"/>
            </w:pPr>
            <w:del w:id="67" w:author="作成者">
              <w:r w:rsidDel="002B49F0">
                <w:rPr>
                  <w:rFonts w:hint="eastAsia"/>
                </w:rPr>
                <w:delText>多目的トイレ</w:delText>
              </w:r>
            </w:del>
            <w:ins w:id="68" w:author="作成者">
              <w:r w:rsidR="002B49F0">
                <w:rPr>
                  <w:rFonts w:hint="eastAsia"/>
                </w:rPr>
                <w:t>バリアフリートイレ</w:t>
              </w:r>
            </w:ins>
          </w:p>
        </w:tc>
        <w:tc>
          <w:tcPr>
            <w:tcW w:w="5103" w:type="dxa"/>
            <w:tcBorders>
              <w:top w:val="nil"/>
              <w:left w:val="nil"/>
              <w:bottom w:val="single" w:sz="4" w:space="0" w:color="auto"/>
              <w:right w:val="single" w:sz="4" w:space="0" w:color="auto"/>
            </w:tcBorders>
            <w:shd w:val="clear" w:color="000000" w:fill="FFFFFF"/>
            <w:hideMark/>
          </w:tcPr>
          <w:p w14:paraId="1121B967" w14:textId="404F823C" w:rsidR="0051535A" w:rsidRPr="007D4DCB" w:rsidRDefault="0051535A" w:rsidP="00F10999">
            <w:pPr>
              <w:pStyle w:val="afff7"/>
              <w:snapToGrid w:val="0"/>
            </w:pPr>
            <w:del w:id="69" w:author="作成者">
              <w:r w:rsidDel="002B49F0">
                <w:rPr>
                  <w:rFonts w:hint="eastAsia"/>
                </w:rPr>
                <w:delText>多目的トイレ</w:delText>
              </w:r>
            </w:del>
            <w:ins w:id="70" w:author="作成者">
              <w:r w:rsidR="002B49F0">
                <w:rPr>
                  <w:rFonts w:hint="eastAsia"/>
                </w:rPr>
                <w:t>バリアフリートイレ</w:t>
              </w:r>
            </w:ins>
            <w:r>
              <w:rPr>
                <w:rFonts w:hint="eastAsia"/>
              </w:rPr>
              <w:t>の有無を記載。</w:t>
            </w:r>
          </w:p>
        </w:tc>
      </w:tr>
      <w:tr w:rsidR="0051535A" w:rsidRPr="007D4DCB" w14:paraId="5EBF508C" w14:textId="77777777" w:rsidTr="0048211B">
        <w:trPr>
          <w:trHeight w:val="420"/>
        </w:trPr>
        <w:tc>
          <w:tcPr>
            <w:tcW w:w="3397" w:type="dxa"/>
            <w:tcBorders>
              <w:top w:val="nil"/>
              <w:left w:val="single" w:sz="4" w:space="0" w:color="auto"/>
              <w:bottom w:val="single" w:sz="4" w:space="0" w:color="auto"/>
              <w:right w:val="single" w:sz="4" w:space="0" w:color="auto"/>
            </w:tcBorders>
            <w:shd w:val="clear" w:color="000000" w:fill="FFFFFF"/>
          </w:tcPr>
          <w:p w14:paraId="01D05A60" w14:textId="77777777" w:rsidR="0051535A" w:rsidRPr="007D4DCB" w:rsidRDefault="0051535A" w:rsidP="00F10999">
            <w:pPr>
              <w:pStyle w:val="afff7"/>
              <w:snapToGrid w:val="0"/>
            </w:pPr>
            <w:r w:rsidRPr="00874D87">
              <w:rPr>
                <w:rFonts w:hint="eastAsia"/>
              </w:rPr>
              <w:t>スロープ、エレベータ、エスカレータ</w:t>
            </w:r>
          </w:p>
        </w:tc>
        <w:tc>
          <w:tcPr>
            <w:tcW w:w="5103" w:type="dxa"/>
            <w:tcBorders>
              <w:top w:val="nil"/>
              <w:left w:val="nil"/>
              <w:bottom w:val="single" w:sz="4" w:space="0" w:color="auto"/>
              <w:right w:val="single" w:sz="4" w:space="0" w:color="auto"/>
            </w:tcBorders>
            <w:shd w:val="clear" w:color="000000" w:fill="FFFFFF"/>
          </w:tcPr>
          <w:p w14:paraId="3127CBB9" w14:textId="77777777" w:rsidR="0051535A" w:rsidRPr="007D4DCB" w:rsidRDefault="0051535A" w:rsidP="00F10999">
            <w:pPr>
              <w:pStyle w:val="afff7"/>
              <w:snapToGrid w:val="0"/>
            </w:pPr>
            <w:r w:rsidRPr="00874D87">
              <w:rPr>
                <w:rFonts w:hint="eastAsia"/>
              </w:rPr>
              <w:t>スロープ、エレベータ、エスカレータの有無を記載。</w:t>
            </w:r>
          </w:p>
        </w:tc>
      </w:tr>
      <w:tr w:rsidR="0051535A" w:rsidRPr="007D4DCB" w14:paraId="5461EE36" w14:textId="77777777" w:rsidTr="0048211B">
        <w:trPr>
          <w:trHeight w:val="179"/>
        </w:trPr>
        <w:tc>
          <w:tcPr>
            <w:tcW w:w="3397" w:type="dxa"/>
            <w:tcBorders>
              <w:top w:val="nil"/>
              <w:left w:val="single" w:sz="4" w:space="0" w:color="auto"/>
              <w:bottom w:val="single" w:sz="4" w:space="0" w:color="auto"/>
              <w:right w:val="single" w:sz="4" w:space="0" w:color="auto"/>
            </w:tcBorders>
            <w:shd w:val="clear" w:color="000000" w:fill="FFFFFF"/>
          </w:tcPr>
          <w:p w14:paraId="6C82019E" w14:textId="77777777" w:rsidR="0051535A" w:rsidRPr="007D4DCB" w:rsidRDefault="0051535A" w:rsidP="00F10999">
            <w:pPr>
              <w:pStyle w:val="afff7"/>
              <w:snapToGrid w:val="0"/>
            </w:pPr>
            <w:r>
              <w:rPr>
                <w:rFonts w:hint="eastAsia"/>
              </w:rPr>
              <w:t>点字ブロック等の移動支援</w:t>
            </w:r>
          </w:p>
        </w:tc>
        <w:tc>
          <w:tcPr>
            <w:tcW w:w="5103" w:type="dxa"/>
            <w:tcBorders>
              <w:top w:val="nil"/>
              <w:left w:val="nil"/>
              <w:bottom w:val="single" w:sz="4" w:space="0" w:color="auto"/>
              <w:right w:val="single" w:sz="4" w:space="0" w:color="auto"/>
            </w:tcBorders>
            <w:shd w:val="clear" w:color="000000" w:fill="FFFFFF"/>
          </w:tcPr>
          <w:p w14:paraId="528506C7" w14:textId="77777777" w:rsidR="0051535A" w:rsidRPr="007D4DCB" w:rsidRDefault="0051535A" w:rsidP="00F10999">
            <w:pPr>
              <w:pStyle w:val="afff7"/>
              <w:snapToGrid w:val="0"/>
            </w:pPr>
            <w:r>
              <w:rPr>
                <w:rFonts w:hint="eastAsia"/>
              </w:rPr>
              <w:t>点字ブロック等の移動支援の有無を記載。</w:t>
            </w:r>
          </w:p>
        </w:tc>
      </w:tr>
      <w:tr w:rsidR="0051535A" w:rsidRPr="007D4DCB" w14:paraId="446B049B" w14:textId="77777777" w:rsidTr="0048211B">
        <w:trPr>
          <w:trHeight w:val="183"/>
        </w:trPr>
        <w:tc>
          <w:tcPr>
            <w:tcW w:w="3397" w:type="dxa"/>
            <w:tcBorders>
              <w:top w:val="nil"/>
              <w:left w:val="single" w:sz="4" w:space="0" w:color="auto"/>
              <w:bottom w:val="single" w:sz="4" w:space="0" w:color="auto"/>
              <w:right w:val="single" w:sz="4" w:space="0" w:color="auto"/>
            </w:tcBorders>
            <w:shd w:val="clear" w:color="000000" w:fill="FFFFFF"/>
          </w:tcPr>
          <w:p w14:paraId="4BFC795D" w14:textId="77777777" w:rsidR="0051535A" w:rsidRPr="007D4DCB" w:rsidRDefault="0051535A" w:rsidP="00F10999">
            <w:pPr>
              <w:pStyle w:val="afff7"/>
              <w:snapToGrid w:val="0"/>
            </w:pPr>
            <w:r>
              <w:rPr>
                <w:rFonts w:hint="eastAsia"/>
              </w:rPr>
              <w:t>点字や読上による支援</w:t>
            </w:r>
          </w:p>
        </w:tc>
        <w:tc>
          <w:tcPr>
            <w:tcW w:w="5103" w:type="dxa"/>
            <w:tcBorders>
              <w:top w:val="nil"/>
              <w:left w:val="nil"/>
              <w:bottom w:val="single" w:sz="4" w:space="0" w:color="auto"/>
              <w:right w:val="single" w:sz="4" w:space="0" w:color="auto"/>
            </w:tcBorders>
            <w:shd w:val="clear" w:color="000000" w:fill="FFFFFF"/>
          </w:tcPr>
          <w:p w14:paraId="2FC8C645" w14:textId="77777777" w:rsidR="0051535A" w:rsidRPr="007D4DCB" w:rsidRDefault="0051535A" w:rsidP="00F10999">
            <w:pPr>
              <w:pStyle w:val="afff7"/>
              <w:snapToGrid w:val="0"/>
            </w:pPr>
            <w:r>
              <w:rPr>
                <w:rFonts w:hint="eastAsia"/>
              </w:rPr>
              <w:t>点字や読上による支援の有無を記載。</w:t>
            </w:r>
          </w:p>
        </w:tc>
      </w:tr>
      <w:tr w:rsidR="0051535A" w:rsidRPr="007D4DCB" w14:paraId="30001EF6" w14:textId="77777777" w:rsidTr="0048211B">
        <w:trPr>
          <w:trHeight w:val="201"/>
        </w:trPr>
        <w:tc>
          <w:tcPr>
            <w:tcW w:w="3397" w:type="dxa"/>
            <w:tcBorders>
              <w:top w:val="nil"/>
              <w:left w:val="single" w:sz="4" w:space="0" w:color="auto"/>
              <w:bottom w:val="single" w:sz="4" w:space="0" w:color="auto"/>
              <w:right w:val="single" w:sz="4" w:space="0" w:color="auto"/>
            </w:tcBorders>
            <w:shd w:val="clear" w:color="000000" w:fill="FFFFFF"/>
          </w:tcPr>
          <w:p w14:paraId="589C8958" w14:textId="77777777" w:rsidR="0051535A" w:rsidRPr="007D4DCB" w:rsidRDefault="0051535A" w:rsidP="00F10999">
            <w:pPr>
              <w:pStyle w:val="afff7"/>
              <w:snapToGrid w:val="0"/>
            </w:pPr>
            <w:r>
              <w:rPr>
                <w:rFonts w:hint="eastAsia"/>
              </w:rPr>
              <w:t>盲導犬・介助犬、聴導犬同伴</w:t>
            </w:r>
          </w:p>
        </w:tc>
        <w:tc>
          <w:tcPr>
            <w:tcW w:w="5103" w:type="dxa"/>
            <w:tcBorders>
              <w:top w:val="nil"/>
              <w:left w:val="nil"/>
              <w:bottom w:val="single" w:sz="4" w:space="0" w:color="auto"/>
              <w:right w:val="single" w:sz="4" w:space="0" w:color="auto"/>
            </w:tcBorders>
            <w:shd w:val="clear" w:color="000000" w:fill="FFFFFF"/>
          </w:tcPr>
          <w:p w14:paraId="084DE969" w14:textId="77777777" w:rsidR="0051535A" w:rsidRPr="007D4DCB" w:rsidRDefault="0051535A" w:rsidP="00F10999">
            <w:pPr>
              <w:pStyle w:val="afff7"/>
              <w:snapToGrid w:val="0"/>
            </w:pPr>
            <w:r>
              <w:rPr>
                <w:rFonts w:hint="eastAsia"/>
              </w:rPr>
              <w:t>盲導犬・介助犬同伴の有無を記載。</w:t>
            </w:r>
          </w:p>
        </w:tc>
      </w:tr>
      <w:tr w:rsidR="0051535A" w:rsidRPr="007D4DCB" w14:paraId="107A16B1" w14:textId="77777777" w:rsidTr="0048211B">
        <w:trPr>
          <w:trHeight w:val="219"/>
        </w:trPr>
        <w:tc>
          <w:tcPr>
            <w:tcW w:w="3397" w:type="dxa"/>
            <w:tcBorders>
              <w:top w:val="nil"/>
              <w:left w:val="single" w:sz="4" w:space="0" w:color="auto"/>
              <w:bottom w:val="single" w:sz="4" w:space="0" w:color="auto"/>
              <w:right w:val="single" w:sz="4" w:space="0" w:color="auto"/>
            </w:tcBorders>
            <w:shd w:val="clear" w:color="000000" w:fill="FFFFFF"/>
          </w:tcPr>
          <w:p w14:paraId="0FB09797" w14:textId="77777777" w:rsidR="0051535A" w:rsidRPr="007D4DCB" w:rsidRDefault="0051535A" w:rsidP="00F10999">
            <w:pPr>
              <w:pStyle w:val="afff7"/>
              <w:snapToGrid w:val="0"/>
            </w:pPr>
            <w:r>
              <w:rPr>
                <w:rFonts w:hint="eastAsia"/>
              </w:rPr>
              <w:t>字幕</w:t>
            </w:r>
          </w:p>
        </w:tc>
        <w:tc>
          <w:tcPr>
            <w:tcW w:w="5103" w:type="dxa"/>
            <w:tcBorders>
              <w:top w:val="nil"/>
              <w:left w:val="nil"/>
              <w:bottom w:val="single" w:sz="4" w:space="0" w:color="auto"/>
              <w:right w:val="single" w:sz="4" w:space="0" w:color="auto"/>
            </w:tcBorders>
            <w:shd w:val="clear" w:color="000000" w:fill="FFFFFF"/>
          </w:tcPr>
          <w:p w14:paraId="04B435A1" w14:textId="77777777" w:rsidR="0051535A" w:rsidRPr="007D4DCB" w:rsidRDefault="0051535A" w:rsidP="00F10999">
            <w:pPr>
              <w:pStyle w:val="afff7"/>
              <w:snapToGrid w:val="0"/>
            </w:pPr>
            <w:r>
              <w:rPr>
                <w:rFonts w:hint="eastAsia"/>
              </w:rPr>
              <w:t>字幕の有無を記載。</w:t>
            </w:r>
          </w:p>
        </w:tc>
      </w:tr>
      <w:tr w:rsidR="0051535A" w:rsidRPr="007D4DCB" w14:paraId="3060D117" w14:textId="77777777" w:rsidTr="0048211B">
        <w:trPr>
          <w:trHeight w:val="223"/>
        </w:trPr>
        <w:tc>
          <w:tcPr>
            <w:tcW w:w="3397" w:type="dxa"/>
            <w:tcBorders>
              <w:top w:val="nil"/>
              <w:left w:val="single" w:sz="4" w:space="0" w:color="auto"/>
              <w:bottom w:val="single" w:sz="4" w:space="0" w:color="auto"/>
              <w:right w:val="single" w:sz="4" w:space="0" w:color="auto"/>
            </w:tcBorders>
            <w:shd w:val="clear" w:color="000000" w:fill="FFFFFF"/>
          </w:tcPr>
          <w:p w14:paraId="36C5366E" w14:textId="77777777" w:rsidR="0051535A" w:rsidRPr="007D4DCB" w:rsidRDefault="0051535A" w:rsidP="00F10999">
            <w:pPr>
              <w:pStyle w:val="afff7"/>
              <w:snapToGrid w:val="0"/>
            </w:pPr>
            <w:r>
              <w:rPr>
                <w:rFonts w:hint="eastAsia"/>
              </w:rPr>
              <w:t>筆談対応</w:t>
            </w:r>
          </w:p>
        </w:tc>
        <w:tc>
          <w:tcPr>
            <w:tcW w:w="5103" w:type="dxa"/>
            <w:tcBorders>
              <w:top w:val="nil"/>
              <w:left w:val="nil"/>
              <w:bottom w:val="single" w:sz="4" w:space="0" w:color="auto"/>
              <w:right w:val="single" w:sz="4" w:space="0" w:color="auto"/>
            </w:tcBorders>
            <w:shd w:val="clear" w:color="000000" w:fill="FFFFFF"/>
          </w:tcPr>
          <w:p w14:paraId="46C5E14B" w14:textId="77777777" w:rsidR="0051535A" w:rsidRPr="007D4DCB" w:rsidRDefault="0051535A" w:rsidP="00F10999">
            <w:pPr>
              <w:pStyle w:val="afff7"/>
              <w:snapToGrid w:val="0"/>
            </w:pPr>
            <w:r>
              <w:rPr>
                <w:rFonts w:hint="eastAsia"/>
              </w:rPr>
              <w:t>筆談対応の有無を記載。</w:t>
            </w:r>
          </w:p>
        </w:tc>
      </w:tr>
      <w:tr w:rsidR="0051535A" w:rsidRPr="007D4DCB" w14:paraId="3FF807EB" w14:textId="77777777" w:rsidTr="0048211B">
        <w:trPr>
          <w:trHeight w:val="241"/>
        </w:trPr>
        <w:tc>
          <w:tcPr>
            <w:tcW w:w="3397" w:type="dxa"/>
            <w:tcBorders>
              <w:top w:val="nil"/>
              <w:left w:val="single" w:sz="4" w:space="0" w:color="auto"/>
              <w:bottom w:val="single" w:sz="4" w:space="0" w:color="auto"/>
              <w:right w:val="single" w:sz="4" w:space="0" w:color="auto"/>
            </w:tcBorders>
            <w:shd w:val="clear" w:color="000000" w:fill="FFFFFF"/>
          </w:tcPr>
          <w:p w14:paraId="0D4226D7" w14:textId="77777777" w:rsidR="0051535A" w:rsidRPr="007D4DCB" w:rsidRDefault="0051535A" w:rsidP="00F10999">
            <w:pPr>
              <w:pStyle w:val="afff7"/>
              <w:snapToGrid w:val="0"/>
            </w:pPr>
            <w:r>
              <w:rPr>
                <w:rFonts w:hint="eastAsia"/>
              </w:rPr>
              <w:t>優先駐車場</w:t>
            </w:r>
          </w:p>
        </w:tc>
        <w:tc>
          <w:tcPr>
            <w:tcW w:w="5103" w:type="dxa"/>
            <w:tcBorders>
              <w:top w:val="nil"/>
              <w:left w:val="nil"/>
              <w:bottom w:val="single" w:sz="4" w:space="0" w:color="auto"/>
              <w:right w:val="single" w:sz="4" w:space="0" w:color="auto"/>
            </w:tcBorders>
            <w:shd w:val="clear" w:color="000000" w:fill="FFFFFF"/>
          </w:tcPr>
          <w:p w14:paraId="3DD8C485" w14:textId="77777777" w:rsidR="0051535A" w:rsidRPr="007D4DCB" w:rsidRDefault="0051535A" w:rsidP="00F10999">
            <w:pPr>
              <w:pStyle w:val="afff7"/>
              <w:snapToGrid w:val="0"/>
            </w:pPr>
            <w:r>
              <w:rPr>
                <w:rFonts w:hint="eastAsia"/>
              </w:rPr>
              <w:t>優先駐車場の有無を記載。</w:t>
            </w:r>
          </w:p>
        </w:tc>
      </w:tr>
      <w:tr w:rsidR="0051535A" w:rsidRPr="007D4DCB" w14:paraId="0DC99838" w14:textId="77777777" w:rsidTr="0048211B">
        <w:trPr>
          <w:trHeight w:val="259"/>
        </w:trPr>
        <w:tc>
          <w:tcPr>
            <w:tcW w:w="3397" w:type="dxa"/>
            <w:tcBorders>
              <w:top w:val="nil"/>
              <w:left w:val="single" w:sz="4" w:space="0" w:color="auto"/>
              <w:bottom w:val="single" w:sz="4" w:space="0" w:color="auto"/>
              <w:right w:val="single" w:sz="4" w:space="0" w:color="auto"/>
            </w:tcBorders>
            <w:shd w:val="clear" w:color="000000" w:fill="FFFFFF"/>
          </w:tcPr>
          <w:p w14:paraId="2954A7E7" w14:textId="77777777" w:rsidR="0051535A" w:rsidRPr="007D4DCB" w:rsidRDefault="0051535A" w:rsidP="00F10999">
            <w:pPr>
              <w:pStyle w:val="afff7"/>
              <w:snapToGrid w:val="0"/>
            </w:pPr>
            <w:r>
              <w:rPr>
                <w:rFonts w:hint="eastAsia"/>
              </w:rPr>
              <w:t>オストメイト対応トイレ</w:t>
            </w:r>
          </w:p>
        </w:tc>
        <w:tc>
          <w:tcPr>
            <w:tcW w:w="5103" w:type="dxa"/>
            <w:tcBorders>
              <w:top w:val="nil"/>
              <w:left w:val="nil"/>
              <w:bottom w:val="single" w:sz="4" w:space="0" w:color="auto"/>
              <w:right w:val="single" w:sz="4" w:space="0" w:color="auto"/>
            </w:tcBorders>
            <w:shd w:val="clear" w:color="000000" w:fill="FFFFFF"/>
          </w:tcPr>
          <w:p w14:paraId="2FBA011E" w14:textId="77777777" w:rsidR="0051535A" w:rsidRPr="007D4DCB" w:rsidRDefault="0051535A" w:rsidP="00F10999">
            <w:pPr>
              <w:pStyle w:val="afff7"/>
              <w:snapToGrid w:val="0"/>
            </w:pPr>
            <w:r>
              <w:rPr>
                <w:rFonts w:hint="eastAsia"/>
              </w:rPr>
              <w:t>オストメイト対応トイレの有無を記載。</w:t>
            </w:r>
          </w:p>
        </w:tc>
      </w:tr>
      <w:tr w:rsidR="0051535A" w:rsidRPr="007D4DCB" w14:paraId="446D0067"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09E1584A" w14:textId="77777777" w:rsidR="0051535A" w:rsidRPr="007D4DCB" w:rsidRDefault="0051535A" w:rsidP="00F10999">
            <w:pPr>
              <w:pStyle w:val="afff7"/>
              <w:snapToGrid w:val="0"/>
            </w:pPr>
            <w:r w:rsidRPr="007D4DCB">
              <w:rPr>
                <w:rFonts w:hint="eastAsia"/>
              </w:rPr>
              <w:t>備考</w:t>
            </w:r>
          </w:p>
        </w:tc>
        <w:tc>
          <w:tcPr>
            <w:tcW w:w="5103" w:type="dxa"/>
            <w:tcBorders>
              <w:top w:val="nil"/>
              <w:left w:val="nil"/>
              <w:bottom w:val="single" w:sz="4" w:space="0" w:color="auto"/>
              <w:right w:val="single" w:sz="4" w:space="0" w:color="auto"/>
            </w:tcBorders>
            <w:shd w:val="clear" w:color="000000" w:fill="FFFFFF"/>
            <w:hideMark/>
          </w:tcPr>
          <w:p w14:paraId="2504CE59" w14:textId="77777777" w:rsidR="0051535A" w:rsidRPr="007D4DCB" w:rsidRDefault="0051535A" w:rsidP="00F10999">
            <w:pPr>
              <w:pStyle w:val="afff7"/>
              <w:snapToGrid w:val="0"/>
            </w:pPr>
            <w:r>
              <w:rPr>
                <w:rFonts w:hint="eastAsia"/>
                <w:kern w:val="0"/>
              </w:rPr>
              <w:t>その他アクセシビリティ事項を記載。</w:t>
            </w:r>
          </w:p>
        </w:tc>
      </w:tr>
    </w:tbl>
    <w:p w14:paraId="24B5419E" w14:textId="1A26F2A8" w:rsidR="0051535A" w:rsidRDefault="006013F9">
      <w:pPr>
        <w:pStyle w:val="22"/>
      </w:pPr>
      <w:bookmarkStart w:id="71" w:name="_Toc100661864"/>
      <w:r>
        <w:rPr>
          <w:rFonts w:hint="eastAsia"/>
        </w:rPr>
        <w:t xml:space="preserve">　</w:t>
      </w:r>
      <w:bookmarkStart w:id="72" w:name="_Toc103599968"/>
      <w:r w:rsidR="0051535A">
        <w:rPr>
          <w:rFonts w:hint="eastAsia"/>
        </w:rPr>
        <w:t>子育て支援情報データ</w:t>
      </w:r>
      <w:bookmarkEnd w:id="71"/>
      <w:bookmarkEnd w:id="72"/>
    </w:p>
    <w:p w14:paraId="58A307D7" w14:textId="7E623E23" w:rsidR="0051535A" w:rsidRPr="005B12ED" w:rsidRDefault="0051535A" w:rsidP="0051535A">
      <w:pPr>
        <w:pStyle w:val="a7"/>
      </w:pPr>
      <w:r>
        <w:rPr>
          <w:rFonts w:hint="eastAsia"/>
        </w:rPr>
        <w:t>子育て支援策に関する情報提供を行う</w:t>
      </w:r>
      <w:r w:rsidR="009134CF">
        <w:rPr>
          <w:rFonts w:hint="eastAsia"/>
        </w:rPr>
        <w:t>場合</w:t>
      </w:r>
      <w:r>
        <w:rPr>
          <w:rFonts w:hint="eastAsia"/>
        </w:rPr>
        <w:t>は、以下の</w:t>
      </w:r>
      <w:r w:rsidR="009134CF">
        <w:rPr>
          <w:rFonts w:hint="eastAsia"/>
        </w:rPr>
        <w:t>「GIFコアデータモデル（子育て支援情報）」の</w:t>
      </w:r>
      <w:r>
        <w:rPr>
          <w:rFonts w:hint="eastAsia"/>
        </w:rPr>
        <w:t>データ項目を</w:t>
      </w:r>
      <w:r w:rsidR="009134CF">
        <w:rPr>
          <w:rFonts w:hint="eastAsia"/>
        </w:rPr>
        <w:t>参照します</w:t>
      </w:r>
      <w:r>
        <w:rPr>
          <w:rFonts w:hint="eastAsia"/>
        </w:rPr>
        <w:t>。子どもが利用する可能性のある施設や設備、イベント、サービス等を扱うデータモデルでの適用が</w:t>
      </w:r>
      <w:r w:rsidR="009134CF">
        <w:rPr>
          <w:rFonts w:hint="eastAsia"/>
        </w:rPr>
        <w:t>可能です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5DF8DBF1" w14:textId="77777777" w:rsidTr="006D5D00">
        <w:trPr>
          <w:trHeight w:val="132"/>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01709ADA" w14:textId="6507C883" w:rsidR="0051535A" w:rsidRPr="005B12ED" w:rsidRDefault="0051535A" w:rsidP="0048211B">
            <w:pPr>
              <w:pStyle w:val="afff7"/>
              <w:snapToGrid w:val="0"/>
              <w:spacing w:line="240" w:lineRule="atLeast"/>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57F14535" w14:textId="77777777" w:rsidR="0051535A" w:rsidRPr="005B12ED" w:rsidRDefault="0051535A" w:rsidP="0048211B">
            <w:pPr>
              <w:pStyle w:val="afff7"/>
              <w:snapToGrid w:val="0"/>
              <w:spacing w:line="240" w:lineRule="atLeast"/>
            </w:pPr>
            <w:r w:rsidRPr="005B12ED">
              <w:rPr>
                <w:rFonts w:hint="eastAsia"/>
              </w:rPr>
              <w:t>説明</w:t>
            </w:r>
          </w:p>
        </w:tc>
      </w:tr>
      <w:tr w:rsidR="0051535A" w:rsidRPr="005B12ED" w14:paraId="0140F0F0" w14:textId="77777777" w:rsidTr="006D5D00">
        <w:trPr>
          <w:trHeight w:val="150"/>
        </w:trPr>
        <w:tc>
          <w:tcPr>
            <w:tcW w:w="2972" w:type="dxa"/>
            <w:tcBorders>
              <w:top w:val="nil"/>
              <w:left w:val="single" w:sz="4" w:space="0" w:color="auto"/>
              <w:bottom w:val="single" w:sz="4" w:space="0" w:color="auto"/>
              <w:right w:val="single" w:sz="4" w:space="0" w:color="auto"/>
            </w:tcBorders>
            <w:shd w:val="clear" w:color="000000" w:fill="FFFFFF"/>
            <w:hideMark/>
          </w:tcPr>
          <w:p w14:paraId="2F1AA21D" w14:textId="77777777" w:rsidR="0051535A" w:rsidRPr="005B12ED" w:rsidRDefault="0051535A" w:rsidP="0048211B">
            <w:pPr>
              <w:pStyle w:val="afff7"/>
              <w:snapToGrid w:val="0"/>
              <w:spacing w:line="240" w:lineRule="atLeast"/>
            </w:pPr>
            <w:r>
              <w:rPr>
                <w:rFonts w:hint="eastAsia"/>
              </w:rPr>
              <w:t>子供預かり種別（無料</w:t>
            </w:r>
            <w:r>
              <w:rPr>
                <w:rFonts w:hint="eastAsia"/>
              </w:rPr>
              <w:t>/</w:t>
            </w:r>
            <w:r>
              <w:rPr>
                <w:rFonts w:hint="eastAsia"/>
              </w:rPr>
              <w:t>有料）</w:t>
            </w:r>
          </w:p>
        </w:tc>
        <w:tc>
          <w:tcPr>
            <w:tcW w:w="5528" w:type="dxa"/>
            <w:tcBorders>
              <w:top w:val="nil"/>
              <w:left w:val="nil"/>
              <w:bottom w:val="single" w:sz="4" w:space="0" w:color="auto"/>
              <w:right w:val="single" w:sz="4" w:space="0" w:color="auto"/>
            </w:tcBorders>
            <w:shd w:val="clear" w:color="000000" w:fill="FFFFFF"/>
            <w:hideMark/>
          </w:tcPr>
          <w:p w14:paraId="2BCA0C27" w14:textId="77777777" w:rsidR="0051535A" w:rsidRPr="005B12ED" w:rsidRDefault="0051535A" w:rsidP="0048211B">
            <w:pPr>
              <w:pStyle w:val="afff7"/>
              <w:snapToGrid w:val="0"/>
              <w:spacing w:line="240" w:lineRule="atLeast"/>
            </w:pPr>
            <w:r>
              <w:rPr>
                <w:rFonts w:hint="eastAsia"/>
              </w:rPr>
              <w:t>料金の種別</w:t>
            </w:r>
          </w:p>
        </w:tc>
      </w:tr>
      <w:tr w:rsidR="0051535A" w:rsidRPr="005B12ED" w14:paraId="53608E77" w14:textId="77777777" w:rsidTr="006D5D00">
        <w:trPr>
          <w:trHeight w:val="272"/>
        </w:trPr>
        <w:tc>
          <w:tcPr>
            <w:tcW w:w="2972" w:type="dxa"/>
            <w:tcBorders>
              <w:top w:val="nil"/>
              <w:left w:val="single" w:sz="4" w:space="0" w:color="auto"/>
              <w:bottom w:val="single" w:sz="4" w:space="0" w:color="auto"/>
              <w:right w:val="single" w:sz="4" w:space="0" w:color="auto"/>
            </w:tcBorders>
            <w:shd w:val="clear" w:color="000000" w:fill="FFFFFF"/>
            <w:hideMark/>
          </w:tcPr>
          <w:p w14:paraId="3367E694" w14:textId="77777777" w:rsidR="0051535A" w:rsidRPr="005B12ED" w:rsidRDefault="0051535A" w:rsidP="0048211B">
            <w:pPr>
              <w:pStyle w:val="afff7"/>
              <w:snapToGrid w:val="0"/>
              <w:spacing w:line="240" w:lineRule="atLeast"/>
            </w:pPr>
            <w:r>
              <w:rPr>
                <w:rFonts w:hint="eastAsia"/>
              </w:rPr>
              <w:t>子供預かり（料金）</w:t>
            </w:r>
          </w:p>
        </w:tc>
        <w:tc>
          <w:tcPr>
            <w:tcW w:w="5528" w:type="dxa"/>
            <w:tcBorders>
              <w:top w:val="nil"/>
              <w:left w:val="nil"/>
              <w:bottom w:val="single" w:sz="4" w:space="0" w:color="auto"/>
              <w:right w:val="single" w:sz="4" w:space="0" w:color="auto"/>
            </w:tcBorders>
            <w:shd w:val="clear" w:color="000000" w:fill="FFFFFF"/>
            <w:hideMark/>
          </w:tcPr>
          <w:p w14:paraId="340588DE" w14:textId="77777777" w:rsidR="0051535A" w:rsidRPr="005B12ED" w:rsidRDefault="0051535A" w:rsidP="0048211B">
            <w:pPr>
              <w:pStyle w:val="afff7"/>
              <w:snapToGrid w:val="0"/>
              <w:spacing w:line="240" w:lineRule="atLeast"/>
            </w:pPr>
            <w:r>
              <w:rPr>
                <w:rFonts w:hint="eastAsia"/>
              </w:rPr>
              <w:t>有料の場合の料金</w:t>
            </w:r>
          </w:p>
        </w:tc>
      </w:tr>
      <w:tr w:rsidR="0051535A" w:rsidRPr="005B12ED" w14:paraId="34695193" w14:textId="77777777" w:rsidTr="006D5D00">
        <w:trPr>
          <w:trHeight w:val="122"/>
        </w:trPr>
        <w:tc>
          <w:tcPr>
            <w:tcW w:w="2972" w:type="dxa"/>
            <w:tcBorders>
              <w:top w:val="nil"/>
              <w:left w:val="single" w:sz="4" w:space="0" w:color="auto"/>
              <w:bottom w:val="single" w:sz="4" w:space="0" w:color="auto"/>
              <w:right w:val="single" w:sz="4" w:space="0" w:color="auto"/>
            </w:tcBorders>
            <w:shd w:val="clear" w:color="000000" w:fill="FFFFFF"/>
            <w:hideMark/>
          </w:tcPr>
          <w:p w14:paraId="3A465D4F" w14:textId="77777777" w:rsidR="0051535A" w:rsidRPr="005B12ED" w:rsidRDefault="0051535A" w:rsidP="0048211B">
            <w:pPr>
              <w:pStyle w:val="afff7"/>
              <w:snapToGrid w:val="0"/>
              <w:spacing w:line="240" w:lineRule="atLeast"/>
            </w:pPr>
            <w:r>
              <w:rPr>
                <w:rFonts w:hint="eastAsia"/>
              </w:rPr>
              <w:t>子供預かり（料金備考）</w:t>
            </w:r>
          </w:p>
        </w:tc>
        <w:tc>
          <w:tcPr>
            <w:tcW w:w="5528" w:type="dxa"/>
            <w:tcBorders>
              <w:top w:val="nil"/>
              <w:left w:val="nil"/>
              <w:bottom w:val="single" w:sz="4" w:space="0" w:color="auto"/>
              <w:right w:val="single" w:sz="4" w:space="0" w:color="auto"/>
            </w:tcBorders>
            <w:shd w:val="clear" w:color="000000" w:fill="FFFFFF"/>
            <w:hideMark/>
          </w:tcPr>
          <w:p w14:paraId="38767B6A" w14:textId="77777777" w:rsidR="0051535A" w:rsidRPr="005B12ED" w:rsidRDefault="0051535A" w:rsidP="0048211B">
            <w:pPr>
              <w:pStyle w:val="afff7"/>
              <w:snapToGrid w:val="0"/>
              <w:spacing w:line="240" w:lineRule="atLeast"/>
            </w:pPr>
            <w:r>
              <w:rPr>
                <w:rFonts w:hint="eastAsia"/>
              </w:rPr>
              <w:t>料金の備考</w:t>
            </w:r>
          </w:p>
        </w:tc>
      </w:tr>
      <w:tr w:rsidR="0051535A" w:rsidRPr="005B12ED" w14:paraId="6FE91696" w14:textId="77777777" w:rsidTr="006D5D00">
        <w:trPr>
          <w:trHeight w:val="256"/>
        </w:trPr>
        <w:tc>
          <w:tcPr>
            <w:tcW w:w="2972" w:type="dxa"/>
            <w:tcBorders>
              <w:top w:val="nil"/>
              <w:left w:val="single" w:sz="4" w:space="0" w:color="auto"/>
              <w:bottom w:val="single" w:sz="4" w:space="0" w:color="auto"/>
              <w:right w:val="single" w:sz="4" w:space="0" w:color="auto"/>
            </w:tcBorders>
            <w:shd w:val="clear" w:color="000000" w:fill="FFFFFF"/>
            <w:hideMark/>
          </w:tcPr>
          <w:p w14:paraId="476B337E" w14:textId="77777777" w:rsidR="0051535A" w:rsidRPr="005B12ED" w:rsidRDefault="0051535A" w:rsidP="0048211B">
            <w:pPr>
              <w:pStyle w:val="afff7"/>
              <w:snapToGrid w:val="0"/>
              <w:spacing w:line="240" w:lineRule="atLeast"/>
            </w:pPr>
            <w:r>
              <w:rPr>
                <w:rFonts w:hint="eastAsia"/>
              </w:rPr>
              <w:t>最少年齢</w:t>
            </w:r>
          </w:p>
        </w:tc>
        <w:tc>
          <w:tcPr>
            <w:tcW w:w="5528" w:type="dxa"/>
            <w:tcBorders>
              <w:top w:val="nil"/>
              <w:left w:val="nil"/>
              <w:bottom w:val="single" w:sz="4" w:space="0" w:color="auto"/>
              <w:right w:val="single" w:sz="4" w:space="0" w:color="auto"/>
            </w:tcBorders>
            <w:shd w:val="clear" w:color="000000" w:fill="FFFFFF"/>
            <w:hideMark/>
          </w:tcPr>
          <w:p w14:paraId="76A3405D" w14:textId="41A41E02" w:rsidR="0051535A" w:rsidRPr="005B12ED" w:rsidRDefault="00FC3ECC" w:rsidP="0048211B">
            <w:pPr>
              <w:pStyle w:val="afff7"/>
              <w:snapToGrid w:val="0"/>
              <w:spacing w:line="240" w:lineRule="atLeast"/>
            </w:pPr>
            <w:r>
              <w:rPr>
                <w:rFonts w:hint="eastAsia"/>
              </w:rPr>
              <w:t>利用</w:t>
            </w:r>
            <w:r w:rsidR="0051535A">
              <w:rPr>
                <w:rFonts w:hint="eastAsia"/>
              </w:rPr>
              <w:t>可能年齢（下限）</w:t>
            </w:r>
          </w:p>
        </w:tc>
      </w:tr>
      <w:tr w:rsidR="0051535A" w:rsidRPr="005B12ED" w14:paraId="3EB47EAD" w14:textId="77777777" w:rsidTr="006D5D00">
        <w:trPr>
          <w:trHeight w:val="119"/>
        </w:trPr>
        <w:tc>
          <w:tcPr>
            <w:tcW w:w="2972" w:type="dxa"/>
            <w:tcBorders>
              <w:top w:val="nil"/>
              <w:left w:val="single" w:sz="4" w:space="0" w:color="auto"/>
              <w:bottom w:val="single" w:sz="4" w:space="0" w:color="auto"/>
              <w:right w:val="single" w:sz="4" w:space="0" w:color="auto"/>
            </w:tcBorders>
            <w:shd w:val="clear" w:color="000000" w:fill="FFFFFF"/>
            <w:hideMark/>
          </w:tcPr>
          <w:p w14:paraId="5C145A6C" w14:textId="77777777" w:rsidR="0051535A" w:rsidRPr="005B12ED" w:rsidRDefault="0051535A" w:rsidP="0048211B">
            <w:pPr>
              <w:pStyle w:val="afff7"/>
              <w:snapToGrid w:val="0"/>
              <w:spacing w:line="240" w:lineRule="atLeast"/>
            </w:pPr>
            <w:r>
              <w:rPr>
                <w:rFonts w:hint="eastAsia"/>
              </w:rPr>
              <w:t>最少月齢</w:t>
            </w:r>
          </w:p>
        </w:tc>
        <w:tc>
          <w:tcPr>
            <w:tcW w:w="5528" w:type="dxa"/>
            <w:tcBorders>
              <w:top w:val="nil"/>
              <w:left w:val="nil"/>
              <w:bottom w:val="single" w:sz="4" w:space="0" w:color="auto"/>
              <w:right w:val="single" w:sz="4" w:space="0" w:color="auto"/>
            </w:tcBorders>
            <w:shd w:val="clear" w:color="000000" w:fill="FFFFFF"/>
            <w:hideMark/>
          </w:tcPr>
          <w:p w14:paraId="13DDCAA9" w14:textId="27736078" w:rsidR="0051535A" w:rsidRPr="005B12ED" w:rsidRDefault="00FC3ECC" w:rsidP="0048211B">
            <w:pPr>
              <w:pStyle w:val="afff7"/>
              <w:snapToGrid w:val="0"/>
              <w:spacing w:line="240" w:lineRule="atLeast"/>
            </w:pPr>
            <w:r>
              <w:rPr>
                <w:rFonts w:hint="eastAsia"/>
              </w:rPr>
              <w:t>利用</w:t>
            </w:r>
            <w:r w:rsidR="0051535A">
              <w:rPr>
                <w:rFonts w:hint="eastAsia"/>
              </w:rPr>
              <w:t>可能月齢</w:t>
            </w:r>
          </w:p>
        </w:tc>
      </w:tr>
      <w:tr w:rsidR="0051535A" w:rsidRPr="005B12ED" w14:paraId="252DAAF6" w14:textId="77777777" w:rsidTr="006D5D00">
        <w:trPr>
          <w:trHeight w:val="112"/>
        </w:trPr>
        <w:tc>
          <w:tcPr>
            <w:tcW w:w="2972" w:type="dxa"/>
            <w:tcBorders>
              <w:top w:val="nil"/>
              <w:left w:val="single" w:sz="4" w:space="0" w:color="auto"/>
              <w:bottom w:val="single" w:sz="4" w:space="0" w:color="auto"/>
              <w:right w:val="single" w:sz="4" w:space="0" w:color="auto"/>
            </w:tcBorders>
            <w:shd w:val="clear" w:color="000000" w:fill="FFFFFF"/>
            <w:hideMark/>
          </w:tcPr>
          <w:p w14:paraId="2D6C7F0D" w14:textId="77777777" w:rsidR="0051535A" w:rsidRPr="005B12ED" w:rsidRDefault="0051535A" w:rsidP="0048211B">
            <w:pPr>
              <w:pStyle w:val="afff7"/>
              <w:snapToGrid w:val="0"/>
              <w:spacing w:line="240" w:lineRule="atLeast"/>
            </w:pPr>
            <w:r>
              <w:rPr>
                <w:rFonts w:hint="eastAsia"/>
              </w:rPr>
              <w:t>最大年齢</w:t>
            </w:r>
          </w:p>
        </w:tc>
        <w:tc>
          <w:tcPr>
            <w:tcW w:w="5528" w:type="dxa"/>
            <w:tcBorders>
              <w:top w:val="nil"/>
              <w:left w:val="nil"/>
              <w:bottom w:val="single" w:sz="4" w:space="0" w:color="auto"/>
              <w:right w:val="single" w:sz="4" w:space="0" w:color="auto"/>
            </w:tcBorders>
            <w:shd w:val="clear" w:color="000000" w:fill="FFFFFF"/>
            <w:hideMark/>
          </w:tcPr>
          <w:p w14:paraId="3652E526" w14:textId="3E21949E" w:rsidR="0051535A" w:rsidRPr="005B12ED" w:rsidRDefault="00FC3ECC" w:rsidP="0048211B">
            <w:pPr>
              <w:pStyle w:val="afff7"/>
              <w:snapToGrid w:val="0"/>
              <w:spacing w:line="240" w:lineRule="atLeast"/>
            </w:pPr>
            <w:r>
              <w:rPr>
                <w:rFonts w:hint="eastAsia"/>
              </w:rPr>
              <w:t>利用</w:t>
            </w:r>
            <w:r w:rsidR="0051535A">
              <w:rPr>
                <w:rFonts w:hint="eastAsia"/>
              </w:rPr>
              <w:t>可能年齢（上限）</w:t>
            </w:r>
          </w:p>
        </w:tc>
      </w:tr>
      <w:tr w:rsidR="0051535A" w:rsidRPr="005B12ED" w14:paraId="7917E2F7" w14:textId="77777777" w:rsidTr="006D5D00">
        <w:trPr>
          <w:trHeight w:val="103"/>
        </w:trPr>
        <w:tc>
          <w:tcPr>
            <w:tcW w:w="2972" w:type="dxa"/>
            <w:tcBorders>
              <w:top w:val="nil"/>
              <w:left w:val="single" w:sz="4" w:space="0" w:color="auto"/>
              <w:bottom w:val="single" w:sz="4" w:space="0" w:color="auto"/>
              <w:right w:val="single" w:sz="4" w:space="0" w:color="auto"/>
            </w:tcBorders>
            <w:shd w:val="clear" w:color="000000" w:fill="FFFFFF"/>
            <w:hideMark/>
          </w:tcPr>
          <w:p w14:paraId="64047622" w14:textId="77777777" w:rsidR="0051535A" w:rsidRPr="005B12ED" w:rsidRDefault="0051535A" w:rsidP="0048211B">
            <w:pPr>
              <w:pStyle w:val="afff7"/>
              <w:snapToGrid w:val="0"/>
              <w:spacing w:line="240" w:lineRule="atLeast"/>
            </w:pPr>
            <w:r>
              <w:rPr>
                <w:rFonts w:hint="eastAsia"/>
              </w:rPr>
              <w:t>子供預かり開所時間</w:t>
            </w:r>
          </w:p>
        </w:tc>
        <w:tc>
          <w:tcPr>
            <w:tcW w:w="5528" w:type="dxa"/>
            <w:tcBorders>
              <w:top w:val="nil"/>
              <w:left w:val="nil"/>
              <w:bottom w:val="single" w:sz="4" w:space="0" w:color="auto"/>
              <w:right w:val="single" w:sz="4" w:space="0" w:color="auto"/>
            </w:tcBorders>
            <w:shd w:val="clear" w:color="000000" w:fill="FFFFFF"/>
            <w:hideMark/>
          </w:tcPr>
          <w:p w14:paraId="1A34DD3B"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7D2B3FC6"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246B2953" w14:textId="77777777" w:rsidR="0051535A" w:rsidRPr="005B12ED" w:rsidRDefault="0051535A" w:rsidP="0048211B">
            <w:pPr>
              <w:pStyle w:val="afff7"/>
              <w:snapToGrid w:val="0"/>
              <w:spacing w:line="240" w:lineRule="atLeast"/>
            </w:pPr>
            <w:r>
              <w:rPr>
                <w:rFonts w:hint="eastAsia"/>
              </w:rPr>
              <w:t>子供預かり閉所時間</w:t>
            </w:r>
          </w:p>
        </w:tc>
        <w:tc>
          <w:tcPr>
            <w:tcW w:w="5528" w:type="dxa"/>
            <w:tcBorders>
              <w:top w:val="nil"/>
              <w:left w:val="nil"/>
              <w:bottom w:val="single" w:sz="4" w:space="0" w:color="auto"/>
              <w:right w:val="single" w:sz="4" w:space="0" w:color="auto"/>
            </w:tcBorders>
            <w:shd w:val="clear" w:color="000000" w:fill="FFFFFF"/>
            <w:hideMark/>
          </w:tcPr>
          <w:p w14:paraId="3E1D17EA"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494FA05C" w14:textId="77777777" w:rsidTr="006D5D00">
        <w:trPr>
          <w:trHeight w:val="87"/>
        </w:trPr>
        <w:tc>
          <w:tcPr>
            <w:tcW w:w="2972" w:type="dxa"/>
            <w:tcBorders>
              <w:top w:val="nil"/>
              <w:left w:val="single" w:sz="4" w:space="0" w:color="auto"/>
              <w:bottom w:val="single" w:sz="4" w:space="0" w:color="auto"/>
              <w:right w:val="single" w:sz="4" w:space="0" w:color="auto"/>
            </w:tcBorders>
            <w:shd w:val="clear" w:color="000000" w:fill="FFFFFF"/>
            <w:hideMark/>
          </w:tcPr>
          <w:p w14:paraId="7F3A91FA" w14:textId="77777777" w:rsidR="0051535A" w:rsidRPr="005B12ED" w:rsidRDefault="0051535A" w:rsidP="0048211B">
            <w:pPr>
              <w:pStyle w:val="afff7"/>
              <w:snapToGrid w:val="0"/>
              <w:spacing w:line="240" w:lineRule="atLeast"/>
            </w:pPr>
            <w:r>
              <w:rPr>
                <w:rFonts w:hint="eastAsia"/>
              </w:rPr>
              <w:t>授乳室</w:t>
            </w:r>
          </w:p>
        </w:tc>
        <w:tc>
          <w:tcPr>
            <w:tcW w:w="5528" w:type="dxa"/>
            <w:tcBorders>
              <w:top w:val="nil"/>
              <w:left w:val="nil"/>
              <w:bottom w:val="single" w:sz="4" w:space="0" w:color="auto"/>
              <w:right w:val="single" w:sz="4" w:space="0" w:color="auto"/>
            </w:tcBorders>
            <w:shd w:val="clear" w:color="000000" w:fill="FFFFFF"/>
            <w:hideMark/>
          </w:tcPr>
          <w:p w14:paraId="04FF1830"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BE6857F" w14:textId="77777777" w:rsidTr="006D5D00">
        <w:trPr>
          <w:trHeight w:val="80"/>
        </w:trPr>
        <w:tc>
          <w:tcPr>
            <w:tcW w:w="2972" w:type="dxa"/>
            <w:tcBorders>
              <w:top w:val="nil"/>
              <w:left w:val="single" w:sz="4" w:space="0" w:color="auto"/>
              <w:bottom w:val="single" w:sz="4" w:space="0" w:color="auto"/>
              <w:right w:val="single" w:sz="4" w:space="0" w:color="auto"/>
            </w:tcBorders>
            <w:shd w:val="clear" w:color="000000" w:fill="FFFFFF"/>
            <w:hideMark/>
          </w:tcPr>
          <w:p w14:paraId="0EC7C8BC" w14:textId="77777777" w:rsidR="0051535A" w:rsidRPr="005B12ED" w:rsidRDefault="0051535A" w:rsidP="0048211B">
            <w:pPr>
              <w:pStyle w:val="afff7"/>
              <w:snapToGrid w:val="0"/>
              <w:spacing w:line="240" w:lineRule="atLeast"/>
            </w:pPr>
            <w:r>
              <w:rPr>
                <w:rFonts w:hint="eastAsia"/>
              </w:rPr>
              <w:t>おむつ替えコーナー</w:t>
            </w:r>
          </w:p>
        </w:tc>
        <w:tc>
          <w:tcPr>
            <w:tcW w:w="5528" w:type="dxa"/>
            <w:tcBorders>
              <w:top w:val="nil"/>
              <w:left w:val="nil"/>
              <w:bottom w:val="single" w:sz="4" w:space="0" w:color="auto"/>
              <w:right w:val="single" w:sz="4" w:space="0" w:color="auto"/>
            </w:tcBorders>
            <w:shd w:val="clear" w:color="000000" w:fill="FFFFFF"/>
            <w:hideMark/>
          </w:tcPr>
          <w:p w14:paraId="216C8993"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1F640234" w14:textId="77777777" w:rsidTr="006D5D00">
        <w:trPr>
          <w:trHeight w:val="227"/>
        </w:trPr>
        <w:tc>
          <w:tcPr>
            <w:tcW w:w="2972" w:type="dxa"/>
            <w:tcBorders>
              <w:top w:val="nil"/>
              <w:left w:val="single" w:sz="4" w:space="0" w:color="auto"/>
              <w:bottom w:val="single" w:sz="4" w:space="0" w:color="auto"/>
              <w:right w:val="single" w:sz="4" w:space="0" w:color="auto"/>
            </w:tcBorders>
            <w:shd w:val="clear" w:color="000000" w:fill="FFFFFF"/>
          </w:tcPr>
          <w:p w14:paraId="359C42B6" w14:textId="77777777" w:rsidR="0051535A" w:rsidRDefault="0051535A" w:rsidP="0048211B">
            <w:pPr>
              <w:pStyle w:val="afff7"/>
              <w:snapToGrid w:val="0"/>
              <w:spacing w:line="240" w:lineRule="atLeast"/>
            </w:pPr>
            <w:r>
              <w:rPr>
                <w:rFonts w:hint="eastAsia"/>
              </w:rPr>
              <w:lastRenderedPageBreak/>
              <w:t>飲食可否</w:t>
            </w:r>
          </w:p>
        </w:tc>
        <w:tc>
          <w:tcPr>
            <w:tcW w:w="5528" w:type="dxa"/>
            <w:tcBorders>
              <w:top w:val="nil"/>
              <w:left w:val="nil"/>
              <w:bottom w:val="single" w:sz="4" w:space="0" w:color="auto"/>
              <w:right w:val="single" w:sz="4" w:space="0" w:color="auto"/>
            </w:tcBorders>
            <w:shd w:val="clear" w:color="000000" w:fill="FFFFFF"/>
          </w:tcPr>
          <w:p w14:paraId="46B8175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3835A0CE" w14:textId="77777777" w:rsidTr="006D5D00">
        <w:trPr>
          <w:trHeight w:val="219"/>
        </w:trPr>
        <w:tc>
          <w:tcPr>
            <w:tcW w:w="2972" w:type="dxa"/>
            <w:tcBorders>
              <w:top w:val="nil"/>
              <w:left w:val="single" w:sz="4" w:space="0" w:color="auto"/>
              <w:bottom w:val="single" w:sz="4" w:space="0" w:color="auto"/>
              <w:right w:val="single" w:sz="4" w:space="0" w:color="auto"/>
            </w:tcBorders>
            <w:shd w:val="clear" w:color="000000" w:fill="FFFFFF"/>
          </w:tcPr>
          <w:p w14:paraId="5AB55510" w14:textId="77777777" w:rsidR="0051535A" w:rsidRDefault="0051535A" w:rsidP="0048211B">
            <w:pPr>
              <w:pStyle w:val="afff7"/>
              <w:snapToGrid w:val="0"/>
              <w:spacing w:line="240" w:lineRule="atLeast"/>
            </w:pPr>
            <w:r>
              <w:rPr>
                <w:rFonts w:hint="eastAsia"/>
              </w:rPr>
              <w:t>ベビーカー貸出</w:t>
            </w:r>
          </w:p>
        </w:tc>
        <w:tc>
          <w:tcPr>
            <w:tcW w:w="5528" w:type="dxa"/>
            <w:tcBorders>
              <w:top w:val="nil"/>
              <w:left w:val="nil"/>
              <w:bottom w:val="single" w:sz="4" w:space="0" w:color="auto"/>
              <w:right w:val="single" w:sz="4" w:space="0" w:color="auto"/>
            </w:tcBorders>
            <w:shd w:val="clear" w:color="000000" w:fill="FFFFFF"/>
          </w:tcPr>
          <w:p w14:paraId="798D2E49"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6B684558"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7C66C318" w14:textId="77777777" w:rsidR="0051535A" w:rsidRDefault="0051535A" w:rsidP="0048211B">
            <w:pPr>
              <w:pStyle w:val="afff7"/>
              <w:snapToGrid w:val="0"/>
              <w:spacing w:line="240" w:lineRule="atLeast"/>
            </w:pPr>
            <w:r>
              <w:rPr>
                <w:rFonts w:hint="eastAsia"/>
              </w:rPr>
              <w:t>ベビーカー利用</w:t>
            </w:r>
          </w:p>
        </w:tc>
        <w:tc>
          <w:tcPr>
            <w:tcW w:w="5528" w:type="dxa"/>
            <w:tcBorders>
              <w:top w:val="nil"/>
              <w:left w:val="nil"/>
              <w:bottom w:val="single" w:sz="4" w:space="0" w:color="auto"/>
              <w:right w:val="single" w:sz="4" w:space="0" w:color="auto"/>
            </w:tcBorders>
            <w:shd w:val="clear" w:color="000000" w:fill="FFFFFF"/>
          </w:tcPr>
          <w:p w14:paraId="0D575BC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5DAB441"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1A392454" w14:textId="77777777" w:rsidR="0051535A" w:rsidRDefault="0051535A" w:rsidP="0048211B">
            <w:pPr>
              <w:pStyle w:val="afff7"/>
              <w:snapToGrid w:val="0"/>
              <w:spacing w:line="240" w:lineRule="atLeast"/>
            </w:pPr>
            <w:r>
              <w:rPr>
                <w:rFonts w:hint="eastAsia"/>
              </w:rPr>
              <w:t>備考</w:t>
            </w:r>
          </w:p>
        </w:tc>
        <w:tc>
          <w:tcPr>
            <w:tcW w:w="5528" w:type="dxa"/>
            <w:tcBorders>
              <w:top w:val="nil"/>
              <w:left w:val="nil"/>
              <w:bottom w:val="single" w:sz="4" w:space="0" w:color="auto"/>
              <w:right w:val="single" w:sz="4" w:space="0" w:color="auto"/>
            </w:tcBorders>
            <w:shd w:val="clear" w:color="000000" w:fill="FFFFFF"/>
          </w:tcPr>
          <w:p w14:paraId="1D335899" w14:textId="77777777" w:rsidR="0051535A" w:rsidRPr="005B12ED" w:rsidRDefault="0051535A" w:rsidP="0048211B">
            <w:pPr>
              <w:pStyle w:val="afff7"/>
              <w:snapToGrid w:val="0"/>
              <w:spacing w:line="240" w:lineRule="atLeast"/>
            </w:pPr>
            <w:r>
              <w:rPr>
                <w:rFonts w:hint="eastAsia"/>
              </w:rPr>
              <w:t>その他子育て支援系項目</w:t>
            </w:r>
          </w:p>
        </w:tc>
      </w:tr>
    </w:tbl>
    <w:p w14:paraId="4242172D" w14:textId="2BA3852E" w:rsidR="0051535A" w:rsidRDefault="006013F9">
      <w:pPr>
        <w:pStyle w:val="22"/>
      </w:pPr>
      <w:bookmarkStart w:id="73" w:name="_Toc100661865"/>
      <w:bookmarkStart w:id="74" w:name="_Toc100661866"/>
      <w:bookmarkStart w:id="75" w:name="_Toc100661868"/>
      <w:bookmarkEnd w:id="73"/>
      <w:bookmarkEnd w:id="74"/>
      <w:r>
        <w:rPr>
          <w:rFonts w:hint="eastAsia"/>
        </w:rPr>
        <w:t xml:space="preserve">　</w:t>
      </w:r>
      <w:bookmarkStart w:id="76" w:name="_Toc103599969"/>
      <w:r w:rsidR="0051535A">
        <w:rPr>
          <w:rFonts w:hint="eastAsia"/>
        </w:rPr>
        <w:t>言語</w:t>
      </w:r>
      <w:r>
        <w:rPr>
          <w:rFonts w:hint="eastAsia"/>
        </w:rPr>
        <w:t>対応</w:t>
      </w:r>
      <w:r w:rsidR="0051535A">
        <w:rPr>
          <w:rFonts w:hint="eastAsia"/>
        </w:rPr>
        <w:t>データ</w:t>
      </w:r>
      <w:bookmarkEnd w:id="75"/>
      <w:bookmarkEnd w:id="76"/>
    </w:p>
    <w:p w14:paraId="7C7FF2F5" w14:textId="11586AAA" w:rsidR="0051535A" w:rsidRPr="005B12ED" w:rsidRDefault="0051535A" w:rsidP="0051535A">
      <w:pPr>
        <w:pStyle w:val="a7"/>
      </w:pPr>
      <w:r>
        <w:rPr>
          <w:rFonts w:hint="eastAsia"/>
        </w:rPr>
        <w:t>外国語対応に関する情報提供を行う際は、以下のデータ項目を</w:t>
      </w:r>
      <w:r w:rsidR="004B591F">
        <w:rPr>
          <w:rFonts w:hint="eastAsia"/>
        </w:rPr>
        <w:t>参照</w:t>
      </w:r>
      <w:r w:rsidR="009134CF">
        <w:rPr>
          <w:rFonts w:hint="eastAsia"/>
        </w:rPr>
        <w:t>します</w:t>
      </w:r>
      <w:r>
        <w:rPr>
          <w:rFonts w:hint="eastAsia"/>
        </w:rPr>
        <w:t>。</w:t>
      </w:r>
      <w:r w:rsidR="006E4FC4">
        <w:rPr>
          <w:rFonts w:hint="eastAsia"/>
        </w:rPr>
        <w:t>日本語を母国語としない方</w:t>
      </w:r>
      <w:r>
        <w:rPr>
          <w:rFonts w:hint="eastAsia"/>
        </w:rPr>
        <w:t>が利用する可能性のある施設や設備、イベント、サービス等を扱うデータモデルでの</w:t>
      </w:r>
      <w:r w:rsidR="00495676">
        <w:rPr>
          <w:rFonts w:hint="eastAsia"/>
        </w:rPr>
        <w:t>活用</w:t>
      </w:r>
      <w:r>
        <w:rPr>
          <w:rFonts w:hint="eastAsia"/>
        </w:rPr>
        <w:t>が</w:t>
      </w:r>
      <w:r w:rsidR="00D379D3">
        <w:rPr>
          <w:rFonts w:hint="eastAsia"/>
        </w:rPr>
        <w:t>推奨されます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61586ACC" w14:textId="77777777" w:rsidTr="006D5D00">
        <w:trPr>
          <w:trHeight w:val="229"/>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5398AA7F" w14:textId="77777777" w:rsidR="0051535A" w:rsidRPr="005B12ED" w:rsidRDefault="0051535A" w:rsidP="0048211B">
            <w:pPr>
              <w:pStyle w:val="afff7"/>
              <w:snapToGrid w:val="0"/>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22D1AFF7" w14:textId="77777777" w:rsidR="0051535A" w:rsidRPr="005B12ED" w:rsidRDefault="0051535A" w:rsidP="0048211B">
            <w:pPr>
              <w:pStyle w:val="afff7"/>
              <w:snapToGrid w:val="0"/>
            </w:pPr>
            <w:r w:rsidRPr="005B12ED">
              <w:rPr>
                <w:rFonts w:hint="eastAsia"/>
              </w:rPr>
              <w:t>説明</w:t>
            </w:r>
          </w:p>
        </w:tc>
      </w:tr>
      <w:tr w:rsidR="0051535A" w:rsidRPr="005B12ED" w14:paraId="773B5ED6" w14:textId="77777777" w:rsidTr="006D5D00">
        <w:trPr>
          <w:trHeight w:val="233"/>
        </w:trPr>
        <w:tc>
          <w:tcPr>
            <w:tcW w:w="2972" w:type="dxa"/>
            <w:tcBorders>
              <w:top w:val="nil"/>
              <w:left w:val="single" w:sz="4" w:space="0" w:color="auto"/>
              <w:bottom w:val="single" w:sz="4" w:space="0" w:color="auto"/>
              <w:right w:val="single" w:sz="4" w:space="0" w:color="auto"/>
            </w:tcBorders>
            <w:shd w:val="clear" w:color="000000" w:fill="FFFFFF"/>
            <w:hideMark/>
          </w:tcPr>
          <w:p w14:paraId="18060CAC" w14:textId="77777777" w:rsidR="0051535A" w:rsidRPr="005B12ED" w:rsidRDefault="0051535A" w:rsidP="0048211B">
            <w:pPr>
              <w:pStyle w:val="afff7"/>
              <w:snapToGrid w:val="0"/>
            </w:pPr>
            <w:r w:rsidRPr="005B12ED">
              <w:rPr>
                <w:rFonts w:hint="eastAsia"/>
              </w:rPr>
              <w:t>言語</w:t>
            </w:r>
          </w:p>
        </w:tc>
        <w:tc>
          <w:tcPr>
            <w:tcW w:w="5528" w:type="dxa"/>
            <w:tcBorders>
              <w:top w:val="nil"/>
              <w:left w:val="nil"/>
              <w:bottom w:val="single" w:sz="4" w:space="0" w:color="auto"/>
              <w:right w:val="single" w:sz="4" w:space="0" w:color="auto"/>
            </w:tcBorders>
            <w:shd w:val="clear" w:color="000000" w:fill="FFFFFF"/>
            <w:hideMark/>
          </w:tcPr>
          <w:p w14:paraId="3B20DFED" w14:textId="77777777" w:rsidR="0051535A" w:rsidRPr="005B12ED" w:rsidRDefault="0051535A" w:rsidP="0048211B">
            <w:pPr>
              <w:pStyle w:val="afff7"/>
              <w:snapToGrid w:val="0"/>
            </w:pPr>
            <w:r w:rsidRPr="005B12ED">
              <w:rPr>
                <w:rFonts w:hint="eastAsia"/>
              </w:rPr>
              <w:t>2</w:t>
            </w:r>
            <w:r w:rsidRPr="005B12ED">
              <w:rPr>
                <w:rFonts w:hint="eastAsia"/>
              </w:rPr>
              <w:t>文字言語コードを使用する。</w:t>
            </w:r>
          </w:p>
        </w:tc>
      </w:tr>
      <w:tr w:rsidR="0051535A" w:rsidRPr="005B12ED" w14:paraId="578E9A5A"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3BB22C7B" w14:textId="1853E0D9" w:rsidR="0051535A" w:rsidRPr="005B12ED" w:rsidRDefault="009134CF" w:rsidP="0048211B">
            <w:pPr>
              <w:pStyle w:val="afff7"/>
              <w:snapToGrid w:val="0"/>
            </w:pPr>
            <w:r>
              <w:rPr>
                <w:rFonts w:hint="eastAsia"/>
              </w:rPr>
              <w:t>会話可否</w:t>
            </w:r>
          </w:p>
        </w:tc>
        <w:tc>
          <w:tcPr>
            <w:tcW w:w="5528" w:type="dxa"/>
            <w:tcBorders>
              <w:top w:val="nil"/>
              <w:left w:val="nil"/>
              <w:bottom w:val="single" w:sz="4" w:space="0" w:color="auto"/>
              <w:right w:val="single" w:sz="4" w:space="0" w:color="auto"/>
            </w:tcBorders>
            <w:shd w:val="clear" w:color="000000" w:fill="FFFFFF"/>
            <w:hideMark/>
          </w:tcPr>
          <w:p w14:paraId="3D614486" w14:textId="77777777" w:rsidR="0051535A" w:rsidRPr="005B12ED" w:rsidRDefault="0051535A" w:rsidP="0048211B">
            <w:pPr>
              <w:pStyle w:val="afff7"/>
              <w:snapToGrid w:val="0"/>
            </w:pPr>
            <w:r w:rsidRPr="005B12ED">
              <w:rPr>
                <w:rFonts w:hint="eastAsia"/>
              </w:rPr>
              <w:t>説明や会話による対応</w:t>
            </w:r>
            <w:r>
              <w:rPr>
                <w:rFonts w:hint="eastAsia"/>
              </w:rPr>
              <w:t>の可否。</w:t>
            </w:r>
          </w:p>
        </w:tc>
      </w:tr>
      <w:tr w:rsidR="0051535A" w:rsidRPr="005B12ED" w14:paraId="430F2A19" w14:textId="77777777" w:rsidTr="006D5D00">
        <w:trPr>
          <w:trHeight w:val="269"/>
        </w:trPr>
        <w:tc>
          <w:tcPr>
            <w:tcW w:w="2972" w:type="dxa"/>
            <w:tcBorders>
              <w:top w:val="nil"/>
              <w:left w:val="single" w:sz="4" w:space="0" w:color="auto"/>
              <w:bottom w:val="single" w:sz="4" w:space="0" w:color="auto"/>
              <w:right w:val="single" w:sz="4" w:space="0" w:color="auto"/>
            </w:tcBorders>
            <w:shd w:val="clear" w:color="000000" w:fill="FFFFFF"/>
            <w:hideMark/>
          </w:tcPr>
          <w:p w14:paraId="14C44816" w14:textId="77777777" w:rsidR="0051535A" w:rsidRPr="005B12ED" w:rsidRDefault="0051535A" w:rsidP="0048211B">
            <w:pPr>
              <w:pStyle w:val="afff7"/>
              <w:snapToGrid w:val="0"/>
            </w:pPr>
            <w:r w:rsidRPr="005B12ED">
              <w:rPr>
                <w:rFonts w:hint="eastAsia"/>
              </w:rPr>
              <w:t>資料</w:t>
            </w:r>
          </w:p>
        </w:tc>
        <w:tc>
          <w:tcPr>
            <w:tcW w:w="5528" w:type="dxa"/>
            <w:tcBorders>
              <w:top w:val="nil"/>
              <w:left w:val="nil"/>
              <w:bottom w:val="single" w:sz="4" w:space="0" w:color="auto"/>
              <w:right w:val="single" w:sz="4" w:space="0" w:color="auto"/>
            </w:tcBorders>
            <w:shd w:val="clear" w:color="000000" w:fill="FFFFFF"/>
            <w:hideMark/>
          </w:tcPr>
          <w:p w14:paraId="490E4238" w14:textId="77777777" w:rsidR="0051535A" w:rsidRPr="005B12ED" w:rsidRDefault="0051535A" w:rsidP="0048211B">
            <w:pPr>
              <w:pStyle w:val="afff7"/>
              <w:snapToGrid w:val="0"/>
            </w:pPr>
            <w:r w:rsidRPr="005B12ED">
              <w:rPr>
                <w:rFonts w:hint="eastAsia"/>
              </w:rPr>
              <w:t>外国語資料、説明表示による対応</w:t>
            </w:r>
            <w:r>
              <w:rPr>
                <w:rFonts w:hint="eastAsia"/>
              </w:rPr>
              <w:t>の可否。</w:t>
            </w:r>
          </w:p>
        </w:tc>
      </w:tr>
      <w:tr w:rsidR="0051535A" w:rsidRPr="005B12ED" w14:paraId="20102666" w14:textId="77777777" w:rsidTr="006D5D00">
        <w:trPr>
          <w:trHeight w:val="131"/>
        </w:trPr>
        <w:tc>
          <w:tcPr>
            <w:tcW w:w="2972" w:type="dxa"/>
            <w:tcBorders>
              <w:top w:val="nil"/>
              <w:left w:val="single" w:sz="4" w:space="0" w:color="auto"/>
              <w:bottom w:val="single" w:sz="4" w:space="0" w:color="auto"/>
              <w:right w:val="single" w:sz="4" w:space="0" w:color="auto"/>
            </w:tcBorders>
            <w:shd w:val="clear" w:color="000000" w:fill="FFFFFF"/>
            <w:hideMark/>
          </w:tcPr>
          <w:p w14:paraId="37CECD0F" w14:textId="77777777" w:rsidR="0051535A" w:rsidRPr="005B12ED" w:rsidRDefault="0051535A" w:rsidP="0048211B">
            <w:pPr>
              <w:pStyle w:val="afff7"/>
              <w:snapToGrid w:val="0"/>
            </w:pPr>
            <w:r w:rsidRPr="005B12ED">
              <w:rPr>
                <w:rFonts w:hint="eastAsia"/>
              </w:rPr>
              <w:t>備考</w:t>
            </w:r>
          </w:p>
        </w:tc>
        <w:tc>
          <w:tcPr>
            <w:tcW w:w="5528" w:type="dxa"/>
            <w:tcBorders>
              <w:top w:val="nil"/>
              <w:left w:val="nil"/>
              <w:bottom w:val="single" w:sz="4" w:space="0" w:color="auto"/>
              <w:right w:val="single" w:sz="4" w:space="0" w:color="auto"/>
            </w:tcBorders>
            <w:shd w:val="clear" w:color="000000" w:fill="FFFFFF"/>
            <w:hideMark/>
          </w:tcPr>
          <w:p w14:paraId="139D9956" w14:textId="77777777" w:rsidR="0051535A" w:rsidRPr="005B12ED" w:rsidRDefault="0051535A" w:rsidP="0048211B">
            <w:pPr>
              <w:pStyle w:val="afff7"/>
              <w:snapToGrid w:val="0"/>
            </w:pPr>
            <w:r w:rsidRPr="005B12ED">
              <w:rPr>
                <w:rFonts w:hint="eastAsia"/>
              </w:rPr>
              <w:t>要予約などの備考があれば記載。</w:t>
            </w:r>
          </w:p>
        </w:tc>
      </w:tr>
    </w:tbl>
    <w:p w14:paraId="329BCA2C" w14:textId="4A719AEF" w:rsidR="0051535A" w:rsidRDefault="00D33E22">
      <w:pPr>
        <w:pStyle w:val="22"/>
      </w:pPr>
      <w:r>
        <w:rPr>
          <w:rFonts w:hint="eastAsia"/>
        </w:rPr>
        <w:t xml:space="preserve">　</w:t>
      </w:r>
      <w:bookmarkStart w:id="77" w:name="_Toc103599970"/>
      <w:r>
        <w:rPr>
          <w:rFonts w:hint="eastAsia"/>
        </w:rPr>
        <w:t>申込・予約</w:t>
      </w:r>
      <w:bookmarkEnd w:id="77"/>
    </w:p>
    <w:p w14:paraId="03518CA2" w14:textId="45AFC9BA" w:rsidR="00D33E22" w:rsidRDefault="00D33E22" w:rsidP="00D33E22">
      <w:pPr>
        <w:pStyle w:val="a7"/>
      </w:pPr>
      <w:r>
        <w:rPr>
          <w:rFonts w:hint="eastAsia"/>
        </w:rPr>
        <w:t>施設やイベントの利用で申し込みや予約を行う際は、以下のデータ項目を</w:t>
      </w:r>
      <w:r w:rsidR="004B591F">
        <w:rPr>
          <w:rFonts w:hint="eastAsia"/>
        </w:rPr>
        <w:t>参照</w:t>
      </w:r>
      <w:r>
        <w:rPr>
          <w:rFonts w:hint="eastAsia"/>
        </w:rPr>
        <w:t>します。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D33E22" w:rsidRPr="005B12ED" w14:paraId="0400D1C1" w14:textId="77777777" w:rsidTr="00936FF2">
        <w:trPr>
          <w:trHeight w:val="229"/>
        </w:trPr>
        <w:tc>
          <w:tcPr>
            <w:tcW w:w="2972" w:type="dxa"/>
            <w:shd w:val="clear" w:color="000000" w:fill="F2F2F2"/>
            <w:hideMark/>
          </w:tcPr>
          <w:p w14:paraId="228EA906" w14:textId="77777777" w:rsidR="00D33E22" w:rsidRPr="005B12ED" w:rsidRDefault="00D33E22" w:rsidP="00645636">
            <w:pPr>
              <w:pStyle w:val="afff7"/>
              <w:snapToGrid w:val="0"/>
            </w:pPr>
            <w:r>
              <w:rPr>
                <w:rFonts w:hint="eastAsia"/>
              </w:rPr>
              <w:t>データ項目</w:t>
            </w:r>
          </w:p>
        </w:tc>
        <w:tc>
          <w:tcPr>
            <w:tcW w:w="5528" w:type="dxa"/>
            <w:shd w:val="clear" w:color="000000" w:fill="F2F2F2"/>
            <w:hideMark/>
          </w:tcPr>
          <w:p w14:paraId="55F71C2D" w14:textId="77777777" w:rsidR="00D33E22" w:rsidRPr="005B12ED" w:rsidRDefault="00D33E22" w:rsidP="00645636">
            <w:pPr>
              <w:pStyle w:val="afff7"/>
              <w:snapToGrid w:val="0"/>
            </w:pPr>
            <w:r w:rsidRPr="005B12ED">
              <w:rPr>
                <w:rFonts w:hint="eastAsia"/>
              </w:rPr>
              <w:t>説明</w:t>
            </w:r>
          </w:p>
        </w:tc>
      </w:tr>
      <w:tr w:rsidR="00D33E22" w:rsidRPr="005B12ED" w14:paraId="4BFB453D" w14:textId="77777777" w:rsidTr="00936FF2">
        <w:trPr>
          <w:trHeight w:val="233"/>
        </w:trPr>
        <w:tc>
          <w:tcPr>
            <w:tcW w:w="2972" w:type="dxa"/>
            <w:shd w:val="clear" w:color="000000" w:fill="FFFFFF"/>
            <w:hideMark/>
          </w:tcPr>
          <w:p w14:paraId="2E7B7FB4" w14:textId="32504C4D" w:rsidR="00D33E22" w:rsidRPr="005B12ED" w:rsidRDefault="00D33E22" w:rsidP="00645636">
            <w:pPr>
              <w:pStyle w:val="afff7"/>
              <w:snapToGrid w:val="0"/>
            </w:pPr>
            <w:r>
              <w:rPr>
                <w:rFonts w:hint="eastAsia"/>
              </w:rPr>
              <w:t>申込開始日時</w:t>
            </w:r>
          </w:p>
        </w:tc>
        <w:tc>
          <w:tcPr>
            <w:tcW w:w="5528" w:type="dxa"/>
            <w:shd w:val="clear" w:color="000000" w:fill="FFFFFF"/>
            <w:hideMark/>
          </w:tcPr>
          <w:p w14:paraId="52DEE4C5" w14:textId="6C30E466" w:rsidR="00D33E22" w:rsidRPr="005B12ED" w:rsidRDefault="00936FF2" w:rsidP="00645636">
            <w:pPr>
              <w:pStyle w:val="afff7"/>
              <w:snapToGrid w:val="0"/>
            </w:pPr>
            <w:r>
              <w:rPr>
                <w:rFonts w:hint="eastAsia"/>
              </w:rPr>
              <w:t>申し込みを開始する日時</w:t>
            </w:r>
          </w:p>
        </w:tc>
      </w:tr>
      <w:tr w:rsidR="00D33E22" w:rsidRPr="005B12ED" w14:paraId="61E90CE4" w14:textId="77777777" w:rsidTr="00936FF2">
        <w:trPr>
          <w:trHeight w:val="251"/>
        </w:trPr>
        <w:tc>
          <w:tcPr>
            <w:tcW w:w="2972" w:type="dxa"/>
            <w:shd w:val="clear" w:color="000000" w:fill="FFFFFF"/>
            <w:hideMark/>
          </w:tcPr>
          <w:p w14:paraId="019C0FAD" w14:textId="1CEEB12D" w:rsidR="00D33E22" w:rsidRPr="005B12ED" w:rsidRDefault="00D33E22" w:rsidP="00645636">
            <w:pPr>
              <w:pStyle w:val="afff7"/>
              <w:snapToGrid w:val="0"/>
            </w:pPr>
            <w:r>
              <w:rPr>
                <w:rFonts w:hint="eastAsia"/>
              </w:rPr>
              <w:t>申込終了日時</w:t>
            </w:r>
          </w:p>
        </w:tc>
        <w:tc>
          <w:tcPr>
            <w:tcW w:w="5528" w:type="dxa"/>
            <w:shd w:val="clear" w:color="000000" w:fill="FFFFFF"/>
            <w:hideMark/>
          </w:tcPr>
          <w:p w14:paraId="5B122382" w14:textId="4C9FB55F" w:rsidR="00D33E22" w:rsidRPr="005B12ED" w:rsidRDefault="00936FF2" w:rsidP="00645636">
            <w:pPr>
              <w:pStyle w:val="afff7"/>
              <w:snapToGrid w:val="0"/>
            </w:pPr>
            <w:r>
              <w:rPr>
                <w:rFonts w:hint="eastAsia"/>
              </w:rPr>
              <w:t>申し込みの受け付けを終了する日時</w:t>
            </w:r>
          </w:p>
        </w:tc>
      </w:tr>
      <w:tr w:rsidR="00D33E22" w:rsidRPr="005B12ED" w14:paraId="1B877B70" w14:textId="77777777" w:rsidTr="00936FF2">
        <w:trPr>
          <w:trHeight w:val="269"/>
        </w:trPr>
        <w:tc>
          <w:tcPr>
            <w:tcW w:w="2972" w:type="dxa"/>
            <w:shd w:val="clear" w:color="000000" w:fill="FFFFFF"/>
            <w:hideMark/>
          </w:tcPr>
          <w:p w14:paraId="44A063E4" w14:textId="311A43C0" w:rsidR="00D33E22" w:rsidRPr="005B12ED" w:rsidRDefault="00D33E22" w:rsidP="00645636">
            <w:pPr>
              <w:pStyle w:val="afff7"/>
              <w:snapToGrid w:val="0"/>
            </w:pPr>
            <w:r>
              <w:rPr>
                <w:rFonts w:hint="eastAsia"/>
              </w:rPr>
              <w:t>申込方法</w:t>
            </w:r>
          </w:p>
        </w:tc>
        <w:tc>
          <w:tcPr>
            <w:tcW w:w="5528" w:type="dxa"/>
            <w:shd w:val="clear" w:color="000000" w:fill="FFFFFF"/>
            <w:hideMark/>
          </w:tcPr>
          <w:p w14:paraId="5824EC3B" w14:textId="2FE71D46" w:rsidR="00D33E22" w:rsidRPr="005B12ED" w:rsidRDefault="00936FF2" w:rsidP="00645636">
            <w:pPr>
              <w:pStyle w:val="afff7"/>
              <w:snapToGrid w:val="0"/>
            </w:pPr>
            <w:r>
              <w:rPr>
                <w:rFonts w:hint="eastAsia"/>
              </w:rPr>
              <w:t>インターネット、郵送等の方法</w:t>
            </w:r>
          </w:p>
        </w:tc>
      </w:tr>
      <w:tr w:rsidR="00936FF2" w:rsidRPr="005B12ED" w14:paraId="538ADCBF" w14:textId="77777777" w:rsidTr="00936FF2">
        <w:trPr>
          <w:trHeight w:val="131"/>
        </w:trPr>
        <w:tc>
          <w:tcPr>
            <w:tcW w:w="2972" w:type="dxa"/>
            <w:shd w:val="clear" w:color="000000" w:fill="FFFFFF"/>
          </w:tcPr>
          <w:p w14:paraId="1A720BEE" w14:textId="330D44FF" w:rsidR="00936FF2" w:rsidRDefault="00936FF2" w:rsidP="00645636">
            <w:pPr>
              <w:pStyle w:val="afff7"/>
              <w:snapToGrid w:val="0"/>
            </w:pPr>
            <w:r>
              <w:rPr>
                <w:rFonts w:hint="eastAsia"/>
              </w:rPr>
              <w:t>申込フォーム</w:t>
            </w:r>
            <w:r>
              <w:rPr>
                <w:rFonts w:hint="eastAsia"/>
              </w:rPr>
              <w:t>url</w:t>
            </w:r>
          </w:p>
        </w:tc>
        <w:tc>
          <w:tcPr>
            <w:tcW w:w="5528" w:type="dxa"/>
            <w:shd w:val="clear" w:color="000000" w:fill="FFFFFF"/>
          </w:tcPr>
          <w:p w14:paraId="2440585E" w14:textId="49D32211" w:rsidR="00936FF2" w:rsidRDefault="00FC3ECC" w:rsidP="00645636">
            <w:pPr>
              <w:pStyle w:val="afff7"/>
              <w:snapToGrid w:val="0"/>
            </w:pPr>
            <w:r>
              <w:rPr>
                <w:rFonts w:hint="eastAsia"/>
              </w:rPr>
              <w:t>申込フォーム</w:t>
            </w:r>
            <w:r>
              <w:rPr>
                <w:rFonts w:hint="eastAsia"/>
              </w:rPr>
              <w:t>url</w:t>
            </w:r>
          </w:p>
        </w:tc>
      </w:tr>
      <w:tr w:rsidR="00D33E22" w:rsidRPr="005B12ED" w14:paraId="753A444A" w14:textId="77777777" w:rsidTr="00936FF2">
        <w:trPr>
          <w:trHeight w:val="131"/>
        </w:trPr>
        <w:tc>
          <w:tcPr>
            <w:tcW w:w="2972" w:type="dxa"/>
            <w:shd w:val="clear" w:color="000000" w:fill="FFFFFF"/>
            <w:hideMark/>
          </w:tcPr>
          <w:p w14:paraId="37972FA9" w14:textId="630184E7" w:rsidR="00D33E22" w:rsidRPr="005B12ED" w:rsidRDefault="00936FF2" w:rsidP="00645636">
            <w:pPr>
              <w:pStyle w:val="afff7"/>
              <w:snapToGrid w:val="0"/>
            </w:pPr>
            <w:r>
              <w:rPr>
                <w:rFonts w:hint="eastAsia"/>
              </w:rPr>
              <w:t>受付方法</w:t>
            </w:r>
          </w:p>
        </w:tc>
        <w:tc>
          <w:tcPr>
            <w:tcW w:w="5528" w:type="dxa"/>
            <w:shd w:val="clear" w:color="000000" w:fill="FFFFFF"/>
            <w:hideMark/>
          </w:tcPr>
          <w:p w14:paraId="3E0C342C" w14:textId="6698CA93" w:rsidR="00D33E22" w:rsidRPr="005B12ED" w:rsidRDefault="00936FF2" w:rsidP="00645636">
            <w:pPr>
              <w:pStyle w:val="afff7"/>
              <w:snapToGrid w:val="0"/>
            </w:pPr>
            <w:r>
              <w:rPr>
                <w:rFonts w:hint="eastAsia"/>
              </w:rPr>
              <w:t>先着順、抽選など</w:t>
            </w:r>
          </w:p>
        </w:tc>
      </w:tr>
      <w:tr w:rsidR="00D33E22" w:rsidRPr="005B12ED" w14:paraId="603CD265" w14:textId="77777777" w:rsidTr="00936FF2">
        <w:trPr>
          <w:trHeight w:val="131"/>
        </w:trPr>
        <w:tc>
          <w:tcPr>
            <w:tcW w:w="2972" w:type="dxa"/>
            <w:shd w:val="clear" w:color="000000" w:fill="FFFFFF"/>
          </w:tcPr>
          <w:p w14:paraId="68D20061" w14:textId="5218C329" w:rsidR="00D33E22" w:rsidRPr="005B12ED" w:rsidRDefault="00936FF2" w:rsidP="00645636">
            <w:pPr>
              <w:pStyle w:val="afff7"/>
              <w:snapToGrid w:val="0"/>
            </w:pPr>
            <w:r>
              <w:rPr>
                <w:rFonts w:hint="eastAsia"/>
              </w:rPr>
              <w:t>申込者</w:t>
            </w:r>
          </w:p>
        </w:tc>
        <w:tc>
          <w:tcPr>
            <w:tcW w:w="5528" w:type="dxa"/>
            <w:shd w:val="clear" w:color="000000" w:fill="FFFFFF"/>
          </w:tcPr>
          <w:p w14:paraId="38BFC187" w14:textId="77777777" w:rsidR="00936FF2" w:rsidRDefault="00936FF2" w:rsidP="00645636">
            <w:pPr>
              <w:pStyle w:val="afff7"/>
              <w:snapToGrid w:val="0"/>
            </w:pPr>
            <w:r>
              <w:rPr>
                <w:rFonts w:hint="eastAsia"/>
              </w:rPr>
              <w:t>申し込み代表者。</w:t>
            </w:r>
          </w:p>
          <w:p w14:paraId="5B658219" w14:textId="71CD8D17" w:rsidR="00D33E22" w:rsidRPr="005B12ED" w:rsidRDefault="00936FF2" w:rsidP="00645636">
            <w:pPr>
              <w:pStyle w:val="afff7"/>
              <w:snapToGrid w:val="0"/>
            </w:pPr>
            <w:r>
              <w:rPr>
                <w:rFonts w:hint="eastAsia"/>
              </w:rPr>
              <w:t>サービスによっては全申込者を記入。必要に応じて年齢や性別なども記入</w:t>
            </w:r>
            <w:r w:rsidR="004B591F">
              <w:rPr>
                <w:rFonts w:hint="eastAsia"/>
              </w:rPr>
              <w:t>します。</w:t>
            </w:r>
          </w:p>
        </w:tc>
      </w:tr>
      <w:tr w:rsidR="00936FF2" w:rsidRPr="005B12ED" w14:paraId="0CC194AE" w14:textId="77777777" w:rsidTr="00936FF2">
        <w:trPr>
          <w:trHeight w:val="131"/>
        </w:trPr>
        <w:tc>
          <w:tcPr>
            <w:tcW w:w="2972" w:type="dxa"/>
            <w:shd w:val="clear" w:color="000000" w:fill="FFFFFF"/>
          </w:tcPr>
          <w:p w14:paraId="38997440" w14:textId="5CED9DA2" w:rsidR="00936FF2" w:rsidRPr="005B12ED" w:rsidRDefault="00936FF2" w:rsidP="00645636">
            <w:pPr>
              <w:pStyle w:val="afff7"/>
              <w:snapToGrid w:val="0"/>
            </w:pPr>
            <w:r>
              <w:rPr>
                <w:rFonts w:hint="eastAsia"/>
              </w:rPr>
              <w:t>申込み単位</w:t>
            </w:r>
          </w:p>
        </w:tc>
        <w:tc>
          <w:tcPr>
            <w:tcW w:w="5528" w:type="dxa"/>
            <w:shd w:val="clear" w:color="000000" w:fill="FFFFFF"/>
          </w:tcPr>
          <w:p w14:paraId="720D8C05" w14:textId="6ACD4FCB" w:rsidR="00936FF2" w:rsidRPr="005B12ED" w:rsidRDefault="00936FF2" w:rsidP="00645636">
            <w:pPr>
              <w:pStyle w:val="afff7"/>
              <w:snapToGrid w:val="0"/>
            </w:pPr>
            <w:r>
              <w:rPr>
                <w:rFonts w:hint="eastAsia"/>
              </w:rPr>
              <w:t>グループ、ペア、個人</w:t>
            </w:r>
          </w:p>
        </w:tc>
      </w:tr>
      <w:tr w:rsidR="00936FF2" w:rsidRPr="005B12ED" w14:paraId="1FAED062" w14:textId="77777777" w:rsidTr="00936FF2">
        <w:trPr>
          <w:trHeight w:val="131"/>
        </w:trPr>
        <w:tc>
          <w:tcPr>
            <w:tcW w:w="2972" w:type="dxa"/>
            <w:shd w:val="clear" w:color="000000" w:fill="FFFFFF"/>
          </w:tcPr>
          <w:p w14:paraId="6E8D0880" w14:textId="515EF61B" w:rsidR="00936FF2" w:rsidRPr="005B12ED" w:rsidRDefault="00936FF2" w:rsidP="00645636">
            <w:pPr>
              <w:pStyle w:val="afff7"/>
              <w:snapToGrid w:val="0"/>
            </w:pPr>
            <w:r>
              <w:rPr>
                <w:rFonts w:hint="eastAsia"/>
              </w:rPr>
              <w:t>総合計人数</w:t>
            </w:r>
          </w:p>
        </w:tc>
        <w:tc>
          <w:tcPr>
            <w:tcW w:w="5528" w:type="dxa"/>
            <w:shd w:val="clear" w:color="000000" w:fill="FFFFFF"/>
          </w:tcPr>
          <w:p w14:paraId="338C1282" w14:textId="0C57B326" w:rsidR="00936FF2" w:rsidRPr="005B12ED" w:rsidRDefault="00936FF2" w:rsidP="00645636">
            <w:pPr>
              <w:pStyle w:val="afff7"/>
              <w:snapToGrid w:val="0"/>
            </w:pPr>
            <w:r>
              <w:rPr>
                <w:rFonts w:hint="eastAsia"/>
              </w:rPr>
              <w:t>合計人数</w:t>
            </w:r>
          </w:p>
        </w:tc>
      </w:tr>
      <w:tr w:rsidR="00936FF2" w:rsidRPr="005B12ED" w14:paraId="33727731" w14:textId="77777777" w:rsidTr="00936FF2">
        <w:trPr>
          <w:trHeight w:val="131"/>
        </w:trPr>
        <w:tc>
          <w:tcPr>
            <w:tcW w:w="2972" w:type="dxa"/>
            <w:shd w:val="clear" w:color="000000" w:fill="FFFFFF"/>
          </w:tcPr>
          <w:p w14:paraId="107CFA33" w14:textId="6F2EEC80" w:rsidR="00936FF2" w:rsidRPr="005B12ED" w:rsidRDefault="00936FF2" w:rsidP="00645636">
            <w:pPr>
              <w:pStyle w:val="afff7"/>
              <w:snapToGrid w:val="0"/>
            </w:pPr>
            <w:r>
              <w:rPr>
                <w:rFonts w:hint="eastAsia"/>
              </w:rPr>
              <w:t>分類別人数</w:t>
            </w:r>
          </w:p>
        </w:tc>
        <w:tc>
          <w:tcPr>
            <w:tcW w:w="5528" w:type="dxa"/>
            <w:shd w:val="clear" w:color="000000" w:fill="FFFFFF"/>
          </w:tcPr>
          <w:p w14:paraId="25972BA7" w14:textId="0537326F" w:rsidR="00936FF2" w:rsidRPr="005B12ED" w:rsidRDefault="00936FF2" w:rsidP="00645636">
            <w:pPr>
              <w:pStyle w:val="afff7"/>
              <w:snapToGrid w:val="0"/>
            </w:pPr>
            <w:r>
              <w:rPr>
                <w:rFonts w:hint="eastAsia"/>
              </w:rPr>
              <w:t>男女、年齢層等、必要に</w:t>
            </w:r>
            <w:r w:rsidR="001A6ABF">
              <w:rPr>
                <w:rFonts w:hint="eastAsia"/>
              </w:rPr>
              <w:t>応じて</w:t>
            </w:r>
            <w:r>
              <w:rPr>
                <w:rFonts w:hint="eastAsia"/>
              </w:rPr>
              <w:t>複数</w:t>
            </w:r>
            <w:r w:rsidR="006A52C0">
              <w:rPr>
                <w:rFonts w:hint="eastAsia"/>
              </w:rPr>
              <w:t>のデータ</w:t>
            </w:r>
            <w:r>
              <w:rPr>
                <w:rFonts w:hint="eastAsia"/>
              </w:rPr>
              <w:t>項目</w:t>
            </w:r>
            <w:r w:rsidR="006A52C0">
              <w:rPr>
                <w:rFonts w:hint="eastAsia"/>
              </w:rPr>
              <w:t>を</w:t>
            </w:r>
            <w:r>
              <w:rPr>
                <w:rFonts w:hint="eastAsia"/>
              </w:rPr>
              <w:t>設定</w:t>
            </w:r>
            <w:r w:rsidR="006A52C0">
              <w:rPr>
                <w:rFonts w:hint="eastAsia"/>
              </w:rPr>
              <w:t>します</w:t>
            </w:r>
            <w:r>
              <w:rPr>
                <w:rFonts w:hint="eastAsia"/>
              </w:rPr>
              <w:t>。</w:t>
            </w:r>
          </w:p>
        </w:tc>
      </w:tr>
      <w:tr w:rsidR="00936FF2" w:rsidRPr="005B12ED" w14:paraId="7B0E4C2B" w14:textId="77777777" w:rsidTr="00936FF2">
        <w:trPr>
          <w:trHeight w:val="131"/>
        </w:trPr>
        <w:tc>
          <w:tcPr>
            <w:tcW w:w="2972" w:type="dxa"/>
            <w:shd w:val="clear" w:color="000000" w:fill="FFFFFF"/>
          </w:tcPr>
          <w:p w14:paraId="5707E5B7" w14:textId="7728FA82" w:rsidR="00936FF2" w:rsidRPr="005B12ED" w:rsidRDefault="00936FF2" w:rsidP="00645636">
            <w:pPr>
              <w:pStyle w:val="afff7"/>
              <w:snapToGrid w:val="0"/>
            </w:pPr>
            <w:r>
              <w:rPr>
                <w:rFonts w:hint="eastAsia"/>
              </w:rPr>
              <w:t>キャンセル待ちの有無</w:t>
            </w:r>
          </w:p>
        </w:tc>
        <w:tc>
          <w:tcPr>
            <w:tcW w:w="5528" w:type="dxa"/>
            <w:shd w:val="clear" w:color="000000" w:fill="FFFFFF"/>
          </w:tcPr>
          <w:p w14:paraId="65048FD2" w14:textId="60AF53CC" w:rsidR="00936FF2" w:rsidRPr="005B12ED" w:rsidRDefault="00936FF2" w:rsidP="00645636">
            <w:pPr>
              <w:pStyle w:val="afff7"/>
              <w:snapToGrid w:val="0"/>
            </w:pPr>
            <w:r>
              <w:rPr>
                <w:rFonts w:hint="eastAsia"/>
              </w:rPr>
              <w:t>キャンセル待ちが可能な場合は、有</w:t>
            </w:r>
          </w:p>
        </w:tc>
      </w:tr>
      <w:tr w:rsidR="00936FF2" w:rsidRPr="005B12ED" w14:paraId="22DBE53D" w14:textId="77777777" w:rsidTr="00936FF2">
        <w:trPr>
          <w:trHeight w:val="131"/>
        </w:trPr>
        <w:tc>
          <w:tcPr>
            <w:tcW w:w="2972" w:type="dxa"/>
            <w:shd w:val="clear" w:color="000000" w:fill="FFFFFF"/>
          </w:tcPr>
          <w:p w14:paraId="0F283F1F" w14:textId="4AB6F6A7" w:rsidR="00936FF2" w:rsidRPr="00936FF2" w:rsidRDefault="00936FF2" w:rsidP="00645636">
            <w:pPr>
              <w:pStyle w:val="afff7"/>
              <w:snapToGrid w:val="0"/>
            </w:pPr>
            <w:r>
              <w:rPr>
                <w:rFonts w:hint="eastAsia"/>
              </w:rPr>
              <w:t>予約番号</w:t>
            </w:r>
          </w:p>
        </w:tc>
        <w:tc>
          <w:tcPr>
            <w:tcW w:w="5528" w:type="dxa"/>
            <w:shd w:val="clear" w:color="000000" w:fill="FFFFFF"/>
          </w:tcPr>
          <w:p w14:paraId="160A43E8" w14:textId="01503830" w:rsidR="00936FF2" w:rsidRPr="005B12ED" w:rsidRDefault="00936FF2" w:rsidP="00645636">
            <w:pPr>
              <w:pStyle w:val="afff7"/>
              <w:snapToGrid w:val="0"/>
            </w:pPr>
            <w:r>
              <w:rPr>
                <w:rFonts w:hint="eastAsia"/>
              </w:rPr>
              <w:t>予約完了時に発行する番号</w:t>
            </w:r>
          </w:p>
        </w:tc>
      </w:tr>
      <w:tr w:rsidR="00936FF2" w:rsidRPr="005B12ED" w14:paraId="3EC46374" w14:textId="77777777" w:rsidTr="00936FF2">
        <w:trPr>
          <w:trHeight w:val="131"/>
        </w:trPr>
        <w:tc>
          <w:tcPr>
            <w:tcW w:w="2972" w:type="dxa"/>
            <w:shd w:val="clear" w:color="000000" w:fill="FFFFFF"/>
          </w:tcPr>
          <w:p w14:paraId="3D7B075D" w14:textId="0CCFAEC9" w:rsidR="00936FF2" w:rsidRPr="005B12ED" w:rsidRDefault="00936FF2" w:rsidP="00645636">
            <w:pPr>
              <w:pStyle w:val="afff7"/>
              <w:snapToGrid w:val="0"/>
            </w:pPr>
            <w:r>
              <w:rPr>
                <w:rFonts w:hint="eastAsia"/>
              </w:rPr>
              <w:t>連絡先</w:t>
            </w:r>
          </w:p>
        </w:tc>
        <w:tc>
          <w:tcPr>
            <w:tcW w:w="5528" w:type="dxa"/>
            <w:shd w:val="clear" w:color="000000" w:fill="FFFFFF"/>
          </w:tcPr>
          <w:p w14:paraId="33D6493C" w14:textId="447906C6" w:rsidR="00936FF2" w:rsidRPr="005B12ED" w:rsidRDefault="00936FF2" w:rsidP="00645636">
            <w:pPr>
              <w:pStyle w:val="afff7"/>
              <w:snapToGrid w:val="0"/>
            </w:pPr>
            <w:r>
              <w:rPr>
                <w:rFonts w:hint="eastAsia"/>
              </w:rPr>
              <w:t>申込者の連絡先（氏名、メールアドレス等）連絡先型</w:t>
            </w:r>
          </w:p>
        </w:tc>
      </w:tr>
      <w:tr w:rsidR="00C26186" w:rsidRPr="005B12ED" w14:paraId="04F04FB2" w14:textId="77777777" w:rsidTr="00936FF2">
        <w:trPr>
          <w:trHeight w:val="131"/>
        </w:trPr>
        <w:tc>
          <w:tcPr>
            <w:tcW w:w="2972" w:type="dxa"/>
            <w:shd w:val="clear" w:color="000000" w:fill="FFFFFF"/>
          </w:tcPr>
          <w:p w14:paraId="47D4D9E9" w14:textId="7FE0F798" w:rsidR="00C26186" w:rsidRDefault="00C26186" w:rsidP="00645636">
            <w:pPr>
              <w:pStyle w:val="afff7"/>
              <w:snapToGrid w:val="0"/>
            </w:pPr>
            <w:r>
              <w:rPr>
                <w:rFonts w:hint="eastAsia"/>
              </w:rPr>
              <w:t>備考</w:t>
            </w:r>
          </w:p>
        </w:tc>
        <w:tc>
          <w:tcPr>
            <w:tcW w:w="5528" w:type="dxa"/>
            <w:shd w:val="clear" w:color="000000" w:fill="FFFFFF"/>
          </w:tcPr>
          <w:p w14:paraId="4BB8A074" w14:textId="7296B9DC" w:rsidR="00C26186" w:rsidRDefault="00C26186" w:rsidP="00645636">
            <w:pPr>
              <w:pStyle w:val="afff7"/>
              <w:snapToGrid w:val="0"/>
            </w:pPr>
            <w:r>
              <w:rPr>
                <w:rFonts w:hint="eastAsia"/>
              </w:rPr>
              <w:t>備考</w:t>
            </w:r>
          </w:p>
        </w:tc>
      </w:tr>
    </w:tbl>
    <w:p w14:paraId="71D3382C" w14:textId="005FF678" w:rsidR="00C26186" w:rsidRDefault="00C26186">
      <w:pPr>
        <w:pStyle w:val="22"/>
      </w:pPr>
      <w:r>
        <w:rPr>
          <w:rFonts w:hint="eastAsia"/>
        </w:rPr>
        <w:t xml:space="preserve">　</w:t>
      </w:r>
      <w:bookmarkStart w:id="78" w:name="_Toc103599971"/>
      <w:r>
        <w:rPr>
          <w:rFonts w:hint="eastAsia"/>
        </w:rPr>
        <w:t>支払</w:t>
      </w:r>
      <w:bookmarkEnd w:id="78"/>
    </w:p>
    <w:p w14:paraId="4F1EDB95" w14:textId="0B989976" w:rsidR="00C26186" w:rsidRDefault="00C26186" w:rsidP="006A52C0">
      <w:pPr>
        <w:widowControl/>
        <w:jc w:val="left"/>
      </w:pPr>
      <w:r>
        <w:rPr>
          <w:rFonts w:hint="eastAsia"/>
        </w:rPr>
        <w:t>施設やイベントの利用で支払いを行う際は、以下のデータ項目</w:t>
      </w:r>
      <w:r w:rsidR="006A52C0">
        <w:rPr>
          <w:rFonts w:hint="eastAsia"/>
        </w:rPr>
        <w:t>が参照できます</w:t>
      </w:r>
      <w:r>
        <w:rPr>
          <w:rFonts w:hint="eastAsia"/>
        </w:rPr>
        <w:t>。</w:t>
      </w:r>
      <w:r w:rsidR="006A52C0">
        <w:rPr>
          <w:rFonts w:hint="eastAsia"/>
        </w:rPr>
        <w:t>支払いに汎用的なサービスを利用する場合は、そのサービスのデータ項目を使います。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C26186" w:rsidRPr="005B12ED" w14:paraId="6AB13357" w14:textId="77777777" w:rsidTr="30EC2B1F">
        <w:trPr>
          <w:trHeight w:val="229"/>
        </w:trPr>
        <w:tc>
          <w:tcPr>
            <w:tcW w:w="2972" w:type="dxa"/>
            <w:shd w:val="clear" w:color="auto" w:fill="F2F2F2" w:themeFill="background1" w:themeFillShade="F2"/>
            <w:hideMark/>
          </w:tcPr>
          <w:p w14:paraId="651B6E3D" w14:textId="77777777" w:rsidR="00C26186" w:rsidRPr="005B12ED" w:rsidRDefault="00C26186" w:rsidP="00645636">
            <w:pPr>
              <w:pStyle w:val="afff7"/>
              <w:snapToGrid w:val="0"/>
            </w:pPr>
            <w:r>
              <w:rPr>
                <w:rFonts w:hint="eastAsia"/>
              </w:rPr>
              <w:t>データ項目</w:t>
            </w:r>
          </w:p>
        </w:tc>
        <w:tc>
          <w:tcPr>
            <w:tcW w:w="5528" w:type="dxa"/>
            <w:shd w:val="clear" w:color="auto" w:fill="F2F2F2" w:themeFill="background1" w:themeFillShade="F2"/>
            <w:hideMark/>
          </w:tcPr>
          <w:p w14:paraId="6860F559" w14:textId="77777777" w:rsidR="00C26186" w:rsidRPr="005B12ED" w:rsidRDefault="00C26186" w:rsidP="00645636">
            <w:pPr>
              <w:pStyle w:val="afff7"/>
              <w:snapToGrid w:val="0"/>
            </w:pPr>
            <w:r w:rsidRPr="005B12ED">
              <w:rPr>
                <w:rFonts w:hint="eastAsia"/>
              </w:rPr>
              <w:t>説明</w:t>
            </w:r>
          </w:p>
        </w:tc>
      </w:tr>
      <w:tr w:rsidR="00C26186" w:rsidRPr="005B12ED" w14:paraId="50F6A757" w14:textId="77777777" w:rsidTr="30EC2B1F">
        <w:trPr>
          <w:trHeight w:val="233"/>
        </w:trPr>
        <w:tc>
          <w:tcPr>
            <w:tcW w:w="2972" w:type="dxa"/>
            <w:shd w:val="clear" w:color="auto" w:fill="FFFFFF" w:themeFill="background1"/>
            <w:hideMark/>
          </w:tcPr>
          <w:p w14:paraId="2B0B92E8" w14:textId="682BB58E" w:rsidR="00C26186" w:rsidRPr="005B12ED" w:rsidRDefault="00C26186" w:rsidP="00645636">
            <w:pPr>
              <w:pStyle w:val="afff7"/>
              <w:snapToGrid w:val="0"/>
            </w:pPr>
            <w:r>
              <w:rPr>
                <w:rFonts w:hint="eastAsia"/>
              </w:rPr>
              <w:t>支払先</w:t>
            </w:r>
          </w:p>
        </w:tc>
        <w:tc>
          <w:tcPr>
            <w:tcW w:w="5528" w:type="dxa"/>
            <w:shd w:val="clear" w:color="auto" w:fill="FFFFFF" w:themeFill="background1"/>
            <w:hideMark/>
          </w:tcPr>
          <w:p w14:paraId="760FA33F" w14:textId="4E247CA2" w:rsidR="00C26186" w:rsidRPr="005B12ED" w:rsidRDefault="00C26186" w:rsidP="00645636">
            <w:pPr>
              <w:pStyle w:val="afff7"/>
              <w:snapToGrid w:val="0"/>
            </w:pPr>
            <w:r>
              <w:rPr>
                <w:rFonts w:hint="eastAsia"/>
              </w:rPr>
              <w:t>支払先の名称</w:t>
            </w:r>
          </w:p>
        </w:tc>
      </w:tr>
      <w:tr w:rsidR="00C26186" w:rsidRPr="005B12ED" w14:paraId="0A90C3EA" w14:textId="77777777" w:rsidTr="30EC2B1F">
        <w:trPr>
          <w:trHeight w:val="251"/>
        </w:trPr>
        <w:tc>
          <w:tcPr>
            <w:tcW w:w="2972" w:type="dxa"/>
            <w:shd w:val="clear" w:color="auto" w:fill="FFFFFF" w:themeFill="background1"/>
            <w:hideMark/>
          </w:tcPr>
          <w:p w14:paraId="217E8D66" w14:textId="38B9F873" w:rsidR="00C26186" w:rsidRPr="005B12ED" w:rsidRDefault="00C26186" w:rsidP="00645636">
            <w:pPr>
              <w:pStyle w:val="afff7"/>
              <w:snapToGrid w:val="0"/>
            </w:pPr>
            <w:r>
              <w:rPr>
                <w:rFonts w:hint="eastAsia"/>
              </w:rPr>
              <w:t>支払方法</w:t>
            </w:r>
          </w:p>
        </w:tc>
        <w:tc>
          <w:tcPr>
            <w:tcW w:w="5528" w:type="dxa"/>
            <w:shd w:val="clear" w:color="auto" w:fill="FFFFFF" w:themeFill="background1"/>
            <w:hideMark/>
          </w:tcPr>
          <w:p w14:paraId="0F033EE6" w14:textId="03762157" w:rsidR="00C26186" w:rsidRPr="005B12ED" w:rsidRDefault="00C26186" w:rsidP="00645636">
            <w:pPr>
              <w:pStyle w:val="afff7"/>
              <w:snapToGrid w:val="0"/>
            </w:pPr>
            <w:r>
              <w:rPr>
                <w:rFonts w:hint="eastAsia"/>
              </w:rPr>
              <w:t>支払いの方法（クレジット</w:t>
            </w:r>
            <w:r w:rsidR="006A52C0">
              <w:rPr>
                <w:rFonts w:hint="eastAsia"/>
              </w:rPr>
              <w:t>、現金等</w:t>
            </w:r>
            <w:r>
              <w:rPr>
                <w:rFonts w:hint="eastAsia"/>
              </w:rPr>
              <w:t>）</w:t>
            </w:r>
          </w:p>
        </w:tc>
      </w:tr>
      <w:tr w:rsidR="006A52C0" w:rsidRPr="005B12ED" w14:paraId="73983106" w14:textId="77777777" w:rsidTr="30EC2B1F">
        <w:trPr>
          <w:trHeight w:val="269"/>
        </w:trPr>
        <w:tc>
          <w:tcPr>
            <w:tcW w:w="2972" w:type="dxa"/>
            <w:shd w:val="clear" w:color="auto" w:fill="FFFFFF" w:themeFill="background1"/>
          </w:tcPr>
          <w:p w14:paraId="3EDF1180" w14:textId="2DD09A7E" w:rsidR="006A52C0" w:rsidRDefault="006A52C0" w:rsidP="00645636">
            <w:pPr>
              <w:pStyle w:val="afff7"/>
              <w:snapToGrid w:val="0"/>
            </w:pPr>
            <w:r>
              <w:rPr>
                <w:rFonts w:hint="eastAsia"/>
              </w:rPr>
              <w:t>支払方法詳細</w:t>
            </w:r>
          </w:p>
        </w:tc>
        <w:tc>
          <w:tcPr>
            <w:tcW w:w="5528" w:type="dxa"/>
            <w:shd w:val="clear" w:color="auto" w:fill="FFFFFF" w:themeFill="background1"/>
          </w:tcPr>
          <w:p w14:paraId="0EAF3BDC" w14:textId="38BD7526" w:rsidR="006A52C0" w:rsidRDefault="006A52C0" w:rsidP="00645636">
            <w:pPr>
              <w:pStyle w:val="afff7"/>
              <w:snapToGrid w:val="0"/>
            </w:pPr>
            <w:r>
              <w:t>クレジット、振り込みなどの詳細情報を必要に応じて複数</w:t>
            </w:r>
            <w:r>
              <w:lastRenderedPageBreak/>
              <w:t>に分割したデータ項目で記述します</w:t>
            </w:r>
          </w:p>
        </w:tc>
      </w:tr>
      <w:tr w:rsidR="006A52C0" w:rsidRPr="005B12ED" w14:paraId="369567A0" w14:textId="77777777" w:rsidTr="30EC2B1F">
        <w:trPr>
          <w:trHeight w:val="269"/>
        </w:trPr>
        <w:tc>
          <w:tcPr>
            <w:tcW w:w="2972" w:type="dxa"/>
            <w:shd w:val="clear" w:color="auto" w:fill="FFFFFF" w:themeFill="background1"/>
          </w:tcPr>
          <w:p w14:paraId="7643685F" w14:textId="13CD69A3" w:rsidR="006A52C0" w:rsidRDefault="006A52C0" w:rsidP="00645636">
            <w:pPr>
              <w:pStyle w:val="afff7"/>
              <w:snapToGrid w:val="0"/>
            </w:pPr>
            <w:r>
              <w:rPr>
                <w:rFonts w:hint="eastAsia"/>
              </w:rPr>
              <w:lastRenderedPageBreak/>
              <w:t>支払タイミング</w:t>
            </w:r>
          </w:p>
        </w:tc>
        <w:tc>
          <w:tcPr>
            <w:tcW w:w="5528" w:type="dxa"/>
            <w:shd w:val="clear" w:color="auto" w:fill="FFFFFF" w:themeFill="background1"/>
          </w:tcPr>
          <w:p w14:paraId="13080ADC" w14:textId="6835A2E2" w:rsidR="006A52C0" w:rsidRDefault="006A52C0" w:rsidP="00645636">
            <w:pPr>
              <w:pStyle w:val="afff7"/>
              <w:snapToGrid w:val="0"/>
            </w:pPr>
            <w:r>
              <w:rPr>
                <w:rFonts w:hint="eastAsia"/>
              </w:rPr>
              <w:t>事前、利用時、事後を選択</w:t>
            </w:r>
          </w:p>
        </w:tc>
      </w:tr>
      <w:tr w:rsidR="006A52C0" w:rsidRPr="005B12ED" w14:paraId="17AAD53F" w14:textId="77777777" w:rsidTr="30EC2B1F">
        <w:trPr>
          <w:trHeight w:val="131"/>
        </w:trPr>
        <w:tc>
          <w:tcPr>
            <w:tcW w:w="2972" w:type="dxa"/>
            <w:shd w:val="clear" w:color="auto" w:fill="FFFFFF" w:themeFill="background1"/>
          </w:tcPr>
          <w:p w14:paraId="796FA8E4" w14:textId="05E7277C" w:rsidR="006A52C0" w:rsidRDefault="006A52C0" w:rsidP="00645636">
            <w:pPr>
              <w:pStyle w:val="afff7"/>
              <w:snapToGrid w:val="0"/>
            </w:pPr>
            <w:r>
              <w:rPr>
                <w:rFonts w:hint="eastAsia"/>
              </w:rPr>
              <w:t>金額</w:t>
            </w:r>
          </w:p>
        </w:tc>
        <w:tc>
          <w:tcPr>
            <w:tcW w:w="5528" w:type="dxa"/>
            <w:shd w:val="clear" w:color="auto" w:fill="FFFFFF" w:themeFill="background1"/>
          </w:tcPr>
          <w:p w14:paraId="4BAF1AFA" w14:textId="2D137CE3" w:rsidR="006A52C0" w:rsidRDefault="006A52C0" w:rsidP="00645636">
            <w:pPr>
              <w:pStyle w:val="afff7"/>
              <w:snapToGrid w:val="0"/>
            </w:pPr>
            <w:r>
              <w:rPr>
                <w:rFonts w:hint="eastAsia"/>
              </w:rPr>
              <w:t>金額を円で記入</w:t>
            </w:r>
          </w:p>
        </w:tc>
      </w:tr>
      <w:tr w:rsidR="00C26186" w:rsidRPr="005B12ED" w14:paraId="48AC4927" w14:textId="77777777" w:rsidTr="30EC2B1F">
        <w:trPr>
          <w:trHeight w:val="131"/>
        </w:trPr>
        <w:tc>
          <w:tcPr>
            <w:tcW w:w="2972" w:type="dxa"/>
            <w:shd w:val="clear" w:color="auto" w:fill="FFFFFF" w:themeFill="background1"/>
          </w:tcPr>
          <w:p w14:paraId="6305EF16" w14:textId="4F18A025" w:rsidR="00C26186" w:rsidRDefault="006A52C0" w:rsidP="00645636">
            <w:pPr>
              <w:pStyle w:val="afff7"/>
              <w:snapToGrid w:val="0"/>
            </w:pPr>
            <w:r>
              <w:rPr>
                <w:rFonts w:hint="eastAsia"/>
              </w:rPr>
              <w:t>支払い</w:t>
            </w:r>
            <w:r w:rsidR="00C26186">
              <w:rPr>
                <w:rFonts w:hint="eastAsia"/>
              </w:rPr>
              <w:t>期限</w:t>
            </w:r>
          </w:p>
        </w:tc>
        <w:tc>
          <w:tcPr>
            <w:tcW w:w="5528" w:type="dxa"/>
            <w:shd w:val="clear" w:color="auto" w:fill="FFFFFF" w:themeFill="background1"/>
          </w:tcPr>
          <w:p w14:paraId="75B1FFB9" w14:textId="509400B5" w:rsidR="00C26186" w:rsidRDefault="006A52C0" w:rsidP="00645636">
            <w:pPr>
              <w:pStyle w:val="afff7"/>
              <w:snapToGrid w:val="0"/>
            </w:pPr>
            <w:r>
              <w:rPr>
                <w:rFonts w:hint="eastAsia"/>
              </w:rPr>
              <w:t>支払期限を</w:t>
            </w:r>
            <w:r w:rsidRPr="006A52C0">
              <w:rPr>
                <w:rFonts w:asciiTheme="minorEastAsia" w:hAnsiTheme="minorEastAsia" w:hint="eastAsia"/>
              </w:rPr>
              <w:t>YYYY-MM-DD</w:t>
            </w:r>
            <w:r>
              <w:rPr>
                <w:rFonts w:asciiTheme="minorEastAsia" w:hAnsiTheme="minorEastAsia" w:hint="eastAsia"/>
              </w:rPr>
              <w:t>で記入</w:t>
            </w:r>
          </w:p>
        </w:tc>
      </w:tr>
      <w:tr w:rsidR="00C26186" w:rsidRPr="005B12ED" w14:paraId="0D386153" w14:textId="77777777" w:rsidTr="30EC2B1F">
        <w:trPr>
          <w:trHeight w:val="131"/>
        </w:trPr>
        <w:tc>
          <w:tcPr>
            <w:tcW w:w="2972" w:type="dxa"/>
            <w:shd w:val="clear" w:color="auto" w:fill="FFFFFF" w:themeFill="background1"/>
            <w:hideMark/>
          </w:tcPr>
          <w:p w14:paraId="147F3B35" w14:textId="107BCC50" w:rsidR="00C26186" w:rsidRPr="005B12ED" w:rsidRDefault="00C26186" w:rsidP="00645636">
            <w:pPr>
              <w:pStyle w:val="afff7"/>
              <w:snapToGrid w:val="0"/>
            </w:pPr>
            <w:r>
              <w:rPr>
                <w:rFonts w:hint="eastAsia"/>
              </w:rPr>
              <w:t>備考</w:t>
            </w:r>
          </w:p>
        </w:tc>
        <w:tc>
          <w:tcPr>
            <w:tcW w:w="5528" w:type="dxa"/>
            <w:shd w:val="clear" w:color="auto" w:fill="FFFFFF" w:themeFill="background1"/>
            <w:hideMark/>
          </w:tcPr>
          <w:p w14:paraId="700F1227" w14:textId="4AA81476" w:rsidR="00C26186" w:rsidRPr="005B12ED" w:rsidRDefault="006A52C0" w:rsidP="00645636">
            <w:pPr>
              <w:pStyle w:val="afff7"/>
              <w:snapToGrid w:val="0"/>
            </w:pPr>
            <w:r>
              <w:rPr>
                <w:rFonts w:hint="eastAsia"/>
              </w:rPr>
              <w:t>備考</w:t>
            </w:r>
          </w:p>
        </w:tc>
      </w:tr>
    </w:tbl>
    <w:p w14:paraId="0AD1FEAD" w14:textId="5371A3F8" w:rsidR="00536F5A" w:rsidRDefault="00536F5A">
      <w:pPr>
        <w:widowControl/>
        <w:jc w:val="left"/>
        <w:rPr>
          <w:rFonts w:eastAsia="ＭＳ ゴシック" w:hAnsiTheme="majorHAnsi" w:cstheme="majorBidi"/>
          <w:szCs w:val="24"/>
        </w:rPr>
      </w:pPr>
      <w:r>
        <w:br w:type="page"/>
      </w:r>
    </w:p>
    <w:p w14:paraId="6530C14E" w14:textId="58995481" w:rsidR="008967CD" w:rsidRDefault="0080709E" w:rsidP="008967CD">
      <w:pPr>
        <w:pStyle w:val="10"/>
        <w:ind w:left="240" w:hanging="240"/>
      </w:pPr>
      <w:r>
        <w:rPr>
          <w:rFonts w:hint="eastAsia"/>
        </w:rPr>
        <w:lastRenderedPageBreak/>
        <w:t xml:space="preserve">　</w:t>
      </w:r>
      <w:bookmarkStart w:id="79" w:name="_Toc103599972"/>
      <w:r w:rsidR="006425E2">
        <w:rPr>
          <w:rFonts w:hint="eastAsia"/>
        </w:rPr>
        <w:t>実装</w:t>
      </w:r>
      <w:r w:rsidR="008967CD">
        <w:rPr>
          <w:rFonts w:hint="eastAsia"/>
        </w:rPr>
        <w:t>データモデル</w:t>
      </w:r>
      <w:bookmarkEnd w:id="79"/>
    </w:p>
    <w:p w14:paraId="4BC61BC4" w14:textId="301976C9" w:rsidR="00DD737F" w:rsidRDefault="00DD737F" w:rsidP="00372668">
      <w:pPr>
        <w:pStyle w:val="a6"/>
        <w:ind w:firstLine="240"/>
      </w:pPr>
      <w:r>
        <w:rPr>
          <w:rFonts w:hint="eastAsia"/>
        </w:rPr>
        <w:t>スマートシティでニーズが高い</w:t>
      </w:r>
      <w:r w:rsidR="00D93338">
        <w:rPr>
          <w:rFonts w:hint="eastAsia"/>
        </w:rPr>
        <w:t>データのモデルを示</w:t>
      </w:r>
      <w:r w:rsidR="00641328">
        <w:rPr>
          <w:rFonts w:hint="eastAsia"/>
        </w:rPr>
        <w:t>します</w:t>
      </w:r>
      <w:r w:rsidR="00D93338">
        <w:rPr>
          <w:rFonts w:hint="eastAsia"/>
        </w:rPr>
        <w:t>。</w:t>
      </w:r>
      <w:r w:rsidR="00B5048D">
        <w:rPr>
          <w:rFonts w:hint="eastAsia"/>
        </w:rPr>
        <w:t>相互運用性を確保するために、既存のデータモデルをできる限り</w:t>
      </w:r>
      <w:r w:rsidR="00D379D3">
        <w:rPr>
          <w:rFonts w:hint="eastAsia"/>
        </w:rPr>
        <w:t>参照し</w:t>
      </w:r>
      <w:r w:rsidR="00DE2F8B">
        <w:rPr>
          <w:rFonts w:hint="eastAsia"/>
        </w:rPr>
        <w:t>てい</w:t>
      </w:r>
      <w:r w:rsidR="00D379D3">
        <w:rPr>
          <w:rFonts w:hint="eastAsia"/>
        </w:rPr>
        <w:t>ます</w:t>
      </w:r>
      <w:r w:rsidR="00B5048D">
        <w:rPr>
          <w:rFonts w:hint="eastAsia"/>
        </w:rPr>
        <w:t>。</w:t>
      </w:r>
    </w:p>
    <w:p w14:paraId="48EA2665" w14:textId="77777777" w:rsidR="006425E2" w:rsidRDefault="006425E2" w:rsidP="00372668">
      <w:pPr>
        <w:pStyle w:val="a6"/>
        <w:ind w:firstLine="240"/>
      </w:pPr>
    </w:p>
    <w:p w14:paraId="6E3F8656" w14:textId="31966DE5" w:rsidR="00AB60AD" w:rsidRDefault="00335125" w:rsidP="00372668">
      <w:pPr>
        <w:pStyle w:val="a6"/>
        <w:ind w:firstLine="240"/>
      </w:pPr>
      <w:r>
        <w:rPr>
          <w:rFonts w:hint="eastAsia"/>
        </w:rPr>
        <w:t>各データモデルは、</w:t>
      </w:r>
      <w:r w:rsidR="009B7B66">
        <w:rPr>
          <w:rFonts w:hint="eastAsia"/>
        </w:rPr>
        <w:t>そのデータが何を主に参照して作られたかを示す「</w:t>
      </w:r>
      <w:r w:rsidR="00641328">
        <w:rPr>
          <w:rFonts w:hint="eastAsia"/>
        </w:rPr>
        <w:t>参照元</w:t>
      </w:r>
      <w:r w:rsidR="009B7B66">
        <w:rPr>
          <w:rFonts w:hint="eastAsia"/>
        </w:rPr>
        <w:t>データ」、データ項目を</w:t>
      </w:r>
      <w:r w:rsidR="00641328">
        <w:rPr>
          <w:rFonts w:hint="eastAsia"/>
        </w:rPr>
        <w:t>一覧化した</w:t>
      </w:r>
      <w:r w:rsidR="009B7B66">
        <w:rPr>
          <w:rFonts w:hint="eastAsia"/>
        </w:rPr>
        <w:t>「データモデル」、データ</w:t>
      </w:r>
      <w:r w:rsidR="00641328">
        <w:rPr>
          <w:rFonts w:hint="eastAsia"/>
        </w:rPr>
        <w:t>項目の</w:t>
      </w:r>
      <w:r w:rsidR="009B7B66">
        <w:rPr>
          <w:rFonts w:hint="eastAsia"/>
        </w:rPr>
        <w:t>選択肢となる「</w:t>
      </w:r>
      <w:r w:rsidR="00C17CD3">
        <w:rPr>
          <w:rFonts w:hint="eastAsia"/>
        </w:rPr>
        <w:t>候補（</w:t>
      </w:r>
      <w:r w:rsidR="009B7B66">
        <w:rPr>
          <w:rFonts w:hint="eastAsia"/>
        </w:rPr>
        <w:t>コントロールド・ボキャブラリ</w:t>
      </w:r>
      <w:r w:rsidR="00C17CD3">
        <w:rPr>
          <w:rFonts w:hint="eastAsia"/>
        </w:rPr>
        <w:t>）</w:t>
      </w:r>
      <w:r w:rsidR="009B7B66">
        <w:rPr>
          <w:rFonts w:hint="eastAsia"/>
        </w:rPr>
        <w:t>」、</w:t>
      </w:r>
      <w:r w:rsidR="00093FA9">
        <w:rPr>
          <w:rFonts w:hint="eastAsia"/>
        </w:rPr>
        <w:t>その他参考になる「既存のデータモデル」により構成され</w:t>
      </w:r>
      <w:r w:rsidR="00641328">
        <w:rPr>
          <w:rFonts w:hint="eastAsia"/>
        </w:rPr>
        <w:t>ます</w:t>
      </w:r>
      <w:r w:rsidR="00093FA9">
        <w:rPr>
          <w:rFonts w:hint="eastAsia"/>
        </w:rPr>
        <w:t>。</w:t>
      </w:r>
    </w:p>
    <w:p w14:paraId="6321299D" w14:textId="77777777" w:rsidR="006425E2" w:rsidRDefault="006425E2" w:rsidP="00372668">
      <w:pPr>
        <w:pStyle w:val="a6"/>
        <w:ind w:firstLine="240"/>
      </w:pPr>
    </w:p>
    <w:p w14:paraId="531363C1" w14:textId="4D79F9CC" w:rsidR="001D0E6A" w:rsidRDefault="00093FA9" w:rsidP="001D0E6A">
      <w:pPr>
        <w:pStyle w:val="a6"/>
        <w:ind w:firstLine="240"/>
      </w:pPr>
      <w:r>
        <w:rPr>
          <w:rFonts w:hint="eastAsia"/>
        </w:rPr>
        <w:t>また、</w:t>
      </w:r>
      <w:r w:rsidR="004F71E9">
        <w:rPr>
          <w:rFonts w:hint="eastAsia"/>
        </w:rPr>
        <w:t>施設や設備等は</w:t>
      </w:r>
      <w:r w:rsidR="000149A9">
        <w:rPr>
          <w:rFonts w:hint="eastAsia"/>
        </w:rPr>
        <w:t>、</w:t>
      </w:r>
      <w:r w:rsidR="00536F5A">
        <w:rPr>
          <w:rFonts w:hint="eastAsia"/>
        </w:rPr>
        <w:t>博物館、行政機関等の</w:t>
      </w:r>
      <w:r w:rsidR="000149A9">
        <w:rPr>
          <w:rFonts w:hint="eastAsia"/>
        </w:rPr>
        <w:t>個々の</w:t>
      </w:r>
      <w:r w:rsidR="00536F5A">
        <w:rPr>
          <w:rFonts w:hint="eastAsia"/>
        </w:rPr>
        <w:t>類型</w:t>
      </w:r>
      <w:r w:rsidR="000149A9">
        <w:rPr>
          <w:rFonts w:hint="eastAsia"/>
        </w:rPr>
        <w:t>で</w:t>
      </w:r>
      <w:r w:rsidR="00536F5A">
        <w:rPr>
          <w:rFonts w:hint="eastAsia"/>
        </w:rPr>
        <w:t>データ</w:t>
      </w:r>
      <w:r w:rsidR="000149A9">
        <w:rPr>
          <w:rFonts w:hint="eastAsia"/>
        </w:rPr>
        <w:t>項目の差異が小さいため、基本形を示したうえでその差分を記述</w:t>
      </w:r>
      <w:r w:rsidR="00641328">
        <w:rPr>
          <w:rFonts w:hint="eastAsia"/>
        </w:rPr>
        <w:t>します</w:t>
      </w:r>
      <w:r w:rsidR="000149A9">
        <w:rPr>
          <w:rFonts w:hint="eastAsia"/>
        </w:rPr>
        <w:t>。</w:t>
      </w:r>
      <w:r w:rsidR="00536F5A">
        <w:rPr>
          <w:rFonts w:hint="eastAsia"/>
        </w:rPr>
        <w:t>ただし、学校や交番など既にデータの形式が</w:t>
      </w:r>
      <w:r w:rsidR="00DE2F8B">
        <w:rPr>
          <w:rFonts w:hint="eastAsia"/>
        </w:rPr>
        <w:t>所管省庁等で</w:t>
      </w:r>
      <w:r w:rsidR="00536F5A">
        <w:rPr>
          <w:rFonts w:hint="eastAsia"/>
        </w:rPr>
        <w:t>整理されている場合には、基本形を使わずに、データ項目の列挙を行</w:t>
      </w:r>
      <w:r w:rsidR="00641328">
        <w:rPr>
          <w:rFonts w:hint="eastAsia"/>
        </w:rPr>
        <w:t>います</w:t>
      </w:r>
      <w:r w:rsidR="00536F5A">
        <w:rPr>
          <w:rFonts w:hint="eastAsia"/>
        </w:rPr>
        <w:t>。</w:t>
      </w:r>
    </w:p>
    <w:p w14:paraId="0C6FF72F" w14:textId="7302AC0D" w:rsidR="00A95BD1" w:rsidRDefault="00A95BD1" w:rsidP="00372668">
      <w:pPr>
        <w:pStyle w:val="a6"/>
        <w:ind w:firstLine="240"/>
      </w:pPr>
      <w:r>
        <w:rPr>
          <w:rFonts w:hint="eastAsia"/>
        </w:rPr>
        <w:t>各データ項目は、</w:t>
      </w:r>
      <w:r w:rsidR="000F64D9">
        <w:rPr>
          <w:rFonts w:hint="eastAsia"/>
        </w:rPr>
        <w:t>参照元のデータモデルに</w:t>
      </w:r>
      <w:r>
        <w:rPr>
          <w:rFonts w:hint="eastAsia"/>
        </w:rPr>
        <w:t>必須、推奨</w:t>
      </w:r>
      <w:r w:rsidR="000F64D9">
        <w:rPr>
          <w:rFonts w:hint="eastAsia"/>
        </w:rPr>
        <w:t>等</w:t>
      </w:r>
      <w:r w:rsidR="00D218BE">
        <w:rPr>
          <w:rFonts w:hint="eastAsia"/>
        </w:rPr>
        <w:t>の</w:t>
      </w:r>
      <w:r w:rsidR="006E72DB">
        <w:rPr>
          <w:rFonts w:hint="eastAsia"/>
        </w:rPr>
        <w:t>指定</w:t>
      </w:r>
      <w:r w:rsidR="000F64D9">
        <w:rPr>
          <w:rFonts w:hint="eastAsia"/>
        </w:rPr>
        <w:t>がある場合には</w:t>
      </w:r>
      <w:r w:rsidR="00DE2F8B">
        <w:rPr>
          <w:rFonts w:hint="eastAsia"/>
        </w:rPr>
        <w:t>必須かどうか</w:t>
      </w:r>
      <w:r w:rsidR="000F64D9">
        <w:rPr>
          <w:rFonts w:hint="eastAsia"/>
        </w:rPr>
        <w:t>を示</w:t>
      </w:r>
      <w:r w:rsidR="00641328">
        <w:rPr>
          <w:rFonts w:hint="eastAsia"/>
        </w:rPr>
        <w:t>します</w:t>
      </w:r>
      <w:r w:rsidR="00D218BE">
        <w:rPr>
          <w:rFonts w:hint="eastAsia"/>
        </w:rPr>
        <w:t>。空欄の場合は任意項目</w:t>
      </w:r>
      <w:r w:rsidR="00BF7352">
        <w:rPr>
          <w:rFonts w:hint="eastAsia"/>
        </w:rPr>
        <w:t>です</w:t>
      </w:r>
      <w:r w:rsidR="002857B8">
        <w:rPr>
          <w:rFonts w:hint="eastAsia"/>
        </w:rPr>
        <w:t>。</w:t>
      </w:r>
    </w:p>
    <w:p w14:paraId="2EFD675B" w14:textId="77777777" w:rsidR="006425E2" w:rsidRDefault="006425E2" w:rsidP="00372668">
      <w:pPr>
        <w:pStyle w:val="a6"/>
        <w:ind w:firstLine="240"/>
      </w:pPr>
    </w:p>
    <w:p w14:paraId="5AACDDEB" w14:textId="77777777" w:rsidR="00641328" w:rsidRDefault="001D0E6A" w:rsidP="00372668">
      <w:pPr>
        <w:pStyle w:val="a6"/>
        <w:ind w:firstLine="240"/>
      </w:pPr>
      <w:r>
        <w:rPr>
          <w:rFonts w:hint="eastAsia"/>
        </w:rPr>
        <w:t>本データモデルは、だれもがわかりやすく参照できるように表形式で記載</w:t>
      </w:r>
      <w:r w:rsidR="00BF7352">
        <w:rPr>
          <w:rFonts w:hint="eastAsia"/>
        </w:rPr>
        <w:t>しています</w:t>
      </w:r>
      <w:r>
        <w:rPr>
          <w:rFonts w:hint="eastAsia"/>
        </w:rPr>
        <w:t>。イベントに対してサブイベントが複数ある等の繰り返し</w:t>
      </w:r>
      <w:r w:rsidR="00641328">
        <w:rPr>
          <w:rFonts w:hint="eastAsia"/>
        </w:rPr>
        <w:t>項目</w:t>
      </w:r>
      <w:r>
        <w:rPr>
          <w:rFonts w:hint="eastAsia"/>
        </w:rPr>
        <w:t>については</w:t>
      </w:r>
      <w:r w:rsidR="00641328">
        <w:rPr>
          <w:rFonts w:hint="eastAsia"/>
        </w:rPr>
        <w:t>、繰り返し情報を</w:t>
      </w:r>
      <w:r w:rsidR="008E3D45">
        <w:rPr>
          <w:rFonts w:hint="eastAsia"/>
        </w:rPr>
        <w:t>記述して</w:t>
      </w:r>
      <w:r w:rsidR="00BF7352">
        <w:rPr>
          <w:rFonts w:hint="eastAsia"/>
        </w:rPr>
        <w:t>いません</w:t>
      </w:r>
      <w:r>
        <w:rPr>
          <w:rFonts w:hint="eastAsia"/>
        </w:rPr>
        <w:t>。また、データの形式や文字数も明記して</w:t>
      </w:r>
      <w:r w:rsidR="00BF7352">
        <w:rPr>
          <w:rFonts w:hint="eastAsia"/>
        </w:rPr>
        <w:t>いません</w:t>
      </w:r>
      <w:r w:rsidR="00641328">
        <w:rPr>
          <w:rFonts w:hint="eastAsia"/>
        </w:rPr>
        <w:t>。</w:t>
      </w:r>
    </w:p>
    <w:p w14:paraId="3F6E1DDA" w14:textId="3FAE024B" w:rsidR="001D0E6A" w:rsidRDefault="006425E2" w:rsidP="00372668">
      <w:pPr>
        <w:pStyle w:val="a6"/>
        <w:ind w:firstLine="240"/>
      </w:pPr>
      <w:r>
        <w:rPr>
          <w:rFonts w:hint="eastAsia"/>
        </w:rPr>
        <w:t>本書</w:t>
      </w:r>
      <w:r w:rsidR="001D0E6A">
        <w:rPr>
          <w:rFonts w:hint="eastAsia"/>
        </w:rPr>
        <w:t>はデータ項目の明確化を目的としており、</w:t>
      </w:r>
      <w:r w:rsidR="00641328">
        <w:rPr>
          <w:rFonts w:hint="eastAsia"/>
        </w:rPr>
        <w:t>クラス図や</w:t>
      </w:r>
      <w:r w:rsidR="001D0E6A">
        <w:rPr>
          <w:rFonts w:hint="eastAsia"/>
        </w:rPr>
        <w:t>繰り返し</w:t>
      </w:r>
      <w:r w:rsidR="00C0495E">
        <w:rPr>
          <w:rFonts w:hint="eastAsia"/>
        </w:rPr>
        <w:t>項目、</w:t>
      </w:r>
      <w:r w:rsidR="001D0E6A">
        <w:rPr>
          <w:rFonts w:hint="eastAsia"/>
        </w:rPr>
        <w:t>データ形式などの詳細は今後の課題</w:t>
      </w:r>
      <w:r w:rsidR="00BF7352">
        <w:rPr>
          <w:rFonts w:hint="eastAsia"/>
        </w:rPr>
        <w:t>とします</w:t>
      </w:r>
      <w:r w:rsidR="001D0E6A">
        <w:rPr>
          <w:rFonts w:hint="eastAsia"/>
        </w:rPr>
        <w:t>。</w:t>
      </w:r>
    </w:p>
    <w:p w14:paraId="70975D37" w14:textId="0F4CDCBE" w:rsidR="008967CD" w:rsidRDefault="00BE3B42">
      <w:pPr>
        <w:pStyle w:val="22"/>
      </w:pPr>
      <w:bookmarkStart w:id="80" w:name="_Toc63030196"/>
      <w:bookmarkStart w:id="81" w:name="_Toc63160865"/>
      <w:bookmarkEnd w:id="80"/>
      <w:bookmarkEnd w:id="81"/>
      <w:r>
        <w:rPr>
          <w:rFonts w:hint="eastAsia"/>
        </w:rPr>
        <w:t xml:space="preserve">　</w:t>
      </w:r>
      <w:bookmarkStart w:id="82" w:name="_Toc103599973"/>
      <w:r w:rsidR="00B70BD6">
        <w:rPr>
          <w:rFonts w:hint="eastAsia"/>
        </w:rPr>
        <w:t>土地</w:t>
      </w:r>
      <w:bookmarkEnd w:id="82"/>
    </w:p>
    <w:p w14:paraId="2BBE5133" w14:textId="119ACE9E" w:rsidR="0048211B" w:rsidRDefault="00D93338" w:rsidP="0096725D">
      <w:pPr>
        <w:pStyle w:val="a8"/>
        <w:ind w:left="120" w:firstLine="240"/>
      </w:pPr>
      <w:r>
        <w:rPr>
          <w:rFonts w:hint="eastAsia"/>
        </w:rPr>
        <w:t>土地のデータは利用目的によって異な</w:t>
      </w:r>
      <w:r w:rsidR="00BF7352">
        <w:rPr>
          <w:rFonts w:hint="eastAsia"/>
        </w:rPr>
        <w:t>ります</w:t>
      </w:r>
      <w:r>
        <w:rPr>
          <w:rFonts w:hint="eastAsia"/>
        </w:rPr>
        <w:t>。現実世界に存在する</w:t>
      </w:r>
      <w:r w:rsidR="00641328">
        <w:rPr>
          <w:rFonts w:hint="eastAsia"/>
        </w:rPr>
        <w:t>土地で、</w:t>
      </w:r>
      <w:r>
        <w:rPr>
          <w:rFonts w:hint="eastAsia"/>
        </w:rPr>
        <w:t>位置、形状、使用形態に関する情報</w:t>
      </w:r>
      <w:r w:rsidR="00641328">
        <w:rPr>
          <w:rFonts w:hint="eastAsia"/>
        </w:rPr>
        <w:t>で表される土地情報、</w:t>
      </w:r>
      <w:r w:rsidR="00D71C89">
        <w:rPr>
          <w:rFonts w:hint="eastAsia"/>
        </w:rPr>
        <w:t>これらの</w:t>
      </w:r>
      <w:r w:rsidR="00641328">
        <w:rPr>
          <w:rFonts w:hint="eastAsia"/>
        </w:rPr>
        <w:t>情報に</w:t>
      </w:r>
      <w:r>
        <w:rPr>
          <w:rFonts w:hint="eastAsia"/>
        </w:rPr>
        <w:t>所有権等</w:t>
      </w:r>
      <w:r w:rsidR="00641328">
        <w:rPr>
          <w:rFonts w:hint="eastAsia"/>
        </w:rPr>
        <w:t>の財産情報を加えた</w:t>
      </w:r>
      <w:r>
        <w:rPr>
          <w:rFonts w:hint="eastAsia"/>
        </w:rPr>
        <w:t>不動産としての</w:t>
      </w:r>
      <w:r w:rsidR="00641328">
        <w:rPr>
          <w:rFonts w:hint="eastAsia"/>
        </w:rPr>
        <w:t>土地</w:t>
      </w:r>
      <w:r>
        <w:rPr>
          <w:rFonts w:hint="eastAsia"/>
        </w:rPr>
        <w:t>情報</w:t>
      </w:r>
      <w:r w:rsidR="00D379D3">
        <w:rPr>
          <w:rFonts w:hint="eastAsia"/>
        </w:rPr>
        <w:t>があります</w:t>
      </w:r>
      <w:r w:rsidR="00306C1B">
        <w:rPr>
          <w:rFonts w:hint="eastAsia"/>
        </w:rPr>
        <w:t>。</w:t>
      </w:r>
    </w:p>
    <w:p w14:paraId="7472CFD1" w14:textId="3E5A8F92" w:rsidR="00FE02C1" w:rsidRDefault="00FE02C1" w:rsidP="00197D23">
      <w:pPr>
        <w:pStyle w:val="32"/>
        <w:numPr>
          <w:ilvl w:val="0"/>
          <w:numId w:val="108"/>
        </w:numPr>
      </w:pPr>
      <w:bookmarkStart w:id="83" w:name="_Toc103599974"/>
      <w:r>
        <w:rPr>
          <w:rFonts w:hint="eastAsia"/>
        </w:rPr>
        <w:t>土地</w:t>
      </w:r>
      <w:bookmarkEnd w:id="83"/>
    </w:p>
    <w:p w14:paraId="282FE1BD" w14:textId="75F2F61E" w:rsidR="00FB24C1" w:rsidRDefault="00641328" w:rsidP="00CB2498">
      <w:pPr>
        <w:pStyle w:val="51"/>
      </w:pPr>
      <w:r>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9D2CB9" w14:paraId="6A1293B3" w14:textId="77777777" w:rsidTr="00641328">
        <w:tc>
          <w:tcPr>
            <w:tcW w:w="2693" w:type="dxa"/>
            <w:shd w:val="clear" w:color="auto" w:fill="D9D9D9" w:themeFill="background1" w:themeFillShade="D9"/>
          </w:tcPr>
          <w:p w14:paraId="419775E5" w14:textId="015690C9" w:rsidR="009D2CB9" w:rsidRPr="008540FB" w:rsidRDefault="009D2CB9" w:rsidP="0090585F">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6A92AA88" w14:textId="3D672719" w:rsidR="009D2CB9" w:rsidRPr="008540FB" w:rsidRDefault="009D2CB9" w:rsidP="0090585F">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17A5032B" w14:textId="4D0A32F2" w:rsidR="009D2CB9" w:rsidRPr="008540FB" w:rsidRDefault="009D2CB9" w:rsidP="0090585F">
            <w:pPr>
              <w:pStyle w:val="a8"/>
              <w:snapToGrid w:val="0"/>
              <w:ind w:leftChars="0" w:left="0" w:firstLineChars="0" w:firstLine="0"/>
              <w:rPr>
                <w:sz w:val="20"/>
                <w:szCs w:val="20"/>
              </w:rPr>
            </w:pPr>
            <w:r w:rsidRPr="008540FB">
              <w:rPr>
                <w:rFonts w:hint="eastAsia"/>
                <w:sz w:val="20"/>
                <w:szCs w:val="20"/>
              </w:rPr>
              <w:t>参照元</w:t>
            </w:r>
          </w:p>
        </w:tc>
      </w:tr>
      <w:tr w:rsidR="009D2CB9" w14:paraId="14F5C180" w14:textId="77777777" w:rsidTr="00641328">
        <w:tc>
          <w:tcPr>
            <w:tcW w:w="2693" w:type="dxa"/>
          </w:tcPr>
          <w:p w14:paraId="65B925D9" w14:textId="61DF32A3" w:rsidR="009D2CB9" w:rsidRPr="008540FB" w:rsidRDefault="009D2CB9" w:rsidP="0090585F">
            <w:pPr>
              <w:pStyle w:val="a8"/>
              <w:snapToGrid w:val="0"/>
              <w:ind w:leftChars="0" w:left="0" w:firstLineChars="0" w:firstLine="0"/>
              <w:rPr>
                <w:sz w:val="20"/>
                <w:szCs w:val="20"/>
              </w:rPr>
            </w:pPr>
            <w:r w:rsidRPr="008540FB">
              <w:rPr>
                <w:rFonts w:hint="eastAsia"/>
                <w:sz w:val="20"/>
                <w:szCs w:val="20"/>
              </w:rPr>
              <w:t>土地</w:t>
            </w:r>
          </w:p>
        </w:tc>
        <w:tc>
          <w:tcPr>
            <w:tcW w:w="1984" w:type="dxa"/>
          </w:tcPr>
          <w:p w14:paraId="0AEDDE49" w14:textId="7C43014E" w:rsidR="009D2CB9" w:rsidRPr="008540FB" w:rsidRDefault="00536F5A" w:rsidP="0090585F">
            <w:pPr>
              <w:pStyle w:val="a8"/>
              <w:snapToGrid w:val="0"/>
              <w:ind w:leftChars="0" w:left="0" w:firstLineChars="0" w:firstLine="0"/>
              <w:rPr>
                <w:sz w:val="20"/>
                <w:szCs w:val="20"/>
              </w:rPr>
            </w:pPr>
            <w:r w:rsidRPr="008540FB">
              <w:rPr>
                <w:sz w:val="20"/>
                <w:szCs w:val="20"/>
              </w:rPr>
              <w:t>L</w:t>
            </w:r>
            <w:r w:rsidR="009D2CB9" w:rsidRPr="008540FB">
              <w:rPr>
                <w:sz w:val="20"/>
                <w:szCs w:val="20"/>
              </w:rPr>
              <w:t>and</w:t>
            </w:r>
          </w:p>
        </w:tc>
        <w:tc>
          <w:tcPr>
            <w:tcW w:w="3402" w:type="dxa"/>
          </w:tcPr>
          <w:p w14:paraId="627551F0" w14:textId="55C5DC52" w:rsidR="009D2CB9" w:rsidRPr="008540FB" w:rsidRDefault="00641328" w:rsidP="0090585F">
            <w:pPr>
              <w:pStyle w:val="a8"/>
              <w:snapToGrid w:val="0"/>
              <w:ind w:leftChars="0" w:left="0" w:firstLineChars="0" w:firstLine="0"/>
              <w:rPr>
                <w:sz w:val="20"/>
                <w:szCs w:val="20"/>
              </w:rPr>
            </w:pPr>
            <w:r>
              <w:rPr>
                <w:rFonts w:hint="eastAsia"/>
                <w:sz w:val="20"/>
                <w:szCs w:val="20"/>
              </w:rPr>
              <w:t>GIFコアデータモデル</w:t>
            </w:r>
          </w:p>
        </w:tc>
      </w:tr>
      <w:tr w:rsidR="00641328" w14:paraId="650C20F9" w14:textId="77777777" w:rsidTr="00641328">
        <w:tc>
          <w:tcPr>
            <w:tcW w:w="2693" w:type="dxa"/>
          </w:tcPr>
          <w:p w14:paraId="38206462" w14:textId="29176EAD" w:rsidR="00641328" w:rsidRPr="008540FB" w:rsidRDefault="00641328" w:rsidP="0090585F">
            <w:pPr>
              <w:pStyle w:val="a8"/>
              <w:snapToGrid w:val="0"/>
              <w:ind w:leftChars="0" w:left="0" w:firstLineChars="0" w:firstLine="0"/>
              <w:rPr>
                <w:sz w:val="20"/>
                <w:szCs w:val="20"/>
              </w:rPr>
            </w:pPr>
            <w:r>
              <w:rPr>
                <w:rFonts w:hint="eastAsia"/>
                <w:sz w:val="20"/>
                <w:szCs w:val="20"/>
              </w:rPr>
              <w:t>土地利用</w:t>
            </w:r>
          </w:p>
        </w:tc>
        <w:tc>
          <w:tcPr>
            <w:tcW w:w="1984" w:type="dxa"/>
          </w:tcPr>
          <w:p w14:paraId="4DB7C7F0" w14:textId="6E55C8FB" w:rsidR="00641328" w:rsidRPr="008540FB" w:rsidRDefault="00641328" w:rsidP="0090585F">
            <w:pPr>
              <w:pStyle w:val="a8"/>
              <w:snapToGrid w:val="0"/>
              <w:ind w:leftChars="0" w:left="0" w:firstLineChars="0" w:firstLine="0"/>
              <w:rPr>
                <w:sz w:val="20"/>
                <w:szCs w:val="20"/>
              </w:rPr>
            </w:pPr>
            <w:r>
              <w:rPr>
                <w:rFonts w:hint="eastAsia"/>
                <w:sz w:val="20"/>
                <w:szCs w:val="20"/>
              </w:rPr>
              <w:t>LandUsage</w:t>
            </w:r>
          </w:p>
        </w:tc>
        <w:tc>
          <w:tcPr>
            <w:tcW w:w="3402" w:type="dxa"/>
          </w:tcPr>
          <w:p w14:paraId="1E7E0ED7" w14:textId="3A064E39" w:rsidR="00641328" w:rsidRDefault="00641328" w:rsidP="0090585F">
            <w:pPr>
              <w:pStyle w:val="a8"/>
              <w:snapToGrid w:val="0"/>
              <w:ind w:leftChars="0" w:left="0" w:firstLineChars="0" w:firstLine="0"/>
              <w:rPr>
                <w:sz w:val="20"/>
                <w:szCs w:val="20"/>
              </w:rPr>
            </w:pPr>
            <w:r>
              <w:rPr>
                <w:rFonts w:hint="eastAsia"/>
                <w:sz w:val="20"/>
                <w:szCs w:val="20"/>
              </w:rPr>
              <w:t>３D都市モデル標準製品仕様書</w:t>
            </w:r>
            <w:r w:rsidR="00C5420A">
              <w:rPr>
                <w:rStyle w:val="affa"/>
                <w:sz w:val="20"/>
                <w:szCs w:val="20"/>
              </w:rPr>
              <w:footnoteReference w:id="18"/>
            </w:r>
          </w:p>
        </w:tc>
      </w:tr>
      <w:tr w:rsidR="00FB7F25" w14:paraId="2D7EB1DF" w14:textId="77777777" w:rsidTr="00645636">
        <w:tc>
          <w:tcPr>
            <w:tcW w:w="2693" w:type="dxa"/>
          </w:tcPr>
          <w:p w14:paraId="413EBE4E" w14:textId="77777777" w:rsidR="00FB7F25" w:rsidRDefault="00FB7F25" w:rsidP="00645636">
            <w:pPr>
              <w:pStyle w:val="a8"/>
              <w:snapToGrid w:val="0"/>
              <w:ind w:leftChars="0" w:left="0" w:firstLineChars="0" w:firstLine="0"/>
              <w:rPr>
                <w:sz w:val="20"/>
                <w:szCs w:val="20"/>
              </w:rPr>
            </w:pPr>
            <w:r>
              <w:rPr>
                <w:rFonts w:hint="eastAsia"/>
                <w:sz w:val="20"/>
                <w:szCs w:val="20"/>
              </w:rPr>
              <w:lastRenderedPageBreak/>
              <w:t>PoI</w:t>
            </w:r>
          </w:p>
        </w:tc>
        <w:tc>
          <w:tcPr>
            <w:tcW w:w="1984" w:type="dxa"/>
          </w:tcPr>
          <w:p w14:paraId="1F178431" w14:textId="77777777" w:rsidR="00FB7F25" w:rsidRDefault="00FB7F25"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64370319" w14:textId="661B33A2" w:rsidR="00FB7F25" w:rsidRDefault="00FB7F25" w:rsidP="00645636">
            <w:pPr>
              <w:pStyle w:val="a8"/>
              <w:snapToGrid w:val="0"/>
              <w:ind w:leftChars="0" w:left="0" w:firstLineChars="0" w:firstLine="0"/>
              <w:rPr>
                <w:sz w:val="20"/>
                <w:szCs w:val="20"/>
              </w:rPr>
            </w:pPr>
            <w:r>
              <w:rPr>
                <w:rFonts w:hint="eastAsia"/>
                <w:sz w:val="20"/>
                <w:szCs w:val="20"/>
              </w:rPr>
              <w:t>Smart data model</w:t>
            </w:r>
            <w:r w:rsidR="00C5420A">
              <w:rPr>
                <w:rStyle w:val="affa"/>
                <w:sz w:val="20"/>
                <w:szCs w:val="20"/>
              </w:rPr>
              <w:footnoteReference w:id="19"/>
            </w:r>
          </w:p>
        </w:tc>
      </w:tr>
      <w:tr w:rsidR="0090585F" w14:paraId="055DC776" w14:textId="77777777" w:rsidTr="00641328">
        <w:tc>
          <w:tcPr>
            <w:tcW w:w="2693" w:type="dxa"/>
          </w:tcPr>
          <w:p w14:paraId="763192AA" w14:textId="63B5DEFE"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1984" w:type="dxa"/>
          </w:tcPr>
          <w:p w14:paraId="66D4890E" w14:textId="044A3AF3"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402" w:type="dxa"/>
          </w:tcPr>
          <w:p w14:paraId="029ABD53" w14:textId="66B7B7CB"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r w:rsidR="00C5420A">
              <w:rPr>
                <w:rStyle w:val="affa"/>
                <w:sz w:val="20"/>
                <w:szCs w:val="20"/>
              </w:rPr>
              <w:footnoteReference w:id="20"/>
            </w:r>
          </w:p>
        </w:tc>
      </w:tr>
    </w:tbl>
    <w:p w14:paraId="06273E11" w14:textId="04929442" w:rsidR="00310D48" w:rsidRPr="00310D48" w:rsidRDefault="00FB24C1" w:rsidP="00310D48">
      <w:pPr>
        <w:pStyle w:val="51"/>
      </w:pPr>
      <w:r>
        <w:rPr>
          <w:rFonts w:hint="eastAsia"/>
        </w:rPr>
        <w:t>データモデル</w:t>
      </w:r>
    </w:p>
    <w:tbl>
      <w:tblPr>
        <w:tblStyle w:val="4c"/>
        <w:tblW w:w="0" w:type="auto"/>
        <w:tblInd w:w="421" w:type="dxa"/>
        <w:tblLook w:val="0620" w:firstRow="1" w:lastRow="0" w:firstColumn="0" w:lastColumn="0" w:noHBand="1" w:noVBand="1"/>
      </w:tblPr>
      <w:tblGrid>
        <w:gridCol w:w="708"/>
        <w:gridCol w:w="1985"/>
        <w:gridCol w:w="5154"/>
      </w:tblGrid>
      <w:tr w:rsidR="00D463E6" w:rsidRPr="00233832" w14:paraId="539EDD34" w14:textId="77777777" w:rsidTr="0048211B">
        <w:trPr>
          <w:cnfStyle w:val="100000000000" w:firstRow="1" w:lastRow="0" w:firstColumn="0" w:lastColumn="0" w:oddVBand="0" w:evenVBand="0" w:oddHBand="0" w:evenHBand="0" w:firstRowFirstColumn="0" w:firstRowLastColumn="0" w:lastRowFirstColumn="0" w:lastRowLastColumn="0"/>
          <w:trHeight w:val="209"/>
        </w:trPr>
        <w:tc>
          <w:tcPr>
            <w:tcW w:w="708" w:type="dxa"/>
            <w:shd w:val="clear" w:color="auto" w:fill="D9D9D9" w:themeFill="background1" w:themeFillShade="D9"/>
            <w:hideMark/>
          </w:tcPr>
          <w:p w14:paraId="00EA7A84" w14:textId="4BC1B189"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必須</w:t>
            </w:r>
          </w:p>
        </w:tc>
        <w:tc>
          <w:tcPr>
            <w:tcW w:w="1985" w:type="dxa"/>
            <w:shd w:val="clear" w:color="auto" w:fill="D9D9D9" w:themeFill="background1" w:themeFillShade="D9"/>
            <w:hideMark/>
          </w:tcPr>
          <w:p w14:paraId="3E6ACB08"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項目名</w:t>
            </w:r>
          </w:p>
        </w:tc>
        <w:tc>
          <w:tcPr>
            <w:tcW w:w="5154" w:type="dxa"/>
            <w:shd w:val="clear" w:color="auto" w:fill="D9D9D9" w:themeFill="background1" w:themeFillShade="D9"/>
            <w:hideMark/>
          </w:tcPr>
          <w:p w14:paraId="21FBCAC6"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説明</w:t>
            </w:r>
          </w:p>
        </w:tc>
      </w:tr>
      <w:tr w:rsidR="00D463E6" w:rsidRPr="00233832" w14:paraId="00D92A81" w14:textId="77777777" w:rsidTr="000E78BD">
        <w:trPr>
          <w:trHeight w:val="454"/>
        </w:trPr>
        <w:tc>
          <w:tcPr>
            <w:tcW w:w="708" w:type="dxa"/>
            <w:hideMark/>
          </w:tcPr>
          <w:p w14:paraId="1098F47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6E7A4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ID</w:t>
            </w:r>
          </w:p>
        </w:tc>
        <w:tc>
          <w:tcPr>
            <w:tcW w:w="5154" w:type="dxa"/>
            <w:hideMark/>
          </w:tcPr>
          <w:p w14:paraId="0FB07DD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機械的に採番された土地を一意に識別するID。土地単位に付番する</w:t>
            </w:r>
          </w:p>
        </w:tc>
      </w:tr>
      <w:tr w:rsidR="00D463E6" w:rsidRPr="00233832" w14:paraId="1D9469FA" w14:textId="77777777" w:rsidTr="0001349A">
        <w:trPr>
          <w:trHeight w:val="98"/>
        </w:trPr>
        <w:tc>
          <w:tcPr>
            <w:tcW w:w="708" w:type="dxa"/>
          </w:tcPr>
          <w:p w14:paraId="264058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tcPr>
          <w:p w14:paraId="0D92E4B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用途</w:t>
            </w:r>
          </w:p>
        </w:tc>
        <w:tc>
          <w:tcPr>
            <w:tcW w:w="5154" w:type="dxa"/>
          </w:tcPr>
          <w:p w14:paraId="575CC8E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土地の主要な用途</w:t>
            </w:r>
          </w:p>
        </w:tc>
      </w:tr>
      <w:tr w:rsidR="00D463E6" w:rsidRPr="00233832" w14:paraId="4BF46CF8" w14:textId="77777777" w:rsidTr="0001349A">
        <w:trPr>
          <w:trHeight w:val="243"/>
        </w:trPr>
        <w:tc>
          <w:tcPr>
            <w:tcW w:w="708" w:type="dxa"/>
            <w:hideMark/>
          </w:tcPr>
          <w:p w14:paraId="61B25703"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1C0FA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w:t>
            </w:r>
          </w:p>
        </w:tc>
        <w:tc>
          <w:tcPr>
            <w:tcW w:w="5154" w:type="dxa"/>
            <w:hideMark/>
          </w:tcPr>
          <w:p w14:paraId="33688649"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土地の名称</w:t>
            </w:r>
          </w:p>
        </w:tc>
      </w:tr>
      <w:tr w:rsidR="00D463E6" w:rsidRPr="00233832" w14:paraId="695A9597" w14:textId="77777777" w:rsidTr="0001349A">
        <w:trPr>
          <w:trHeight w:val="120"/>
        </w:trPr>
        <w:tc>
          <w:tcPr>
            <w:tcW w:w="708" w:type="dxa"/>
            <w:hideMark/>
          </w:tcPr>
          <w:p w14:paraId="7B0546BF"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47819B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名称（カナ）</w:t>
            </w:r>
          </w:p>
        </w:tc>
        <w:tc>
          <w:tcPr>
            <w:tcW w:w="5154" w:type="dxa"/>
            <w:hideMark/>
          </w:tcPr>
          <w:p w14:paraId="5E7FD6A6"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土地のカナ表記</w:t>
            </w:r>
          </w:p>
        </w:tc>
      </w:tr>
      <w:tr w:rsidR="00D463E6" w:rsidRPr="00233832" w14:paraId="4591E7FF" w14:textId="77777777" w:rsidTr="0001349A">
        <w:trPr>
          <w:trHeight w:val="37"/>
        </w:trPr>
        <w:tc>
          <w:tcPr>
            <w:tcW w:w="708" w:type="dxa"/>
            <w:hideMark/>
          </w:tcPr>
          <w:p w14:paraId="5329A24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F43C1F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名称（英字）</w:t>
            </w:r>
          </w:p>
        </w:tc>
        <w:tc>
          <w:tcPr>
            <w:tcW w:w="5154" w:type="dxa"/>
            <w:hideMark/>
          </w:tcPr>
          <w:p w14:paraId="65749C02"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土地の英語名またはローマ字表記</w:t>
            </w:r>
          </w:p>
        </w:tc>
      </w:tr>
      <w:tr w:rsidR="00D463E6" w:rsidRPr="00233832" w14:paraId="326A299C" w14:textId="77777777" w:rsidTr="0001349A">
        <w:trPr>
          <w:trHeight w:val="155"/>
        </w:trPr>
        <w:tc>
          <w:tcPr>
            <w:tcW w:w="708" w:type="dxa"/>
            <w:hideMark/>
          </w:tcPr>
          <w:p w14:paraId="097DF15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3FA13A74"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通称</w:t>
            </w:r>
          </w:p>
        </w:tc>
        <w:tc>
          <w:tcPr>
            <w:tcW w:w="5154" w:type="dxa"/>
            <w:hideMark/>
          </w:tcPr>
          <w:p w14:paraId="274C3A6D"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土地に通称がある場合に記入</w:t>
            </w:r>
          </w:p>
        </w:tc>
      </w:tr>
      <w:tr w:rsidR="00D463E6" w:rsidRPr="00233832" w14:paraId="339C43CC" w14:textId="77777777" w:rsidTr="0001349A">
        <w:trPr>
          <w:trHeight w:val="160"/>
        </w:trPr>
        <w:tc>
          <w:tcPr>
            <w:tcW w:w="708" w:type="dxa"/>
            <w:hideMark/>
          </w:tcPr>
          <w:p w14:paraId="2DCB207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64AA14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説明</w:t>
            </w:r>
          </w:p>
        </w:tc>
        <w:tc>
          <w:tcPr>
            <w:tcW w:w="5154" w:type="dxa"/>
            <w:hideMark/>
          </w:tcPr>
          <w:p w14:paraId="6BE4624E"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土地情報として公開可能な詳細情報</w:t>
            </w:r>
          </w:p>
        </w:tc>
      </w:tr>
      <w:tr w:rsidR="00D463E6" w:rsidRPr="00233832" w14:paraId="59EB485B" w14:textId="77777777" w:rsidTr="0001349A">
        <w:trPr>
          <w:trHeight w:val="37"/>
        </w:trPr>
        <w:tc>
          <w:tcPr>
            <w:tcW w:w="708" w:type="dxa"/>
            <w:hideMark/>
          </w:tcPr>
          <w:p w14:paraId="0CE1AD8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hideMark/>
          </w:tcPr>
          <w:p w14:paraId="48CA9A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w:t>
            </w:r>
          </w:p>
        </w:tc>
        <w:tc>
          <w:tcPr>
            <w:tcW w:w="5154" w:type="dxa"/>
            <w:hideMark/>
          </w:tcPr>
          <w:p w14:paraId="1FA6B7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住所情報（住所型）</w:t>
            </w:r>
          </w:p>
        </w:tc>
      </w:tr>
      <w:tr w:rsidR="00D463E6" w:rsidRPr="00233832" w14:paraId="1C9AF856" w14:textId="77777777" w:rsidTr="0001349A">
        <w:trPr>
          <w:trHeight w:val="54"/>
        </w:trPr>
        <w:tc>
          <w:tcPr>
            <w:tcW w:w="708" w:type="dxa"/>
          </w:tcPr>
          <w:p w14:paraId="3243A08E" w14:textId="7AF52EEE" w:rsidR="00D463E6" w:rsidRPr="0001349A" w:rsidRDefault="00D463E6" w:rsidP="0001349A">
            <w:pPr>
              <w:pStyle w:val="affffffff3"/>
              <w:snapToGrid w:val="0"/>
              <w:spacing w:line="200" w:lineRule="atLeast"/>
              <w:ind w:firstLine="23"/>
              <w:rPr>
                <w:sz w:val="20"/>
                <w:szCs w:val="20"/>
              </w:rPr>
            </w:pPr>
          </w:p>
        </w:tc>
        <w:tc>
          <w:tcPr>
            <w:tcW w:w="1985" w:type="dxa"/>
          </w:tcPr>
          <w:p w14:paraId="677324BA"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敷地面積</w:t>
            </w:r>
          </w:p>
        </w:tc>
        <w:tc>
          <w:tcPr>
            <w:tcW w:w="5154" w:type="dxa"/>
          </w:tcPr>
          <w:p w14:paraId="4754D5C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土地の敷地面積(m2)</w:t>
            </w:r>
          </w:p>
        </w:tc>
      </w:tr>
      <w:tr w:rsidR="00D463E6" w:rsidRPr="00233832" w14:paraId="20D28F1F" w14:textId="77777777" w:rsidTr="0001349A">
        <w:trPr>
          <w:trHeight w:val="72"/>
        </w:trPr>
        <w:tc>
          <w:tcPr>
            <w:tcW w:w="708" w:type="dxa"/>
          </w:tcPr>
          <w:p w14:paraId="0035AD13" w14:textId="77777777" w:rsidR="00D463E6" w:rsidRPr="0001349A" w:rsidRDefault="00D463E6" w:rsidP="0001349A">
            <w:pPr>
              <w:pStyle w:val="affffffff3"/>
              <w:snapToGrid w:val="0"/>
              <w:spacing w:line="200" w:lineRule="atLeast"/>
              <w:ind w:firstLine="23"/>
              <w:rPr>
                <w:sz w:val="20"/>
                <w:szCs w:val="20"/>
              </w:rPr>
            </w:pPr>
          </w:p>
        </w:tc>
        <w:tc>
          <w:tcPr>
            <w:tcW w:w="1985" w:type="dxa"/>
          </w:tcPr>
          <w:p w14:paraId="263D5D5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ポリゴン</w:t>
            </w:r>
          </w:p>
        </w:tc>
        <w:tc>
          <w:tcPr>
            <w:tcW w:w="5154" w:type="dxa"/>
          </w:tcPr>
          <w:p w14:paraId="1B3379C1"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土地の形状を表す情報</w:t>
            </w:r>
          </w:p>
        </w:tc>
      </w:tr>
      <w:tr w:rsidR="00D463E6" w:rsidRPr="00233832" w14:paraId="488AF51D" w14:textId="77777777" w:rsidTr="0001349A">
        <w:trPr>
          <w:trHeight w:val="76"/>
        </w:trPr>
        <w:tc>
          <w:tcPr>
            <w:tcW w:w="708" w:type="dxa"/>
          </w:tcPr>
          <w:p w14:paraId="48C95FF8"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073806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c>
          <w:tcPr>
            <w:tcW w:w="5154" w:type="dxa"/>
            <w:hideMark/>
          </w:tcPr>
          <w:p w14:paraId="1A123BC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r>
      <w:tr w:rsidR="00D463E6" w:rsidRPr="00233832" w14:paraId="457BEF84" w14:textId="77777777" w:rsidTr="0001349A">
        <w:trPr>
          <w:trHeight w:val="37"/>
        </w:trPr>
        <w:tc>
          <w:tcPr>
            <w:tcW w:w="708" w:type="dxa"/>
            <w:hideMark/>
          </w:tcPr>
          <w:p w14:paraId="15EA3480"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4ECD99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連絡先情報</w:t>
            </w:r>
          </w:p>
        </w:tc>
        <w:tc>
          <w:tcPr>
            <w:tcW w:w="5154" w:type="dxa"/>
            <w:hideMark/>
          </w:tcPr>
          <w:p w14:paraId="1D64F79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連絡先の情報（連絡先型）</w:t>
            </w:r>
          </w:p>
        </w:tc>
      </w:tr>
    </w:tbl>
    <w:p w14:paraId="0F00C412" w14:textId="260E9E4A" w:rsidR="001B7E96" w:rsidRDefault="00550C04" w:rsidP="00CB2498">
      <w:pPr>
        <w:pStyle w:val="51"/>
      </w:pPr>
      <w:r>
        <w:rPr>
          <w:rFonts w:hint="eastAsia"/>
        </w:rPr>
        <w:t>データ項目に選択肢があるときの候補</w:t>
      </w:r>
    </w:p>
    <w:p w14:paraId="50867A15" w14:textId="17B9B872" w:rsidR="00132CFC" w:rsidRDefault="00132CFC">
      <w:pPr>
        <w:pStyle w:val="6"/>
      </w:pPr>
      <w:r>
        <w:rPr>
          <w:rFonts w:hint="eastAsia"/>
        </w:rPr>
        <w:t>土地の用途</w:t>
      </w:r>
    </w:p>
    <w:p w14:paraId="4F33320F" w14:textId="12E98894" w:rsidR="00132CFC" w:rsidRDefault="00132CFC" w:rsidP="00DE2F8B">
      <w:pPr>
        <w:pStyle w:val="afd"/>
      </w:pPr>
      <w:r>
        <w:rPr>
          <w:rFonts w:hint="eastAsia"/>
        </w:rPr>
        <w:t>都市計画基礎調査実施要領</w:t>
      </w:r>
      <w:r>
        <w:rPr>
          <w:rStyle w:val="affa"/>
        </w:rPr>
        <w:footnoteReference w:id="21"/>
      </w:r>
      <w:r>
        <w:rPr>
          <w:rFonts w:hint="eastAsia"/>
        </w:rPr>
        <w:t>（</w:t>
      </w:r>
      <w:r w:rsidR="00E83C25">
        <w:rPr>
          <w:rFonts w:hint="eastAsia"/>
          <w:kern w:val="0"/>
        </w:rPr>
        <w:t>平成 3 年 5 月</w:t>
      </w:r>
      <w:r>
        <w:rPr>
          <w:rFonts w:hint="eastAsia"/>
        </w:rPr>
        <w:t>国土交通省都市局）の区分を</w:t>
      </w:r>
      <w:r w:rsidR="004B591F">
        <w:rPr>
          <w:rFonts w:hint="eastAsia"/>
        </w:rPr>
        <w:t>参照します</w:t>
      </w:r>
      <w:r>
        <w:rPr>
          <w:rFonts w:hint="eastAsia"/>
        </w:rPr>
        <w:t>。</w:t>
      </w:r>
    </w:p>
    <w:tbl>
      <w:tblPr>
        <w:tblW w:w="4509" w:type="pct"/>
        <w:tblInd w:w="843" w:type="dxa"/>
        <w:shd w:val="clear" w:color="auto" w:fill="FFFFFF"/>
        <w:tblCellMar>
          <w:left w:w="0" w:type="dxa"/>
          <w:right w:w="0" w:type="dxa"/>
        </w:tblCellMar>
        <w:tblLook w:val="04A0" w:firstRow="1" w:lastRow="0" w:firstColumn="1" w:lastColumn="0" w:noHBand="0" w:noVBand="1"/>
      </w:tblPr>
      <w:tblGrid>
        <w:gridCol w:w="567"/>
        <w:gridCol w:w="7087"/>
      </w:tblGrid>
      <w:tr w:rsidR="00D463E6" w:rsidRPr="008258DA" w14:paraId="4239751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D0CECE"/>
            <w:hideMark/>
          </w:tcPr>
          <w:p w14:paraId="5A564A72" w14:textId="77777777" w:rsidR="00D463E6" w:rsidRPr="00310D48" w:rsidRDefault="00D463E6" w:rsidP="0090585F">
            <w:pPr>
              <w:pStyle w:val="a8"/>
              <w:snapToGrid w:val="0"/>
              <w:ind w:leftChars="0" w:left="0" w:firstLineChars="5" w:firstLine="9"/>
              <w:rPr>
                <w:sz w:val="20"/>
                <w:szCs w:val="20"/>
              </w:rPr>
            </w:pPr>
            <w:r w:rsidRPr="0090585F">
              <w:rPr>
                <w:sz w:val="18"/>
                <w:szCs w:val="18"/>
              </w:rPr>
              <w:t>コード</w:t>
            </w:r>
          </w:p>
        </w:tc>
        <w:tc>
          <w:tcPr>
            <w:tcW w:w="7087" w:type="dxa"/>
            <w:tcBorders>
              <w:top w:val="single" w:sz="6" w:space="0" w:color="333333"/>
              <w:left w:val="single" w:sz="6" w:space="0" w:color="333333"/>
              <w:bottom w:val="single" w:sz="6" w:space="0" w:color="333333"/>
              <w:right w:val="single" w:sz="6" w:space="0" w:color="333333"/>
            </w:tcBorders>
            <w:shd w:val="clear" w:color="auto" w:fill="D0CECE"/>
            <w:hideMark/>
          </w:tcPr>
          <w:p w14:paraId="3B72E7F5" w14:textId="77777777" w:rsidR="00D463E6" w:rsidRPr="00310D48" w:rsidRDefault="00D463E6" w:rsidP="00310D48">
            <w:pPr>
              <w:pStyle w:val="a8"/>
              <w:snapToGrid w:val="0"/>
              <w:ind w:left="120" w:firstLineChars="5" w:firstLine="10"/>
              <w:rPr>
                <w:sz w:val="20"/>
                <w:szCs w:val="20"/>
              </w:rPr>
            </w:pPr>
            <w:r w:rsidRPr="00310D48">
              <w:rPr>
                <w:sz w:val="20"/>
                <w:szCs w:val="20"/>
              </w:rPr>
              <w:t>説明</w:t>
            </w:r>
          </w:p>
        </w:tc>
      </w:tr>
      <w:tr w:rsidR="00D463E6" w:rsidRPr="008258DA" w14:paraId="144134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14E2AC8" w14:textId="77777777" w:rsidR="00D463E6" w:rsidRPr="00310D48" w:rsidRDefault="00D463E6" w:rsidP="0090585F">
            <w:pPr>
              <w:pStyle w:val="a8"/>
              <w:snapToGrid w:val="0"/>
              <w:ind w:leftChars="0" w:left="0" w:firstLineChars="5" w:firstLine="10"/>
              <w:rPr>
                <w:sz w:val="20"/>
                <w:szCs w:val="20"/>
              </w:rPr>
            </w:pPr>
            <w:r w:rsidRPr="00310D48">
              <w:rPr>
                <w:sz w:val="20"/>
                <w:szCs w:val="20"/>
              </w:rPr>
              <w:t>201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1ECC074F" w14:textId="77777777" w:rsidR="00D463E6" w:rsidRPr="00310D48" w:rsidRDefault="00D463E6" w:rsidP="00310D48">
            <w:pPr>
              <w:pStyle w:val="a8"/>
              <w:snapToGrid w:val="0"/>
              <w:ind w:left="120" w:firstLineChars="5" w:firstLine="10"/>
              <w:rPr>
                <w:sz w:val="20"/>
                <w:szCs w:val="20"/>
              </w:rPr>
            </w:pPr>
            <w:r w:rsidRPr="00310D48">
              <w:rPr>
                <w:sz w:val="20"/>
                <w:szCs w:val="20"/>
              </w:rPr>
              <w:t>田（水田）</w:t>
            </w:r>
          </w:p>
        </w:tc>
      </w:tr>
      <w:tr w:rsidR="00D463E6" w:rsidRPr="008258DA" w14:paraId="09FC127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48A9AD5" w14:textId="77777777" w:rsidR="00D463E6" w:rsidRPr="00310D48" w:rsidRDefault="00D463E6" w:rsidP="0090585F">
            <w:pPr>
              <w:pStyle w:val="a8"/>
              <w:snapToGrid w:val="0"/>
              <w:ind w:leftChars="0" w:left="0" w:firstLineChars="5" w:firstLine="10"/>
              <w:rPr>
                <w:sz w:val="20"/>
                <w:szCs w:val="20"/>
              </w:rPr>
            </w:pPr>
            <w:r w:rsidRPr="00310D48">
              <w:rPr>
                <w:sz w:val="20"/>
                <w:szCs w:val="20"/>
              </w:rPr>
              <w:t>202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462B664" w14:textId="77777777" w:rsidR="00D463E6" w:rsidRPr="00310D48" w:rsidRDefault="00D463E6" w:rsidP="00310D48">
            <w:pPr>
              <w:pStyle w:val="a8"/>
              <w:snapToGrid w:val="0"/>
              <w:ind w:left="120" w:firstLineChars="5" w:firstLine="10"/>
              <w:rPr>
                <w:sz w:val="20"/>
                <w:szCs w:val="20"/>
              </w:rPr>
            </w:pPr>
            <w:r w:rsidRPr="00310D48">
              <w:rPr>
                <w:sz w:val="20"/>
                <w:szCs w:val="20"/>
              </w:rPr>
              <w:t>畑（畑、樹園地、採草地、養鶏（牛・豚）場）</w:t>
            </w:r>
          </w:p>
        </w:tc>
      </w:tr>
      <w:tr w:rsidR="00D463E6" w:rsidRPr="008258DA" w14:paraId="4500944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65C331F" w14:textId="77777777" w:rsidR="00D463E6" w:rsidRPr="00310D48" w:rsidRDefault="00D463E6" w:rsidP="0090585F">
            <w:pPr>
              <w:pStyle w:val="a8"/>
              <w:snapToGrid w:val="0"/>
              <w:ind w:leftChars="0" w:left="0" w:firstLineChars="5" w:firstLine="10"/>
              <w:rPr>
                <w:sz w:val="20"/>
                <w:szCs w:val="20"/>
              </w:rPr>
            </w:pPr>
            <w:r w:rsidRPr="00310D48">
              <w:rPr>
                <w:sz w:val="20"/>
                <w:szCs w:val="20"/>
              </w:rPr>
              <w:t>203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3A21FD56" w14:textId="77777777" w:rsidR="00D463E6" w:rsidRPr="00310D48" w:rsidRDefault="00D463E6" w:rsidP="00310D48">
            <w:pPr>
              <w:pStyle w:val="a8"/>
              <w:snapToGrid w:val="0"/>
              <w:ind w:left="120" w:firstLineChars="5" w:firstLine="10"/>
              <w:rPr>
                <w:sz w:val="20"/>
                <w:szCs w:val="20"/>
              </w:rPr>
            </w:pPr>
            <w:r w:rsidRPr="00310D48">
              <w:rPr>
                <w:sz w:val="20"/>
                <w:szCs w:val="20"/>
              </w:rPr>
              <w:t>山林（樹林地）</w:t>
            </w:r>
          </w:p>
        </w:tc>
      </w:tr>
      <w:tr w:rsidR="00D463E6" w:rsidRPr="008258DA" w14:paraId="7F4D51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442415" w14:textId="77777777" w:rsidR="00D463E6" w:rsidRPr="00310D48" w:rsidRDefault="00D463E6" w:rsidP="0090585F">
            <w:pPr>
              <w:pStyle w:val="a8"/>
              <w:snapToGrid w:val="0"/>
              <w:ind w:leftChars="0" w:left="0" w:firstLineChars="5" w:firstLine="10"/>
              <w:rPr>
                <w:sz w:val="20"/>
                <w:szCs w:val="20"/>
              </w:rPr>
            </w:pPr>
            <w:r w:rsidRPr="00310D48">
              <w:rPr>
                <w:sz w:val="20"/>
                <w:szCs w:val="20"/>
              </w:rPr>
              <w:t>204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290262" w14:textId="77777777" w:rsidR="00D463E6" w:rsidRPr="00310D48" w:rsidRDefault="00D463E6" w:rsidP="00310D48">
            <w:pPr>
              <w:pStyle w:val="a8"/>
              <w:snapToGrid w:val="0"/>
              <w:ind w:left="120" w:firstLineChars="5" w:firstLine="10"/>
              <w:rPr>
                <w:sz w:val="20"/>
                <w:szCs w:val="20"/>
              </w:rPr>
            </w:pPr>
            <w:r w:rsidRPr="00310D48">
              <w:rPr>
                <w:sz w:val="20"/>
                <w:szCs w:val="20"/>
              </w:rPr>
              <w:t>水面（河川水面、湖沼、ため池、用水路、濠、運河水面）</w:t>
            </w:r>
          </w:p>
        </w:tc>
      </w:tr>
      <w:tr w:rsidR="00D463E6" w:rsidRPr="008258DA" w14:paraId="07758B6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4461F05" w14:textId="77777777" w:rsidR="00D463E6" w:rsidRPr="00310D48" w:rsidRDefault="00D463E6" w:rsidP="0090585F">
            <w:pPr>
              <w:pStyle w:val="a8"/>
              <w:snapToGrid w:val="0"/>
              <w:ind w:leftChars="0" w:left="0" w:firstLineChars="5" w:firstLine="10"/>
              <w:rPr>
                <w:sz w:val="20"/>
                <w:szCs w:val="20"/>
              </w:rPr>
            </w:pPr>
            <w:r w:rsidRPr="00310D48">
              <w:rPr>
                <w:sz w:val="20"/>
                <w:szCs w:val="20"/>
              </w:rPr>
              <w:t>205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120EECA" w14:textId="77777777" w:rsidR="00D463E6" w:rsidRPr="00310D48" w:rsidRDefault="00D463E6" w:rsidP="00310D48">
            <w:pPr>
              <w:pStyle w:val="a8"/>
              <w:snapToGrid w:val="0"/>
              <w:ind w:left="120" w:firstLineChars="5" w:firstLine="10"/>
              <w:rPr>
                <w:sz w:val="20"/>
                <w:szCs w:val="20"/>
              </w:rPr>
            </w:pPr>
            <w:r w:rsidRPr="00310D48">
              <w:rPr>
                <w:sz w:val="20"/>
                <w:szCs w:val="20"/>
              </w:rPr>
              <w:t>その他自然地（原野・牧野、荒れ地、低湿地、河川敷・河原、海浜、湖岸）</w:t>
            </w:r>
          </w:p>
        </w:tc>
      </w:tr>
      <w:tr w:rsidR="00D463E6" w:rsidRPr="008258DA" w14:paraId="51FBA3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371EE52" w14:textId="77777777" w:rsidR="00D463E6" w:rsidRPr="00310D48" w:rsidRDefault="00D463E6" w:rsidP="0090585F">
            <w:pPr>
              <w:pStyle w:val="a8"/>
              <w:snapToGrid w:val="0"/>
              <w:ind w:leftChars="0" w:left="0" w:firstLineChars="5" w:firstLine="10"/>
              <w:rPr>
                <w:sz w:val="20"/>
                <w:szCs w:val="20"/>
              </w:rPr>
            </w:pPr>
            <w:r w:rsidRPr="00310D48">
              <w:rPr>
                <w:sz w:val="20"/>
                <w:szCs w:val="20"/>
              </w:rPr>
              <w:t>211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D09BF4" w14:textId="77777777" w:rsidR="00D463E6" w:rsidRPr="00310D48" w:rsidRDefault="00D463E6" w:rsidP="00310D48">
            <w:pPr>
              <w:pStyle w:val="a8"/>
              <w:snapToGrid w:val="0"/>
              <w:ind w:left="120" w:firstLineChars="5" w:firstLine="10"/>
              <w:rPr>
                <w:sz w:val="20"/>
                <w:szCs w:val="20"/>
              </w:rPr>
            </w:pPr>
            <w:r w:rsidRPr="00310D48">
              <w:rPr>
                <w:sz w:val="20"/>
                <w:szCs w:val="20"/>
              </w:rPr>
              <w:t>住宅用地（住宅、共同住宅、店舗等併用住宅、店舗等併用共同住宅、作業所併用住宅）</w:t>
            </w:r>
          </w:p>
        </w:tc>
      </w:tr>
      <w:tr w:rsidR="00D463E6" w:rsidRPr="008258DA" w14:paraId="668B96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DAEDBE5" w14:textId="77777777" w:rsidR="00D463E6" w:rsidRPr="00310D48" w:rsidRDefault="00D463E6" w:rsidP="0090585F">
            <w:pPr>
              <w:pStyle w:val="a8"/>
              <w:snapToGrid w:val="0"/>
              <w:ind w:leftChars="0" w:left="0" w:firstLineChars="5" w:firstLine="10"/>
              <w:rPr>
                <w:sz w:val="20"/>
                <w:szCs w:val="20"/>
              </w:rPr>
            </w:pPr>
            <w:r w:rsidRPr="00310D48">
              <w:rPr>
                <w:sz w:val="20"/>
                <w:szCs w:val="20"/>
              </w:rPr>
              <w:t>212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836BA07" w14:textId="77777777" w:rsidR="00D463E6" w:rsidRPr="00310D48" w:rsidRDefault="00D463E6" w:rsidP="00310D48">
            <w:pPr>
              <w:pStyle w:val="a8"/>
              <w:snapToGrid w:val="0"/>
              <w:ind w:left="120" w:firstLineChars="5" w:firstLine="10"/>
              <w:rPr>
                <w:sz w:val="20"/>
                <w:szCs w:val="20"/>
              </w:rPr>
            </w:pPr>
            <w:r w:rsidRPr="00310D48">
              <w:rPr>
                <w:sz w:val="20"/>
                <w:szCs w:val="20"/>
              </w:rPr>
              <w:t>商業用地</w:t>
            </w:r>
          </w:p>
        </w:tc>
      </w:tr>
      <w:tr w:rsidR="00D463E6" w:rsidRPr="008258DA" w14:paraId="2B683B0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41C854F" w14:textId="77777777" w:rsidR="00D463E6" w:rsidRPr="00310D48" w:rsidRDefault="00D463E6" w:rsidP="0090585F">
            <w:pPr>
              <w:pStyle w:val="a8"/>
              <w:snapToGrid w:val="0"/>
              <w:ind w:leftChars="0" w:left="0" w:firstLineChars="5" w:firstLine="10"/>
              <w:rPr>
                <w:sz w:val="20"/>
                <w:szCs w:val="20"/>
              </w:rPr>
            </w:pPr>
            <w:r w:rsidRPr="00310D48">
              <w:rPr>
                <w:sz w:val="20"/>
                <w:szCs w:val="20"/>
              </w:rPr>
              <w:t>213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532DD80" w14:textId="77777777" w:rsidR="00D463E6" w:rsidRPr="00310D48" w:rsidRDefault="00D463E6" w:rsidP="00310D48">
            <w:pPr>
              <w:pStyle w:val="a8"/>
              <w:snapToGrid w:val="0"/>
              <w:ind w:left="120" w:firstLineChars="5" w:firstLine="10"/>
              <w:rPr>
                <w:sz w:val="20"/>
                <w:szCs w:val="20"/>
              </w:rPr>
            </w:pPr>
            <w:r w:rsidRPr="00310D48">
              <w:rPr>
                <w:sz w:val="20"/>
                <w:szCs w:val="20"/>
              </w:rPr>
              <w:t>工業用地</w:t>
            </w:r>
          </w:p>
        </w:tc>
      </w:tr>
      <w:tr w:rsidR="00D463E6" w:rsidRPr="008258DA" w14:paraId="76A26DD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8ACAED1" w14:textId="77777777" w:rsidR="00D463E6" w:rsidRPr="00310D48" w:rsidRDefault="00D463E6" w:rsidP="0090585F">
            <w:pPr>
              <w:pStyle w:val="a8"/>
              <w:snapToGrid w:val="0"/>
              <w:ind w:leftChars="0" w:left="0" w:firstLineChars="5" w:firstLine="10"/>
              <w:rPr>
                <w:sz w:val="20"/>
                <w:szCs w:val="20"/>
              </w:rPr>
            </w:pPr>
            <w:r w:rsidRPr="00310D48">
              <w:rPr>
                <w:sz w:val="20"/>
                <w:szCs w:val="20"/>
              </w:rPr>
              <w:t>219</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3BB61C3" w14:textId="77777777" w:rsidR="00D463E6" w:rsidRPr="00310D48" w:rsidRDefault="00D463E6" w:rsidP="00310D48">
            <w:pPr>
              <w:pStyle w:val="a8"/>
              <w:snapToGrid w:val="0"/>
              <w:ind w:left="120" w:firstLineChars="5" w:firstLine="10"/>
              <w:rPr>
                <w:sz w:val="20"/>
                <w:szCs w:val="20"/>
              </w:rPr>
            </w:pPr>
            <w:r w:rsidRPr="00310D48">
              <w:rPr>
                <w:sz w:val="20"/>
                <w:szCs w:val="20"/>
              </w:rPr>
              <w:t>農林漁業施設用地</w:t>
            </w:r>
          </w:p>
        </w:tc>
      </w:tr>
      <w:tr w:rsidR="00D463E6" w:rsidRPr="008258DA" w14:paraId="57B4AF5D"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05E03EA" w14:textId="77777777" w:rsidR="00D463E6" w:rsidRPr="00310D48" w:rsidRDefault="00D463E6" w:rsidP="0090585F">
            <w:pPr>
              <w:pStyle w:val="a8"/>
              <w:snapToGrid w:val="0"/>
              <w:ind w:leftChars="0" w:left="0" w:firstLineChars="5" w:firstLine="10"/>
              <w:rPr>
                <w:sz w:val="20"/>
                <w:szCs w:val="20"/>
              </w:rPr>
            </w:pPr>
            <w:r w:rsidRPr="00310D48">
              <w:rPr>
                <w:sz w:val="20"/>
                <w:szCs w:val="20"/>
              </w:rPr>
              <w:t>214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1C9043F" w14:textId="77777777" w:rsidR="00D463E6" w:rsidRPr="00310D48" w:rsidRDefault="00D463E6" w:rsidP="00310D48">
            <w:pPr>
              <w:pStyle w:val="a8"/>
              <w:snapToGrid w:val="0"/>
              <w:ind w:left="120" w:firstLineChars="5" w:firstLine="10"/>
              <w:rPr>
                <w:sz w:val="20"/>
                <w:szCs w:val="20"/>
              </w:rPr>
            </w:pPr>
            <w:r w:rsidRPr="00310D48">
              <w:rPr>
                <w:sz w:val="20"/>
                <w:szCs w:val="20"/>
              </w:rPr>
              <w:t>公益施設用地</w:t>
            </w:r>
          </w:p>
        </w:tc>
      </w:tr>
      <w:tr w:rsidR="00D463E6" w:rsidRPr="008258DA" w14:paraId="08E80BAB"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B871C1" w14:textId="77777777" w:rsidR="00D463E6" w:rsidRPr="00310D48" w:rsidRDefault="00D463E6" w:rsidP="0090585F">
            <w:pPr>
              <w:pStyle w:val="a8"/>
              <w:snapToGrid w:val="0"/>
              <w:ind w:leftChars="0" w:left="0" w:firstLineChars="5" w:firstLine="10"/>
              <w:rPr>
                <w:sz w:val="20"/>
                <w:szCs w:val="20"/>
              </w:rPr>
            </w:pPr>
            <w:r w:rsidRPr="00310D48">
              <w:rPr>
                <w:sz w:val="20"/>
                <w:szCs w:val="20"/>
              </w:rPr>
              <w:t>215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3F0D354" w14:textId="77777777" w:rsidR="00D463E6" w:rsidRPr="00310D48" w:rsidRDefault="00D463E6" w:rsidP="00310D48">
            <w:pPr>
              <w:pStyle w:val="a8"/>
              <w:snapToGrid w:val="0"/>
              <w:ind w:left="120" w:firstLineChars="5" w:firstLine="10"/>
              <w:rPr>
                <w:sz w:val="20"/>
                <w:szCs w:val="20"/>
              </w:rPr>
            </w:pPr>
            <w:r w:rsidRPr="00310D48">
              <w:rPr>
                <w:sz w:val="20"/>
                <w:szCs w:val="20"/>
              </w:rPr>
              <w:t>道路用地（道路、駅前広場）</w:t>
            </w:r>
          </w:p>
        </w:tc>
      </w:tr>
      <w:tr w:rsidR="00D463E6" w:rsidRPr="008258DA" w14:paraId="5674E8B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1463E8" w14:textId="77777777" w:rsidR="00D463E6" w:rsidRPr="00310D48" w:rsidRDefault="00D463E6" w:rsidP="0090585F">
            <w:pPr>
              <w:pStyle w:val="a8"/>
              <w:snapToGrid w:val="0"/>
              <w:ind w:leftChars="0" w:left="0" w:firstLineChars="5" w:firstLine="10"/>
              <w:rPr>
                <w:sz w:val="20"/>
                <w:szCs w:val="20"/>
              </w:rPr>
            </w:pPr>
            <w:r w:rsidRPr="00310D48">
              <w:rPr>
                <w:sz w:val="20"/>
                <w:szCs w:val="20"/>
              </w:rPr>
              <w:t>216</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E498B62" w14:textId="77777777" w:rsidR="00D463E6" w:rsidRPr="00310D48" w:rsidRDefault="00D463E6" w:rsidP="00310D48">
            <w:pPr>
              <w:pStyle w:val="a8"/>
              <w:snapToGrid w:val="0"/>
              <w:ind w:left="120" w:firstLineChars="5" w:firstLine="10"/>
              <w:rPr>
                <w:sz w:val="20"/>
                <w:szCs w:val="20"/>
              </w:rPr>
            </w:pPr>
            <w:r w:rsidRPr="00310D48">
              <w:rPr>
                <w:sz w:val="20"/>
                <w:szCs w:val="20"/>
              </w:rPr>
              <w:t>交通施設用地</w:t>
            </w:r>
          </w:p>
        </w:tc>
      </w:tr>
      <w:tr w:rsidR="00D463E6" w:rsidRPr="008258DA" w14:paraId="4319280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E11BF6D" w14:textId="77777777" w:rsidR="00D463E6" w:rsidRPr="00310D48" w:rsidRDefault="00D463E6" w:rsidP="0090585F">
            <w:pPr>
              <w:pStyle w:val="a8"/>
              <w:snapToGrid w:val="0"/>
              <w:ind w:leftChars="0" w:left="0" w:firstLineChars="5" w:firstLine="10"/>
              <w:rPr>
                <w:sz w:val="20"/>
                <w:szCs w:val="20"/>
              </w:rPr>
            </w:pPr>
            <w:r w:rsidRPr="00310D48">
              <w:rPr>
                <w:sz w:val="20"/>
                <w:szCs w:val="20"/>
              </w:rPr>
              <w:t>217</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E9A2D8" w14:textId="77777777" w:rsidR="00D463E6" w:rsidRPr="00310D48" w:rsidRDefault="00D463E6" w:rsidP="00310D48">
            <w:pPr>
              <w:pStyle w:val="a8"/>
              <w:snapToGrid w:val="0"/>
              <w:ind w:left="120" w:firstLineChars="5" w:firstLine="10"/>
              <w:rPr>
                <w:sz w:val="20"/>
                <w:szCs w:val="20"/>
              </w:rPr>
            </w:pPr>
            <w:r w:rsidRPr="00310D48">
              <w:rPr>
                <w:sz w:val="20"/>
                <w:szCs w:val="20"/>
              </w:rPr>
              <w:t>公共空地（公園・緑地、広場、運動場、墓園）</w:t>
            </w:r>
          </w:p>
        </w:tc>
      </w:tr>
      <w:tr w:rsidR="00D463E6" w:rsidRPr="008258DA" w14:paraId="438829F2"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721CCDE" w14:textId="77777777" w:rsidR="00D463E6" w:rsidRPr="00310D48" w:rsidRDefault="00D463E6" w:rsidP="0090585F">
            <w:pPr>
              <w:pStyle w:val="a8"/>
              <w:snapToGrid w:val="0"/>
              <w:ind w:leftChars="0" w:left="0" w:firstLineChars="5" w:firstLine="10"/>
              <w:rPr>
                <w:sz w:val="20"/>
                <w:szCs w:val="20"/>
              </w:rPr>
            </w:pPr>
            <w:r w:rsidRPr="00310D48">
              <w:rPr>
                <w:sz w:val="20"/>
                <w:szCs w:val="20"/>
              </w:rPr>
              <w:t>218</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6BD3432" w14:textId="77777777" w:rsidR="00D463E6" w:rsidRPr="00310D48" w:rsidRDefault="00D463E6" w:rsidP="00310D48">
            <w:pPr>
              <w:pStyle w:val="a8"/>
              <w:snapToGrid w:val="0"/>
              <w:ind w:left="120" w:firstLineChars="5" w:firstLine="10"/>
              <w:rPr>
                <w:sz w:val="20"/>
                <w:szCs w:val="20"/>
              </w:rPr>
            </w:pPr>
            <w:r w:rsidRPr="00310D48">
              <w:rPr>
                <w:sz w:val="20"/>
                <w:szCs w:val="20"/>
              </w:rPr>
              <w:t>その他公的施設用地（防衛施設用地）</w:t>
            </w:r>
          </w:p>
        </w:tc>
      </w:tr>
      <w:tr w:rsidR="00D463E6" w:rsidRPr="008258DA" w14:paraId="7CB2AE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BE0334" w14:textId="77777777" w:rsidR="00D463E6" w:rsidRPr="00310D48" w:rsidRDefault="00D463E6" w:rsidP="0090585F">
            <w:pPr>
              <w:pStyle w:val="a8"/>
              <w:snapToGrid w:val="0"/>
              <w:ind w:leftChars="0" w:left="0" w:firstLineChars="5" w:firstLine="10"/>
              <w:rPr>
                <w:sz w:val="20"/>
                <w:szCs w:val="20"/>
              </w:rPr>
            </w:pPr>
            <w:r w:rsidRPr="00310D48">
              <w:rPr>
                <w:sz w:val="20"/>
                <w:szCs w:val="20"/>
              </w:rPr>
              <w:t>220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8DB70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①</w:t>
            </w:r>
            <w:r w:rsidRPr="00310D48">
              <w:rPr>
                <w:sz w:val="20"/>
                <w:szCs w:val="20"/>
              </w:rPr>
              <w:t>（ゴルフ場）</w:t>
            </w:r>
          </w:p>
        </w:tc>
      </w:tr>
      <w:tr w:rsidR="00D463E6" w:rsidRPr="008258DA" w14:paraId="0EE38EF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DE6F295" w14:textId="77777777" w:rsidR="00D463E6" w:rsidRPr="00310D48" w:rsidRDefault="00D463E6" w:rsidP="0090585F">
            <w:pPr>
              <w:pStyle w:val="a8"/>
              <w:snapToGrid w:val="0"/>
              <w:ind w:leftChars="0" w:left="0" w:firstLineChars="5" w:firstLine="10"/>
              <w:rPr>
                <w:sz w:val="20"/>
                <w:szCs w:val="20"/>
              </w:rPr>
            </w:pPr>
            <w:r w:rsidRPr="00310D48">
              <w:rPr>
                <w:sz w:val="20"/>
                <w:szCs w:val="20"/>
              </w:rPr>
              <w:lastRenderedPageBreak/>
              <w:t>221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FF541A1" w14:textId="77777777" w:rsidR="00D463E6" w:rsidRPr="00310D48" w:rsidRDefault="00D463E6" w:rsidP="00310D48">
            <w:pPr>
              <w:pStyle w:val="a8"/>
              <w:snapToGrid w:val="0"/>
              <w:ind w:left="120" w:firstLineChars="5" w:firstLine="10"/>
              <w:rPr>
                <w:sz w:val="20"/>
                <w:szCs w:val="20"/>
              </w:rPr>
            </w:pPr>
            <w:r w:rsidRPr="00310D48">
              <w:rPr>
                <w:sz w:val="20"/>
                <w:szCs w:val="20"/>
              </w:rPr>
              <w:t>その他空地</w:t>
            </w:r>
            <w:r w:rsidRPr="00310D48">
              <w:rPr>
                <w:rFonts w:hAnsi="ＭＳ 明朝" w:cs="ＭＳ 明朝" w:hint="eastAsia"/>
                <w:sz w:val="20"/>
                <w:szCs w:val="20"/>
              </w:rPr>
              <w:t>②</w:t>
            </w:r>
            <w:r w:rsidRPr="00310D48">
              <w:rPr>
                <w:sz w:val="20"/>
                <w:szCs w:val="20"/>
              </w:rPr>
              <w:t>（太陽光発電のシステムを直接整備している土地）</w:t>
            </w:r>
          </w:p>
        </w:tc>
      </w:tr>
      <w:tr w:rsidR="00D463E6" w:rsidRPr="008258DA" w14:paraId="27B1B988"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AEF51AC" w14:textId="77777777" w:rsidR="00D463E6" w:rsidRPr="00310D48" w:rsidRDefault="00D463E6" w:rsidP="0090585F">
            <w:pPr>
              <w:pStyle w:val="a8"/>
              <w:snapToGrid w:val="0"/>
              <w:ind w:leftChars="0" w:left="0" w:firstLineChars="5" w:firstLine="10"/>
              <w:rPr>
                <w:sz w:val="20"/>
                <w:szCs w:val="20"/>
              </w:rPr>
            </w:pPr>
            <w:r w:rsidRPr="00310D48">
              <w:rPr>
                <w:sz w:val="20"/>
                <w:szCs w:val="20"/>
              </w:rPr>
              <w:t>222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5A1D0E1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③</w:t>
            </w:r>
            <w:r w:rsidRPr="00310D48">
              <w:rPr>
                <w:sz w:val="20"/>
                <w:szCs w:val="20"/>
              </w:rPr>
              <w:t>（平面駐車場）</w:t>
            </w:r>
          </w:p>
        </w:tc>
      </w:tr>
      <w:tr w:rsidR="00D463E6" w:rsidRPr="008258DA" w14:paraId="4090FE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8276CF2" w14:textId="77777777" w:rsidR="00D463E6" w:rsidRPr="00310D48" w:rsidRDefault="00D463E6" w:rsidP="0090585F">
            <w:pPr>
              <w:pStyle w:val="a8"/>
              <w:snapToGrid w:val="0"/>
              <w:ind w:leftChars="0" w:left="0" w:firstLineChars="5" w:firstLine="10"/>
              <w:rPr>
                <w:sz w:val="20"/>
                <w:szCs w:val="20"/>
              </w:rPr>
            </w:pPr>
            <w:r w:rsidRPr="00310D48">
              <w:rPr>
                <w:sz w:val="20"/>
                <w:szCs w:val="20"/>
              </w:rPr>
              <w:t>223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8B7840"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④</w:t>
            </w:r>
            <w:r w:rsidRPr="00310D48">
              <w:rPr>
                <w:sz w:val="20"/>
                <w:szCs w:val="20"/>
              </w:rPr>
              <w:t>（その他の空地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③</w:t>
            </w:r>
            <w:r w:rsidRPr="00310D48">
              <w:rPr>
                <w:sz w:val="20"/>
                <w:szCs w:val="20"/>
              </w:rPr>
              <w:t>以外の都市的土地利用：建物跡地、資材置場、改変工事中の土地、法面（道路、造成地等の主利用に含まれない法面））</w:t>
            </w:r>
          </w:p>
        </w:tc>
      </w:tr>
      <w:tr w:rsidR="00D463E6" w:rsidRPr="008258DA" w14:paraId="188BA37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572DBE9" w14:textId="77777777" w:rsidR="00D463E6" w:rsidRPr="00310D48" w:rsidRDefault="00D463E6" w:rsidP="0090585F">
            <w:pPr>
              <w:pStyle w:val="a8"/>
              <w:snapToGrid w:val="0"/>
              <w:ind w:leftChars="0" w:left="0" w:firstLineChars="5" w:firstLine="10"/>
              <w:rPr>
                <w:sz w:val="20"/>
                <w:szCs w:val="20"/>
              </w:rPr>
            </w:pPr>
            <w:r w:rsidRPr="00310D48">
              <w:rPr>
                <w:sz w:val="20"/>
                <w:szCs w:val="20"/>
              </w:rPr>
              <w:t>231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26B46E5" w14:textId="77777777" w:rsidR="00D463E6" w:rsidRPr="00310D48" w:rsidRDefault="00D463E6" w:rsidP="00310D48">
            <w:pPr>
              <w:pStyle w:val="a8"/>
              <w:snapToGrid w:val="0"/>
              <w:ind w:left="120" w:firstLineChars="5" w:firstLine="10"/>
              <w:rPr>
                <w:sz w:val="20"/>
                <w:szCs w:val="20"/>
              </w:rPr>
            </w:pPr>
            <w:r w:rsidRPr="00310D48">
              <w:rPr>
                <w:sz w:val="20"/>
                <w:szCs w:val="20"/>
              </w:rPr>
              <w:t>不明</w:t>
            </w:r>
          </w:p>
        </w:tc>
      </w:tr>
      <w:tr w:rsidR="00D463E6" w:rsidRPr="008258DA" w14:paraId="0909D8B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0A27C1" w14:textId="77777777" w:rsidR="00D463E6" w:rsidRPr="00310D48" w:rsidRDefault="00D463E6" w:rsidP="0090585F">
            <w:pPr>
              <w:pStyle w:val="a8"/>
              <w:snapToGrid w:val="0"/>
              <w:ind w:leftChars="0" w:left="0" w:firstLineChars="5" w:firstLine="10"/>
              <w:rPr>
                <w:sz w:val="20"/>
                <w:szCs w:val="20"/>
              </w:rPr>
            </w:pPr>
            <w:r w:rsidRPr="00310D48">
              <w:rPr>
                <w:sz w:val="20"/>
                <w:szCs w:val="20"/>
              </w:rPr>
              <w:t>251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0A3DAB2" w14:textId="77777777" w:rsidR="00D463E6" w:rsidRPr="00310D48" w:rsidRDefault="00D463E6" w:rsidP="00310D48">
            <w:pPr>
              <w:pStyle w:val="a8"/>
              <w:snapToGrid w:val="0"/>
              <w:ind w:left="120" w:firstLineChars="5" w:firstLine="10"/>
              <w:rPr>
                <w:sz w:val="20"/>
                <w:szCs w:val="20"/>
              </w:rPr>
            </w:pPr>
            <w:r w:rsidRPr="00310D48">
              <w:rPr>
                <w:sz w:val="20"/>
                <w:szCs w:val="20"/>
              </w:rPr>
              <w:t>可住地</w:t>
            </w:r>
          </w:p>
        </w:tc>
      </w:tr>
      <w:tr w:rsidR="00D463E6" w:rsidRPr="008258DA" w14:paraId="4404554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CC06EC" w14:textId="77777777" w:rsidR="00D463E6" w:rsidRPr="00310D48" w:rsidRDefault="00D463E6" w:rsidP="0090585F">
            <w:pPr>
              <w:pStyle w:val="a8"/>
              <w:snapToGrid w:val="0"/>
              <w:ind w:leftChars="0" w:left="0" w:firstLineChars="5" w:firstLine="10"/>
              <w:rPr>
                <w:sz w:val="20"/>
                <w:szCs w:val="20"/>
              </w:rPr>
            </w:pPr>
            <w:r w:rsidRPr="00310D48">
              <w:rPr>
                <w:sz w:val="20"/>
                <w:szCs w:val="20"/>
              </w:rPr>
              <w:t>252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3328426" w14:textId="77777777" w:rsidR="00D463E6" w:rsidRPr="00310D48" w:rsidRDefault="00D463E6" w:rsidP="00310D48">
            <w:pPr>
              <w:pStyle w:val="a8"/>
              <w:snapToGrid w:val="0"/>
              <w:ind w:left="120" w:firstLineChars="5" w:firstLine="10"/>
              <w:rPr>
                <w:sz w:val="20"/>
                <w:szCs w:val="20"/>
              </w:rPr>
            </w:pPr>
            <w:r w:rsidRPr="00310D48">
              <w:rPr>
                <w:sz w:val="20"/>
                <w:szCs w:val="20"/>
              </w:rPr>
              <w:t>非可住地</w:t>
            </w:r>
          </w:p>
        </w:tc>
      </w:tr>
      <w:tr w:rsidR="00D463E6" w:rsidRPr="008258DA" w14:paraId="5B0117A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754997AF" w14:textId="77777777" w:rsidR="00D463E6" w:rsidRPr="00310D48" w:rsidRDefault="00D463E6" w:rsidP="0090585F">
            <w:pPr>
              <w:pStyle w:val="a8"/>
              <w:snapToGrid w:val="0"/>
              <w:ind w:leftChars="0" w:left="0" w:firstLineChars="5" w:firstLine="10"/>
              <w:rPr>
                <w:sz w:val="20"/>
                <w:szCs w:val="20"/>
              </w:rPr>
            </w:pPr>
            <w:r w:rsidRPr="00310D48">
              <w:rPr>
                <w:sz w:val="20"/>
                <w:szCs w:val="20"/>
              </w:rPr>
              <w:t>260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34CF934" w14:textId="77777777" w:rsidR="00D463E6" w:rsidRPr="00310D48" w:rsidRDefault="00D463E6" w:rsidP="00310D48">
            <w:pPr>
              <w:pStyle w:val="a8"/>
              <w:snapToGrid w:val="0"/>
              <w:ind w:left="120" w:firstLineChars="5" w:firstLine="10"/>
              <w:rPr>
                <w:sz w:val="20"/>
                <w:szCs w:val="20"/>
              </w:rPr>
            </w:pPr>
            <w:r w:rsidRPr="00310D48">
              <w:rPr>
                <w:sz w:val="20"/>
                <w:szCs w:val="20"/>
              </w:rPr>
              <w:t>農地（田、畑の区分がない）</w:t>
            </w:r>
          </w:p>
        </w:tc>
      </w:tr>
      <w:tr w:rsidR="00D463E6" w:rsidRPr="008258DA" w14:paraId="16150E94"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3F4703A" w14:textId="77777777" w:rsidR="00D463E6" w:rsidRPr="00310D48" w:rsidRDefault="00D463E6" w:rsidP="0090585F">
            <w:pPr>
              <w:pStyle w:val="a8"/>
              <w:snapToGrid w:val="0"/>
              <w:ind w:leftChars="0" w:left="0" w:firstLineChars="5" w:firstLine="10"/>
              <w:rPr>
                <w:sz w:val="20"/>
                <w:szCs w:val="20"/>
              </w:rPr>
            </w:pPr>
            <w:r w:rsidRPr="00310D48">
              <w:rPr>
                <w:sz w:val="20"/>
                <w:szCs w:val="20"/>
              </w:rPr>
              <w:t>261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3823AC2" w14:textId="77777777" w:rsidR="00D463E6" w:rsidRPr="00310D48" w:rsidRDefault="00D463E6" w:rsidP="00310D48">
            <w:pPr>
              <w:pStyle w:val="a8"/>
              <w:snapToGrid w:val="0"/>
              <w:ind w:left="120" w:firstLineChars="5" w:firstLine="10"/>
              <w:rPr>
                <w:sz w:val="20"/>
                <w:szCs w:val="20"/>
              </w:rPr>
            </w:pPr>
            <w:r w:rsidRPr="00310D48">
              <w:rPr>
                <w:sz w:val="20"/>
                <w:szCs w:val="20"/>
              </w:rPr>
              <w:t>宅地（住宅用地、商業用地等の区分が無い）</w:t>
            </w:r>
          </w:p>
        </w:tc>
      </w:tr>
      <w:tr w:rsidR="00D463E6" w:rsidRPr="008258DA" w14:paraId="5FB8772E"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DCFF09" w14:textId="77777777" w:rsidR="00D463E6" w:rsidRPr="00310D48" w:rsidRDefault="00D463E6" w:rsidP="0090585F">
            <w:pPr>
              <w:pStyle w:val="a8"/>
              <w:snapToGrid w:val="0"/>
              <w:ind w:leftChars="0" w:left="0" w:firstLineChars="5" w:firstLine="10"/>
              <w:rPr>
                <w:sz w:val="20"/>
                <w:szCs w:val="20"/>
              </w:rPr>
            </w:pPr>
            <w:r w:rsidRPr="00310D48">
              <w:rPr>
                <w:sz w:val="20"/>
                <w:szCs w:val="20"/>
              </w:rPr>
              <w:t>262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930C9BE" w14:textId="77777777" w:rsidR="00D463E6" w:rsidRPr="00310D48" w:rsidRDefault="00D463E6" w:rsidP="00310D48">
            <w:pPr>
              <w:pStyle w:val="a8"/>
              <w:snapToGrid w:val="0"/>
              <w:ind w:left="120" w:firstLineChars="5" w:firstLine="10"/>
              <w:rPr>
                <w:sz w:val="20"/>
                <w:szCs w:val="20"/>
              </w:rPr>
            </w:pPr>
            <w:r w:rsidRPr="00310D48">
              <w:rPr>
                <w:sz w:val="20"/>
                <w:szCs w:val="20"/>
              </w:rPr>
              <w:t>道路・鉄軌道敷（道路と交通施設用地が混在）</w:t>
            </w:r>
          </w:p>
        </w:tc>
      </w:tr>
      <w:tr w:rsidR="00D463E6" w:rsidRPr="008258DA" w14:paraId="5173F99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C114F9" w14:textId="77777777" w:rsidR="00D463E6" w:rsidRPr="00310D48" w:rsidRDefault="00D463E6" w:rsidP="0090585F">
            <w:pPr>
              <w:pStyle w:val="a8"/>
              <w:snapToGrid w:val="0"/>
              <w:ind w:leftChars="0" w:left="0" w:firstLineChars="5" w:firstLine="10"/>
              <w:rPr>
                <w:sz w:val="20"/>
                <w:szCs w:val="20"/>
              </w:rPr>
            </w:pPr>
            <w:r w:rsidRPr="00310D48">
              <w:rPr>
                <w:sz w:val="20"/>
                <w:szCs w:val="20"/>
              </w:rPr>
              <w:t>263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4E7891" w14:textId="77777777" w:rsidR="00D463E6" w:rsidRPr="00310D48" w:rsidRDefault="00D463E6" w:rsidP="00310D48">
            <w:pPr>
              <w:pStyle w:val="a8"/>
              <w:snapToGrid w:val="0"/>
              <w:ind w:left="120" w:firstLineChars="5" w:firstLine="10"/>
              <w:rPr>
                <w:sz w:val="20"/>
                <w:szCs w:val="20"/>
              </w:rPr>
            </w:pPr>
            <w:r w:rsidRPr="00310D48">
              <w:rPr>
                <w:sz w:val="20"/>
                <w:szCs w:val="20"/>
              </w:rPr>
              <w:t>空地（その他の空地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④</w:t>
            </w:r>
            <w:r w:rsidRPr="00310D48">
              <w:rPr>
                <w:sz w:val="20"/>
                <w:szCs w:val="20"/>
              </w:rPr>
              <w:t>の区分が無い）</w:t>
            </w:r>
          </w:p>
        </w:tc>
      </w:tr>
    </w:tbl>
    <w:p w14:paraId="1689DCE0" w14:textId="0900B32E" w:rsidR="00FB24C1" w:rsidRDefault="00FB24C1" w:rsidP="00CB2498">
      <w:pPr>
        <w:pStyle w:val="51"/>
      </w:pPr>
      <w:r>
        <w:rPr>
          <w:rFonts w:hint="eastAsia"/>
        </w:rPr>
        <w:t>既存</w:t>
      </w:r>
      <w:r w:rsidR="00B27680">
        <w:rPr>
          <w:rFonts w:hint="eastAsia"/>
        </w:rPr>
        <w:t>の</w:t>
      </w:r>
      <w:r>
        <w:rPr>
          <w:rFonts w:hint="eastAsia"/>
        </w:rPr>
        <w:t>データ</w:t>
      </w:r>
      <w:r w:rsidR="00B27680">
        <w:rPr>
          <w:rFonts w:hint="eastAsia"/>
        </w:rPr>
        <w:t>モデル</w:t>
      </w:r>
    </w:p>
    <w:p w14:paraId="542A5F83" w14:textId="138E76DA" w:rsidR="00E83C25" w:rsidRPr="00D463E6" w:rsidRDefault="00E83C25">
      <w:pPr>
        <w:pStyle w:val="6"/>
      </w:pPr>
      <w:r w:rsidRPr="00E83C25">
        <w:rPr>
          <w:rFonts w:hint="eastAsia"/>
        </w:rPr>
        <w:t>３</w:t>
      </w:r>
      <w:r w:rsidR="0090585F">
        <w:rPr>
          <w:rFonts w:hint="eastAsia"/>
        </w:rPr>
        <w:t>Ｄ</w:t>
      </w:r>
      <w:r w:rsidRPr="00E83C25">
        <w:rPr>
          <w:rFonts w:hint="eastAsia"/>
        </w:rPr>
        <w:t>都市モデル標準製品仕様書（国土交通省）</w:t>
      </w:r>
    </w:p>
    <w:p w14:paraId="4F0627D5" w14:textId="4FF15630" w:rsidR="00E83C25" w:rsidRPr="00253B6A" w:rsidRDefault="0013583B" w:rsidP="00C5420A">
      <w:pPr>
        <w:pStyle w:val="afd"/>
      </w:pPr>
      <w:r>
        <w:rPr>
          <w:rFonts w:hint="eastAsia"/>
        </w:rPr>
        <w:t>３D都市モデルを策定するための</w:t>
      </w:r>
      <w:r w:rsidR="00E83C25">
        <w:rPr>
          <w:rFonts w:hint="eastAsia"/>
        </w:rPr>
        <w:t>データ構造やコードが参照でき</w:t>
      </w:r>
      <w:r w:rsidR="0090585F">
        <w:rPr>
          <w:rFonts w:hint="eastAsia"/>
        </w:rPr>
        <w:t>ます</w:t>
      </w:r>
      <w:r w:rsidR="00E83C25">
        <w:rPr>
          <w:rFonts w:hint="eastAsia"/>
        </w:rPr>
        <w:t>。</w:t>
      </w:r>
      <w:r>
        <w:rPr>
          <w:rFonts w:hint="eastAsia"/>
        </w:rPr>
        <w:t>土地、道路などの記述が可能です。</w:t>
      </w:r>
      <w:r w:rsidR="0090585F">
        <w:rPr>
          <w:rFonts w:hint="eastAsia"/>
        </w:rPr>
        <w:t>さらに都市計画や防災関連の情報</w:t>
      </w:r>
      <w:r w:rsidR="00FB7F25">
        <w:rPr>
          <w:rFonts w:hint="eastAsia"/>
        </w:rPr>
        <w:t>、地形の情報</w:t>
      </w:r>
      <w:r w:rsidR="0090585F">
        <w:rPr>
          <w:rFonts w:hint="eastAsia"/>
        </w:rPr>
        <w:t>のデータモデルも含まれています。</w:t>
      </w:r>
    </w:p>
    <w:p w14:paraId="7CCCD5FF" w14:textId="77777777" w:rsidR="0013583B" w:rsidRPr="00D06E1D" w:rsidRDefault="0013583B">
      <w:pPr>
        <w:pStyle w:val="6"/>
      </w:pPr>
      <w:r>
        <w:rPr>
          <w:rFonts w:hint="eastAsia"/>
        </w:rPr>
        <w:t>不動産登記情報</w:t>
      </w:r>
    </w:p>
    <w:p w14:paraId="593A9F41" w14:textId="50BC5F8F" w:rsidR="0013583B" w:rsidRPr="00805AAD" w:rsidRDefault="0013583B" w:rsidP="00DE2F8B">
      <w:pPr>
        <w:pStyle w:val="afd"/>
        <w:rPr>
          <w:color w:val="FF0000"/>
        </w:rPr>
      </w:pPr>
      <w:r>
        <w:rPr>
          <w:rFonts w:hint="eastAsia"/>
        </w:rPr>
        <w:t>不動産登記の表題部から所有者情報を除いたデータ項目が参照できます。</w:t>
      </w:r>
    </w:p>
    <w:tbl>
      <w:tblPr>
        <w:tblW w:w="7654"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378"/>
      </w:tblGrid>
      <w:tr w:rsidR="0013583B" w:rsidRPr="00372668" w14:paraId="383702A8" w14:textId="77777777" w:rsidTr="00645636">
        <w:tc>
          <w:tcPr>
            <w:tcW w:w="1276" w:type="dxa"/>
            <w:shd w:val="clear" w:color="auto" w:fill="D9D9D9" w:themeFill="background1" w:themeFillShade="D9"/>
          </w:tcPr>
          <w:p w14:paraId="38FC7820" w14:textId="77777777" w:rsidR="0013583B" w:rsidRPr="008540FB" w:rsidRDefault="0013583B" w:rsidP="00310D48">
            <w:pPr>
              <w:pStyle w:val="a8"/>
              <w:snapToGrid w:val="0"/>
              <w:ind w:leftChars="0" w:left="0" w:firstLineChars="0" w:firstLine="0"/>
              <w:rPr>
                <w:sz w:val="20"/>
                <w:szCs w:val="18"/>
              </w:rPr>
            </w:pPr>
            <w:r>
              <w:rPr>
                <w:rFonts w:hint="eastAsia"/>
                <w:sz w:val="20"/>
                <w:szCs w:val="18"/>
              </w:rPr>
              <w:t>データ項目</w:t>
            </w:r>
          </w:p>
        </w:tc>
        <w:tc>
          <w:tcPr>
            <w:tcW w:w="6378" w:type="dxa"/>
            <w:shd w:val="clear" w:color="auto" w:fill="D9D9D9" w:themeFill="background1" w:themeFillShade="D9"/>
          </w:tcPr>
          <w:p w14:paraId="48993299" w14:textId="77777777" w:rsidR="0013583B" w:rsidRPr="008540FB" w:rsidRDefault="0013583B" w:rsidP="00310D48">
            <w:pPr>
              <w:pStyle w:val="a8"/>
              <w:snapToGrid w:val="0"/>
              <w:ind w:leftChars="0" w:left="0" w:firstLineChars="0" w:firstLine="0"/>
              <w:rPr>
                <w:sz w:val="20"/>
                <w:szCs w:val="18"/>
              </w:rPr>
            </w:pPr>
            <w:r>
              <w:rPr>
                <w:rFonts w:hint="eastAsia"/>
                <w:sz w:val="20"/>
                <w:szCs w:val="18"/>
              </w:rPr>
              <w:t>説明</w:t>
            </w:r>
          </w:p>
        </w:tc>
      </w:tr>
      <w:tr w:rsidR="0013583B" w:rsidRPr="00372668" w14:paraId="5E706158" w14:textId="77777777" w:rsidTr="00645636">
        <w:tc>
          <w:tcPr>
            <w:tcW w:w="1276" w:type="dxa"/>
          </w:tcPr>
          <w:p w14:paraId="316DB02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調製</w:t>
            </w:r>
          </w:p>
        </w:tc>
        <w:tc>
          <w:tcPr>
            <w:tcW w:w="6378" w:type="dxa"/>
          </w:tcPr>
          <w:p w14:paraId="580BF98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3583B" w:rsidRPr="00372668" w14:paraId="5F18FF51" w14:textId="77777777" w:rsidTr="00645636">
        <w:tc>
          <w:tcPr>
            <w:tcW w:w="1276" w:type="dxa"/>
          </w:tcPr>
          <w:p w14:paraId="18535ABE"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不動産番号</w:t>
            </w:r>
          </w:p>
        </w:tc>
        <w:tc>
          <w:tcPr>
            <w:tcW w:w="6378" w:type="dxa"/>
          </w:tcPr>
          <w:p w14:paraId="50CCE27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不動産固有のIDを記入する</w:t>
            </w:r>
          </w:p>
        </w:tc>
      </w:tr>
      <w:tr w:rsidR="0013583B" w:rsidRPr="00372668" w14:paraId="74680BC0" w14:textId="77777777" w:rsidTr="00645636">
        <w:tc>
          <w:tcPr>
            <w:tcW w:w="1276" w:type="dxa"/>
          </w:tcPr>
          <w:p w14:paraId="5D07AB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地図番号</w:t>
            </w:r>
          </w:p>
        </w:tc>
        <w:tc>
          <w:tcPr>
            <w:tcW w:w="6378" w:type="dxa"/>
          </w:tcPr>
          <w:p w14:paraId="0A4E2ED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登記所に備え付けられている精度の高い地図情報の番号を記入する。（登記所に地図が備え付けていない場合は空白）</w:t>
            </w:r>
          </w:p>
        </w:tc>
      </w:tr>
      <w:tr w:rsidR="0013583B" w:rsidRPr="00372668" w14:paraId="7DA99AB3" w14:textId="77777777" w:rsidTr="00645636">
        <w:tc>
          <w:tcPr>
            <w:tcW w:w="1276" w:type="dxa"/>
          </w:tcPr>
          <w:p w14:paraId="5697CB8C"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w:t>
            </w:r>
          </w:p>
        </w:tc>
        <w:tc>
          <w:tcPr>
            <w:tcW w:w="6378" w:type="dxa"/>
          </w:tcPr>
          <w:p w14:paraId="18688B02"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筆界特定所が作成されている場合にその旨を記入する。</w:t>
            </w:r>
          </w:p>
        </w:tc>
      </w:tr>
      <w:tr w:rsidR="0013583B" w:rsidRPr="00372668" w14:paraId="382331FA" w14:textId="77777777" w:rsidTr="00645636">
        <w:tc>
          <w:tcPr>
            <w:tcW w:w="1276" w:type="dxa"/>
          </w:tcPr>
          <w:p w14:paraId="6EA0B019"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所在</w:t>
            </w:r>
          </w:p>
        </w:tc>
        <w:tc>
          <w:tcPr>
            <w:tcW w:w="6378" w:type="dxa"/>
          </w:tcPr>
          <w:p w14:paraId="25909EA7"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市区町村と町字を記入する。</w:t>
            </w:r>
          </w:p>
        </w:tc>
      </w:tr>
      <w:tr w:rsidR="0013583B" w:rsidRPr="00372668" w14:paraId="2B6B5495" w14:textId="77777777" w:rsidTr="00645636">
        <w:tc>
          <w:tcPr>
            <w:tcW w:w="1276" w:type="dxa"/>
          </w:tcPr>
          <w:p w14:paraId="39411E5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w:t>
            </w:r>
          </w:p>
        </w:tc>
        <w:tc>
          <w:tcPr>
            <w:tcW w:w="6378" w:type="dxa"/>
          </w:tcPr>
          <w:p w14:paraId="12358CE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地番を記入する</w:t>
            </w:r>
          </w:p>
        </w:tc>
      </w:tr>
      <w:tr w:rsidR="0013583B" w:rsidRPr="00372668" w14:paraId="4DE2E09E" w14:textId="77777777" w:rsidTr="00645636">
        <w:tc>
          <w:tcPr>
            <w:tcW w:w="1276" w:type="dxa"/>
          </w:tcPr>
          <w:p w14:paraId="4F98A9B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地目</w:t>
            </w:r>
          </w:p>
        </w:tc>
        <w:tc>
          <w:tcPr>
            <w:tcW w:w="6378" w:type="dxa"/>
          </w:tcPr>
          <w:p w14:paraId="2EB416FE" w14:textId="77777777" w:rsidR="0013583B" w:rsidRPr="008540FB" w:rsidRDefault="0013583B" w:rsidP="00310D48">
            <w:pPr>
              <w:pStyle w:val="a8"/>
              <w:snapToGrid w:val="0"/>
              <w:ind w:leftChars="0" w:left="0" w:firstLineChars="0" w:firstLine="0"/>
              <w:rPr>
                <w:sz w:val="20"/>
                <w:szCs w:val="18"/>
              </w:rPr>
            </w:pPr>
            <w:r w:rsidRPr="008540FB">
              <w:rPr>
                <w:rFonts w:ascii="Verdana" w:hAnsi="Verdana" w:hint="eastAsia"/>
                <w:color w:val="000000"/>
                <w:sz w:val="20"/>
                <w:szCs w:val="18"/>
              </w:rPr>
              <w:t>「宅地」、「田」、「畑」、「山林」、「原野」、「用悪水路」、「公衆用道路」、「公園」、「雑種地」、「境内地」、「牧場」、「鉱泉地」、「池沼」、「墓地」、「水道用地」、「運河用地」、「ため池」、「保安林」、「堤」、「井溝」、「保安林」、「鉄道用地」、「学校用地」から選択</w:t>
            </w:r>
          </w:p>
        </w:tc>
      </w:tr>
      <w:tr w:rsidR="0013583B" w:rsidRPr="00372668" w14:paraId="030A17E5" w14:textId="77777777" w:rsidTr="00645636">
        <w:tc>
          <w:tcPr>
            <w:tcW w:w="1276" w:type="dxa"/>
          </w:tcPr>
          <w:p w14:paraId="13CFFF2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地積</w:t>
            </w:r>
          </w:p>
        </w:tc>
        <w:tc>
          <w:tcPr>
            <w:tcW w:w="6378" w:type="dxa"/>
          </w:tcPr>
          <w:p w14:paraId="2D7BD7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水平投影面積により、m2（平方メートル）で小数点以下2桁まで記入する</w:t>
            </w:r>
          </w:p>
        </w:tc>
      </w:tr>
      <w:tr w:rsidR="0013583B" w:rsidRPr="00372668" w14:paraId="42894AA3" w14:textId="77777777" w:rsidTr="00645636">
        <w:tc>
          <w:tcPr>
            <w:tcW w:w="1276" w:type="dxa"/>
          </w:tcPr>
          <w:p w14:paraId="3543587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原因</w:t>
            </w:r>
          </w:p>
        </w:tc>
        <w:tc>
          <w:tcPr>
            <w:tcW w:w="6378" w:type="dxa"/>
          </w:tcPr>
          <w:p w14:paraId="73A6013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56584F98" w14:textId="6AD78F6F" w:rsidR="00D20DB0" w:rsidRDefault="00D20DB0">
      <w:pPr>
        <w:pStyle w:val="6"/>
      </w:pPr>
      <w:r>
        <w:rPr>
          <w:rFonts w:hint="eastAsia"/>
        </w:rPr>
        <w:t>電子国土基本図　地図情報ファイル仕様書</w:t>
      </w:r>
    </w:p>
    <w:p w14:paraId="26261D75" w14:textId="71648DBB" w:rsidR="00D20DB0" w:rsidRPr="00D20DB0" w:rsidRDefault="00D20DB0" w:rsidP="00D20DB0">
      <w:pPr>
        <w:pStyle w:val="afd"/>
      </w:pPr>
      <w:r>
        <w:rPr>
          <w:rFonts w:hint="eastAsia"/>
        </w:rPr>
        <w:t>土地利用等のサブパッケージのデータモデルを参照できます。</w:t>
      </w:r>
    </w:p>
    <w:p w14:paraId="046DB01F" w14:textId="377C44A2" w:rsidR="00D20DB0" w:rsidRDefault="00D20DB0">
      <w:pPr>
        <w:pStyle w:val="6"/>
      </w:pPr>
      <w:r>
        <w:rPr>
          <w:rFonts w:hint="eastAsia"/>
        </w:rPr>
        <w:lastRenderedPageBreak/>
        <w:t>国土数値情報</w:t>
      </w:r>
    </w:p>
    <w:p w14:paraId="3561CBB3" w14:textId="4FB6F85F" w:rsidR="00D20DB0" w:rsidRPr="00D20DB0" w:rsidRDefault="00D20DB0" w:rsidP="00D20DB0">
      <w:pPr>
        <w:pStyle w:val="afd"/>
      </w:pPr>
      <w:r>
        <w:rPr>
          <w:rFonts w:hint="eastAsia"/>
        </w:rPr>
        <w:t>国土の土地利用のデータモデルを参照できます。</w:t>
      </w:r>
    </w:p>
    <w:p w14:paraId="5A703337" w14:textId="399E2E94" w:rsidR="00D93338" w:rsidRPr="00D463E6" w:rsidRDefault="00474B71">
      <w:pPr>
        <w:pStyle w:val="6"/>
      </w:pPr>
      <w:r w:rsidRPr="00D463E6">
        <w:rPr>
          <w:rFonts w:hint="eastAsia"/>
        </w:rPr>
        <w:t>政府関連</w:t>
      </w:r>
      <w:r w:rsidR="0096725D" w:rsidRPr="00D463E6">
        <w:rPr>
          <w:rFonts w:hint="eastAsia"/>
        </w:rPr>
        <w:t>土地関連基礎情報</w:t>
      </w:r>
    </w:p>
    <w:p w14:paraId="754A5CFE" w14:textId="7902C88A" w:rsidR="00253B6A" w:rsidRDefault="00253B6A" w:rsidP="00DE2F8B">
      <w:pPr>
        <w:pStyle w:val="afd"/>
      </w:pPr>
      <w:r>
        <w:rPr>
          <w:rFonts w:hint="eastAsia"/>
        </w:rPr>
        <w:t>政府内の専門領域</w:t>
      </w:r>
      <w:r w:rsidR="001D0E6A">
        <w:rPr>
          <w:rFonts w:hint="eastAsia"/>
        </w:rPr>
        <w:t>で規定されている</w:t>
      </w:r>
      <w:r w:rsidR="000715A8">
        <w:rPr>
          <w:rFonts w:hint="eastAsia"/>
        </w:rPr>
        <w:t>データ構造やコードが参照でき</w:t>
      </w:r>
      <w:r w:rsidR="0013583B">
        <w:rPr>
          <w:rFonts w:hint="eastAsia"/>
        </w:rPr>
        <w:t>ます</w:t>
      </w:r>
      <w:r w:rsidR="000715A8">
        <w:rPr>
          <w:rFonts w:hint="eastAsia"/>
        </w:rPr>
        <w:t>。</w:t>
      </w:r>
    </w:p>
    <w:p w14:paraId="60184361" w14:textId="76D67668" w:rsidR="007F7732" w:rsidRDefault="007F7732" w:rsidP="00DE2F8B">
      <w:pPr>
        <w:pStyle w:val="afd"/>
      </w:pPr>
      <w:r>
        <w:rPr>
          <w:rFonts w:hint="eastAsia"/>
        </w:rPr>
        <w:t>・DID地区</w:t>
      </w:r>
      <w:r w:rsidR="0096725D">
        <w:rPr>
          <w:rFonts w:hint="eastAsia"/>
        </w:rPr>
        <w:t>（国土交通省</w:t>
      </w:r>
      <w:r w:rsidR="0096725D" w:rsidRPr="0096725D">
        <w:rPr>
          <w:rFonts w:hint="eastAsia"/>
        </w:rPr>
        <w:t>都市計画基礎調査</w:t>
      </w:r>
      <w:r w:rsidR="0096725D">
        <w:rPr>
          <w:rFonts w:hint="eastAsia"/>
        </w:rPr>
        <w:t>）</w:t>
      </w:r>
    </w:p>
    <w:p w14:paraId="3141A701" w14:textId="260B3390" w:rsidR="00BB7D33" w:rsidRDefault="00BB7D33" w:rsidP="00DE2F8B">
      <w:pPr>
        <w:pStyle w:val="afd"/>
      </w:pPr>
      <w:r>
        <w:rPr>
          <w:rFonts w:hint="eastAsia"/>
        </w:rPr>
        <w:t>・</w:t>
      </w:r>
      <w:r w:rsidR="007F7732">
        <w:rPr>
          <w:rFonts w:hint="eastAsia"/>
        </w:rPr>
        <w:t>土地利用：区域区分</w:t>
      </w:r>
      <w:r w:rsidR="0096725D">
        <w:rPr>
          <w:rFonts w:hint="eastAsia"/>
        </w:rPr>
        <w:t>（国土交通省</w:t>
      </w:r>
      <w:r w:rsidR="0096725D" w:rsidRPr="0096725D">
        <w:rPr>
          <w:rFonts w:hint="eastAsia"/>
        </w:rPr>
        <w:t>都市計画基礎調査</w:t>
      </w:r>
      <w:r w:rsidR="0096725D">
        <w:rPr>
          <w:rFonts w:hint="eastAsia"/>
        </w:rPr>
        <w:t>）</w:t>
      </w:r>
    </w:p>
    <w:p w14:paraId="2F75211C" w14:textId="47CB1F63" w:rsidR="007F7732" w:rsidRDefault="007F7732" w:rsidP="00DE2F8B">
      <w:pPr>
        <w:pStyle w:val="afd"/>
      </w:pPr>
      <w:r>
        <w:tab/>
      </w:r>
      <w:r w:rsidR="000A4C85">
        <w:rPr>
          <w:rFonts w:hint="eastAsia"/>
        </w:rPr>
        <w:t xml:space="preserve">　</w:t>
      </w:r>
      <w:r w:rsidRPr="007F7732">
        <w:rPr>
          <w:rFonts w:hint="eastAsia"/>
        </w:rPr>
        <w:t>都市計画区域及び準都市計画区域</w:t>
      </w:r>
    </w:p>
    <w:p w14:paraId="50B549A2" w14:textId="16C5F1DC" w:rsidR="007F7732" w:rsidRDefault="007F7732" w:rsidP="00DE2F8B">
      <w:pPr>
        <w:pStyle w:val="afd"/>
      </w:pPr>
      <w:r>
        <w:rPr>
          <w:rFonts w:hint="eastAsia"/>
        </w:rPr>
        <w:t>・土地利用現況</w:t>
      </w:r>
      <w:r w:rsidR="0096725D">
        <w:rPr>
          <w:rFonts w:hint="eastAsia"/>
        </w:rPr>
        <w:t>（国土交通省</w:t>
      </w:r>
      <w:r w:rsidR="0096725D" w:rsidRPr="0096725D">
        <w:rPr>
          <w:rFonts w:hint="eastAsia"/>
        </w:rPr>
        <w:t>都市計画基礎調査</w:t>
      </w:r>
      <w:r w:rsidR="0096725D">
        <w:rPr>
          <w:rFonts w:hint="eastAsia"/>
        </w:rPr>
        <w:t>）</w:t>
      </w:r>
    </w:p>
    <w:p w14:paraId="5E80D601" w14:textId="1ED9D965" w:rsidR="007F7732" w:rsidRDefault="007F7732" w:rsidP="00DE2F8B">
      <w:pPr>
        <w:pStyle w:val="afd"/>
      </w:pPr>
      <w:r>
        <w:rPr>
          <w:rFonts w:hint="eastAsia"/>
        </w:rPr>
        <w:t>・農地の区画情報</w:t>
      </w:r>
      <w:r w:rsidR="0096725D">
        <w:rPr>
          <w:rFonts w:hint="eastAsia"/>
        </w:rPr>
        <w:t>（農林水産省筆ポリゴンデータ）</w:t>
      </w:r>
      <w:r w:rsidR="0090585F">
        <w:rPr>
          <w:rStyle w:val="affa"/>
        </w:rPr>
        <w:footnoteReference w:id="22"/>
      </w:r>
    </w:p>
    <w:p w14:paraId="1B6DF283" w14:textId="54CE4D6C" w:rsidR="00BB7D33" w:rsidRDefault="007F7732" w:rsidP="0090585F">
      <w:pPr>
        <w:pStyle w:val="afd"/>
        <w:ind w:leftChars="454" w:left="1330" w:hangingChars="100" w:hanging="240"/>
      </w:pPr>
      <w:r>
        <w:rPr>
          <w:rFonts w:hint="eastAsia"/>
        </w:rPr>
        <w:t>・</w:t>
      </w:r>
      <w:r w:rsidR="00EE408B">
        <w:rPr>
          <w:rFonts w:hint="eastAsia"/>
        </w:rPr>
        <w:t>土地利用3次メッシュ、土地利用細分メッシュ、都市地域土地利用細分メッシュ、土地利用詳細メッシュ</w:t>
      </w:r>
      <w:r w:rsidR="009A4BE5">
        <w:rPr>
          <w:rFonts w:hint="eastAsia"/>
        </w:rPr>
        <w:t>、</w:t>
      </w:r>
      <w:r w:rsidR="00EE408B">
        <w:rPr>
          <w:rFonts w:hint="eastAsia"/>
        </w:rPr>
        <w:t>森林地域</w:t>
      </w:r>
      <w:r w:rsidR="009A4BE5">
        <w:rPr>
          <w:rFonts w:hint="eastAsia"/>
        </w:rPr>
        <w:t>、</w:t>
      </w:r>
      <w:r w:rsidR="00EE408B">
        <w:rPr>
          <w:rFonts w:hint="eastAsia"/>
        </w:rPr>
        <w:t>国有林野</w:t>
      </w:r>
      <w:r w:rsidR="009A4BE5">
        <w:rPr>
          <w:rFonts w:hint="eastAsia"/>
        </w:rPr>
        <w:t>、</w:t>
      </w:r>
      <w:r w:rsidR="00EE408B">
        <w:rPr>
          <w:rFonts w:hint="eastAsia"/>
        </w:rPr>
        <w:t>農業地域</w:t>
      </w:r>
      <w:r w:rsidR="009A4BE5">
        <w:rPr>
          <w:rFonts w:hint="eastAsia"/>
        </w:rPr>
        <w:t>、</w:t>
      </w:r>
      <w:r w:rsidR="00EE408B">
        <w:rPr>
          <w:rFonts w:hint="eastAsia"/>
        </w:rPr>
        <w:t>都市地域</w:t>
      </w:r>
      <w:r w:rsidR="009A4BE5">
        <w:rPr>
          <w:rFonts w:hint="eastAsia"/>
        </w:rPr>
        <w:t>、</w:t>
      </w:r>
      <w:r w:rsidR="00EE408B">
        <w:rPr>
          <w:rFonts w:hint="eastAsia"/>
        </w:rPr>
        <w:t>用途地域</w:t>
      </w:r>
      <w:r w:rsidR="009C2CC3">
        <w:rPr>
          <w:rFonts w:hint="eastAsia"/>
        </w:rPr>
        <w:t>（国土数値情報）</w:t>
      </w:r>
      <w:r w:rsidR="0090585F">
        <w:rPr>
          <w:rStyle w:val="affa"/>
        </w:rPr>
        <w:footnoteReference w:id="23"/>
      </w:r>
    </w:p>
    <w:p w14:paraId="081B21D0" w14:textId="36265EF0" w:rsidR="00BB7D33" w:rsidRDefault="000043A4" w:rsidP="0090585F">
      <w:pPr>
        <w:pStyle w:val="afd"/>
        <w:ind w:leftChars="454" w:left="1330" w:hangingChars="100" w:hanging="240"/>
      </w:pPr>
      <w:r>
        <w:rPr>
          <w:rFonts w:hint="eastAsia"/>
        </w:rPr>
        <w:t>・</w:t>
      </w:r>
      <w:r w:rsidR="003673C2">
        <w:rPr>
          <w:rFonts w:hint="eastAsia"/>
        </w:rPr>
        <w:t>浸水想定区域</w:t>
      </w:r>
      <w:r>
        <w:rPr>
          <w:rFonts w:hint="eastAsia"/>
        </w:rPr>
        <w:t>［防災計画（ハザードマップ）］（</w:t>
      </w:r>
      <w:r>
        <w:t>国土交通省 水管理・国土保全局 河川環境課 水防企画室</w:t>
      </w:r>
      <w:r>
        <w:rPr>
          <w:rFonts w:hint="eastAsia"/>
        </w:rPr>
        <w:t>）</w:t>
      </w:r>
      <w:r w:rsidR="0090585F">
        <w:rPr>
          <w:rStyle w:val="affa"/>
        </w:rPr>
        <w:footnoteReference w:id="24"/>
      </w:r>
    </w:p>
    <w:p w14:paraId="1ACDBA67" w14:textId="3443BAD0" w:rsidR="00BE1166" w:rsidRDefault="00BE1166" w:rsidP="0090585F">
      <w:pPr>
        <w:pStyle w:val="afd"/>
        <w:ind w:leftChars="454" w:left="1330" w:hangingChars="100" w:hanging="240"/>
      </w:pPr>
      <w:r>
        <w:rPr>
          <w:rFonts w:hint="eastAsia"/>
        </w:rPr>
        <w:t>・基盤地図（国土地理院）</w:t>
      </w:r>
      <w:r>
        <w:rPr>
          <w:rStyle w:val="affa"/>
        </w:rPr>
        <w:footnoteReference w:id="25"/>
      </w:r>
    </w:p>
    <w:p w14:paraId="5C992BF8" w14:textId="77777777" w:rsidR="00FB7F25" w:rsidRDefault="00FB7F25">
      <w:pPr>
        <w:pStyle w:val="6"/>
      </w:pPr>
      <w:r>
        <w:rPr>
          <w:rFonts w:hint="eastAsia"/>
        </w:rPr>
        <w:t>Smart Data Model</w:t>
      </w:r>
    </w:p>
    <w:p w14:paraId="7B38B01E" w14:textId="518E0FCD" w:rsidR="00FB7F25" w:rsidRPr="00E534DB" w:rsidRDefault="00FB7F25" w:rsidP="00FB7F25">
      <w:pPr>
        <w:pStyle w:val="afd"/>
      </w:pPr>
      <w:r>
        <w:rPr>
          <w:rFonts w:hint="eastAsia"/>
        </w:rPr>
        <w:t>スマートシティ用のP</w:t>
      </w:r>
      <w:r>
        <w:t xml:space="preserve">oint of Interest </w:t>
      </w:r>
      <w:r>
        <w:rPr>
          <w:rFonts w:hint="eastAsia"/>
        </w:rPr>
        <w:t>モデルを参考にできます。目的地としての土地を示しています。</w:t>
      </w:r>
    </w:p>
    <w:p w14:paraId="60B781B3" w14:textId="3A6D8B47" w:rsidR="00FB7F25" w:rsidRDefault="00FB7F25">
      <w:pPr>
        <w:pStyle w:val="6"/>
      </w:pPr>
      <w:r>
        <w:t>S</w:t>
      </w:r>
      <w:r>
        <w:rPr>
          <w:rFonts w:hint="eastAsia"/>
        </w:rPr>
        <w:t>chema.org</w:t>
      </w:r>
    </w:p>
    <w:p w14:paraId="4B8D7EDD" w14:textId="603D4284" w:rsidR="00C70EFB" w:rsidRDefault="00FB7F25" w:rsidP="006F08E9">
      <w:pPr>
        <w:pStyle w:val="afd"/>
      </w:pPr>
      <w:r>
        <w:rPr>
          <w:rFonts w:hint="eastAsia"/>
        </w:rPr>
        <w:t>Web検索情報用のPlaceモデルを参考にできます。目的地としての土地を示しています。派生形として、地形</w:t>
      </w:r>
      <w:r w:rsidR="00C5420A">
        <w:rPr>
          <w:rFonts w:hint="eastAsia"/>
        </w:rPr>
        <w:t>のデータモデルがあり</w:t>
      </w:r>
      <w:r>
        <w:rPr>
          <w:rFonts w:hint="eastAsia"/>
        </w:rPr>
        <w:t>ます。</w:t>
      </w:r>
    </w:p>
    <w:p w14:paraId="292D9C9E" w14:textId="77777777" w:rsidR="00C70EFB" w:rsidRDefault="00C70EFB">
      <w:pPr>
        <w:widowControl/>
        <w:jc w:val="left"/>
      </w:pPr>
      <w:r>
        <w:br w:type="page"/>
      </w:r>
    </w:p>
    <w:p w14:paraId="14677697" w14:textId="77777777" w:rsidR="00DB5279" w:rsidRDefault="00DB5279" w:rsidP="006F08E9">
      <w:pPr>
        <w:pStyle w:val="afd"/>
      </w:pPr>
    </w:p>
    <w:p w14:paraId="047FCEBE" w14:textId="2F892CE2" w:rsidR="00ED31D8" w:rsidRDefault="00EA2C28" w:rsidP="00ED31D8">
      <w:pPr>
        <w:pStyle w:val="32"/>
      </w:pPr>
      <w:bookmarkStart w:id="84" w:name="_Toc103599975"/>
      <w:r w:rsidRPr="00EA2C28">
        <w:rPr>
          <w:rFonts w:hint="eastAsia"/>
        </w:rPr>
        <w:t>都市計画基礎調査情報</w:t>
      </w:r>
      <w:bookmarkEnd w:id="84"/>
    </w:p>
    <w:p w14:paraId="0541BD5D" w14:textId="77777777" w:rsidR="006F08E9" w:rsidRDefault="00713C2A" w:rsidP="00EA2C28">
      <w:pPr>
        <w:pStyle w:val="a8"/>
        <w:ind w:left="120" w:firstLine="240"/>
      </w:pPr>
      <w:r>
        <w:rPr>
          <w:rFonts w:hint="eastAsia"/>
        </w:rPr>
        <w:t>都市計画に関する情報は、</w:t>
      </w:r>
      <w:r w:rsidRPr="00713C2A">
        <w:rPr>
          <w:rFonts w:hint="eastAsia"/>
        </w:rPr>
        <w:t>国土交通省「都市計画基礎調査情報のオープン</w:t>
      </w:r>
    </w:p>
    <w:p w14:paraId="5F58E2A2" w14:textId="062E4A0A" w:rsidR="00DE2F8B" w:rsidRPr="002710B8" w:rsidRDefault="00713C2A" w:rsidP="002710B8">
      <w:pPr>
        <w:pStyle w:val="a8"/>
        <w:ind w:left="120" w:firstLine="240"/>
      </w:pPr>
      <w:r w:rsidRPr="00713C2A">
        <w:rPr>
          <w:rFonts w:hint="eastAsia"/>
        </w:rPr>
        <w:t>化に向けた取組」</w:t>
      </w:r>
      <w:r w:rsidR="00DE2CE3">
        <w:rPr>
          <w:rFonts w:hint="eastAsia"/>
        </w:rPr>
        <w:t>を参照してください。</w:t>
      </w:r>
      <w:r w:rsidR="00DE2CE3">
        <w:rPr>
          <w:rStyle w:val="affa"/>
        </w:rPr>
        <w:footnoteReference w:id="26"/>
      </w:r>
    </w:p>
    <w:p w14:paraId="5046C588" w14:textId="77CBC531" w:rsidR="00226373" w:rsidRDefault="00B70BD6">
      <w:pPr>
        <w:pStyle w:val="22"/>
      </w:pPr>
      <w:r>
        <w:rPr>
          <w:rFonts w:hint="eastAsia"/>
        </w:rPr>
        <w:t xml:space="preserve">　</w:t>
      </w:r>
      <w:bookmarkStart w:id="85" w:name="_Toc103599976"/>
      <w:r w:rsidR="00226373">
        <w:rPr>
          <w:rFonts w:hint="eastAsia"/>
        </w:rPr>
        <w:t>建物</w:t>
      </w:r>
      <w:bookmarkEnd w:id="85"/>
    </w:p>
    <w:p w14:paraId="4ABE85D3" w14:textId="5556458F" w:rsidR="00C83678" w:rsidRDefault="00DF7B4E" w:rsidP="00C83678">
      <w:pPr>
        <w:pStyle w:val="a8"/>
        <w:ind w:left="120" w:firstLine="240"/>
      </w:pPr>
      <w:r>
        <w:rPr>
          <w:rFonts w:hint="eastAsia"/>
        </w:rPr>
        <w:t>ビルディングや家屋など、</w:t>
      </w:r>
      <w:r w:rsidR="00B5048D">
        <w:rPr>
          <w:rFonts w:hint="eastAsia"/>
        </w:rPr>
        <w:t>建築物一般を表すデータモデル</w:t>
      </w:r>
      <w:r w:rsidR="00BF7352">
        <w:rPr>
          <w:rFonts w:hint="eastAsia"/>
        </w:rPr>
        <w:t>です</w:t>
      </w:r>
      <w:r w:rsidR="00B5048D">
        <w:rPr>
          <w:rFonts w:hint="eastAsia"/>
        </w:rPr>
        <w:t>。</w:t>
      </w:r>
    </w:p>
    <w:p w14:paraId="78A10826" w14:textId="5E838C49" w:rsidR="00A629B7" w:rsidRDefault="0013583B" w:rsidP="0013583B">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126"/>
        <w:gridCol w:w="3260"/>
      </w:tblGrid>
      <w:tr w:rsidR="005D2317" w14:paraId="4E340661" w14:textId="77777777" w:rsidTr="0013583B">
        <w:tc>
          <w:tcPr>
            <w:tcW w:w="2693" w:type="dxa"/>
            <w:shd w:val="clear" w:color="auto" w:fill="D9D9D9" w:themeFill="background1" w:themeFillShade="D9"/>
          </w:tcPr>
          <w:p w14:paraId="17323BB0" w14:textId="52258B99" w:rsidR="005D2317" w:rsidRPr="008540FB" w:rsidRDefault="005D2317" w:rsidP="0090585F">
            <w:pPr>
              <w:pStyle w:val="a8"/>
              <w:snapToGrid w:val="0"/>
              <w:ind w:leftChars="0" w:left="0" w:firstLineChars="0" w:firstLine="0"/>
              <w:rPr>
                <w:sz w:val="20"/>
                <w:szCs w:val="20"/>
              </w:rPr>
            </w:pPr>
            <w:r w:rsidRPr="008540FB">
              <w:rPr>
                <w:rFonts w:hint="eastAsia"/>
                <w:sz w:val="20"/>
                <w:szCs w:val="20"/>
              </w:rPr>
              <w:t>名称</w:t>
            </w:r>
          </w:p>
        </w:tc>
        <w:tc>
          <w:tcPr>
            <w:tcW w:w="2126" w:type="dxa"/>
            <w:shd w:val="clear" w:color="auto" w:fill="D9D9D9" w:themeFill="background1" w:themeFillShade="D9"/>
          </w:tcPr>
          <w:p w14:paraId="7D287C1E"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英語名称</w:t>
            </w:r>
          </w:p>
        </w:tc>
        <w:tc>
          <w:tcPr>
            <w:tcW w:w="3260" w:type="dxa"/>
            <w:shd w:val="clear" w:color="auto" w:fill="D9D9D9" w:themeFill="background1" w:themeFillShade="D9"/>
          </w:tcPr>
          <w:p w14:paraId="152E790C"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参照元</w:t>
            </w:r>
          </w:p>
        </w:tc>
      </w:tr>
      <w:tr w:rsidR="005D2317" w14:paraId="77165260" w14:textId="77777777" w:rsidTr="0013583B">
        <w:tc>
          <w:tcPr>
            <w:tcW w:w="2693" w:type="dxa"/>
          </w:tcPr>
          <w:p w14:paraId="3CE59606" w14:textId="7290755D" w:rsidR="005D2317" w:rsidRPr="008540FB" w:rsidRDefault="005D2317" w:rsidP="0090585F">
            <w:pPr>
              <w:pStyle w:val="a8"/>
              <w:snapToGrid w:val="0"/>
              <w:ind w:leftChars="0" w:left="0" w:firstLineChars="0" w:firstLine="0"/>
              <w:rPr>
                <w:sz w:val="20"/>
                <w:szCs w:val="20"/>
              </w:rPr>
            </w:pPr>
            <w:r>
              <w:rPr>
                <w:rFonts w:hint="eastAsia"/>
                <w:sz w:val="20"/>
                <w:szCs w:val="20"/>
              </w:rPr>
              <w:t>建物</w:t>
            </w:r>
          </w:p>
        </w:tc>
        <w:tc>
          <w:tcPr>
            <w:tcW w:w="2126" w:type="dxa"/>
          </w:tcPr>
          <w:p w14:paraId="4EB93567" w14:textId="005BC68A" w:rsidR="005D2317" w:rsidRPr="008540FB" w:rsidRDefault="005D2317" w:rsidP="0090585F">
            <w:pPr>
              <w:pStyle w:val="a8"/>
              <w:snapToGrid w:val="0"/>
              <w:ind w:leftChars="0" w:left="0" w:firstLineChars="0" w:firstLine="0"/>
              <w:rPr>
                <w:sz w:val="20"/>
                <w:szCs w:val="20"/>
              </w:rPr>
            </w:pPr>
            <w:r>
              <w:rPr>
                <w:rFonts w:hint="eastAsia"/>
                <w:sz w:val="20"/>
                <w:szCs w:val="20"/>
              </w:rPr>
              <w:t>Building</w:t>
            </w:r>
          </w:p>
        </w:tc>
        <w:tc>
          <w:tcPr>
            <w:tcW w:w="3260" w:type="dxa"/>
          </w:tcPr>
          <w:p w14:paraId="3242865D" w14:textId="3E26D842" w:rsidR="005D2317" w:rsidRPr="008540FB" w:rsidRDefault="0013583B" w:rsidP="0090585F">
            <w:pPr>
              <w:pStyle w:val="a8"/>
              <w:snapToGrid w:val="0"/>
              <w:ind w:leftChars="0" w:left="0" w:firstLineChars="0" w:firstLine="0"/>
              <w:rPr>
                <w:sz w:val="20"/>
                <w:szCs w:val="20"/>
              </w:rPr>
            </w:pPr>
            <w:r>
              <w:rPr>
                <w:rFonts w:hint="eastAsia"/>
                <w:sz w:val="20"/>
                <w:szCs w:val="20"/>
              </w:rPr>
              <w:t>GIFコアデータモデル（建物）</w:t>
            </w:r>
          </w:p>
        </w:tc>
      </w:tr>
      <w:tr w:rsidR="0013583B" w14:paraId="22771323" w14:textId="77777777" w:rsidTr="0013583B">
        <w:tc>
          <w:tcPr>
            <w:tcW w:w="2693" w:type="dxa"/>
          </w:tcPr>
          <w:p w14:paraId="2198FCF6" w14:textId="1B874742" w:rsidR="0013583B" w:rsidRDefault="0013583B" w:rsidP="0090585F">
            <w:pPr>
              <w:pStyle w:val="a8"/>
              <w:snapToGrid w:val="0"/>
              <w:ind w:leftChars="0" w:left="0" w:firstLineChars="0" w:firstLine="0"/>
              <w:rPr>
                <w:sz w:val="20"/>
                <w:szCs w:val="20"/>
              </w:rPr>
            </w:pPr>
            <w:r>
              <w:rPr>
                <w:rFonts w:hint="eastAsia"/>
                <w:sz w:val="20"/>
                <w:szCs w:val="20"/>
              </w:rPr>
              <w:t>建物</w:t>
            </w:r>
          </w:p>
        </w:tc>
        <w:tc>
          <w:tcPr>
            <w:tcW w:w="2126" w:type="dxa"/>
          </w:tcPr>
          <w:p w14:paraId="052D2F94" w14:textId="2FC57243" w:rsidR="0013583B" w:rsidRDefault="0013583B" w:rsidP="0090585F">
            <w:pPr>
              <w:pStyle w:val="a8"/>
              <w:snapToGrid w:val="0"/>
              <w:ind w:leftChars="0" w:left="0" w:firstLineChars="0" w:firstLine="0"/>
              <w:rPr>
                <w:sz w:val="20"/>
                <w:szCs w:val="20"/>
              </w:rPr>
            </w:pPr>
            <w:r>
              <w:rPr>
                <w:rFonts w:hint="eastAsia"/>
                <w:sz w:val="20"/>
                <w:szCs w:val="20"/>
              </w:rPr>
              <w:t>Building</w:t>
            </w:r>
          </w:p>
        </w:tc>
        <w:tc>
          <w:tcPr>
            <w:tcW w:w="3260" w:type="dxa"/>
          </w:tcPr>
          <w:p w14:paraId="3186FBCF" w14:textId="2E13C4E2" w:rsidR="0013583B" w:rsidRDefault="0013583B" w:rsidP="0090585F">
            <w:pPr>
              <w:pStyle w:val="a8"/>
              <w:snapToGrid w:val="0"/>
              <w:ind w:leftChars="0" w:left="0" w:firstLineChars="0" w:firstLine="0"/>
              <w:rPr>
                <w:sz w:val="20"/>
                <w:szCs w:val="20"/>
              </w:rPr>
            </w:pPr>
            <w:r>
              <w:rPr>
                <w:rFonts w:hint="eastAsia"/>
                <w:sz w:val="20"/>
                <w:szCs w:val="20"/>
              </w:rPr>
              <w:t>３D都市モデル標準製品仕様書</w:t>
            </w:r>
          </w:p>
        </w:tc>
      </w:tr>
      <w:tr w:rsidR="00863E75" w14:paraId="08C6C277" w14:textId="77777777" w:rsidTr="0013583B">
        <w:tc>
          <w:tcPr>
            <w:tcW w:w="2693" w:type="dxa"/>
          </w:tcPr>
          <w:p w14:paraId="013F24B7" w14:textId="55A86A83" w:rsidR="00863E75" w:rsidRDefault="00863E75" w:rsidP="0090585F">
            <w:pPr>
              <w:pStyle w:val="a8"/>
              <w:snapToGrid w:val="0"/>
              <w:ind w:leftChars="0" w:left="0" w:firstLineChars="0" w:firstLine="0"/>
              <w:rPr>
                <w:sz w:val="20"/>
                <w:szCs w:val="20"/>
              </w:rPr>
            </w:pPr>
            <w:r>
              <w:rPr>
                <w:rFonts w:hint="eastAsia"/>
                <w:sz w:val="20"/>
                <w:szCs w:val="20"/>
              </w:rPr>
              <w:t>建物</w:t>
            </w:r>
          </w:p>
        </w:tc>
        <w:tc>
          <w:tcPr>
            <w:tcW w:w="2126" w:type="dxa"/>
          </w:tcPr>
          <w:p w14:paraId="2428A130" w14:textId="77777777" w:rsidR="00863E75" w:rsidRDefault="00863E75" w:rsidP="0090585F">
            <w:pPr>
              <w:pStyle w:val="a8"/>
              <w:snapToGrid w:val="0"/>
              <w:ind w:leftChars="0" w:left="0" w:firstLineChars="0" w:firstLine="0"/>
              <w:rPr>
                <w:sz w:val="20"/>
                <w:szCs w:val="20"/>
              </w:rPr>
            </w:pPr>
            <w:r>
              <w:rPr>
                <w:rFonts w:hint="eastAsia"/>
                <w:sz w:val="20"/>
                <w:szCs w:val="20"/>
              </w:rPr>
              <w:t>Building</w:t>
            </w:r>
          </w:p>
          <w:p w14:paraId="3222759D" w14:textId="77777777" w:rsidR="00863E75" w:rsidRDefault="00863E75" w:rsidP="0090585F">
            <w:pPr>
              <w:pStyle w:val="a8"/>
              <w:snapToGrid w:val="0"/>
              <w:ind w:leftChars="0" w:left="0" w:firstLineChars="0" w:firstLine="0"/>
              <w:rPr>
                <w:sz w:val="20"/>
                <w:szCs w:val="20"/>
              </w:rPr>
            </w:pPr>
            <w:r>
              <w:rPr>
                <w:rFonts w:hint="eastAsia"/>
                <w:sz w:val="20"/>
                <w:szCs w:val="20"/>
              </w:rPr>
              <w:t>BuildingOperation</w:t>
            </w:r>
          </w:p>
          <w:p w14:paraId="6E70300F" w14:textId="43A5830A" w:rsidR="00863E75" w:rsidRDefault="00863E75" w:rsidP="0090585F">
            <w:pPr>
              <w:pStyle w:val="a8"/>
              <w:snapToGrid w:val="0"/>
              <w:ind w:leftChars="0" w:left="0" w:firstLineChars="0" w:firstLine="0"/>
              <w:rPr>
                <w:sz w:val="20"/>
                <w:szCs w:val="20"/>
              </w:rPr>
            </w:pPr>
            <w:r>
              <w:rPr>
                <w:rFonts w:hint="eastAsia"/>
                <w:sz w:val="20"/>
                <w:szCs w:val="20"/>
              </w:rPr>
              <w:t>BuildingType</w:t>
            </w:r>
          </w:p>
        </w:tc>
        <w:tc>
          <w:tcPr>
            <w:tcW w:w="3260" w:type="dxa"/>
          </w:tcPr>
          <w:p w14:paraId="60F09666" w14:textId="255809B9" w:rsidR="00863E75" w:rsidRDefault="00863E75" w:rsidP="0090585F">
            <w:pPr>
              <w:pStyle w:val="a8"/>
              <w:snapToGrid w:val="0"/>
              <w:ind w:leftChars="0" w:left="0" w:firstLineChars="0" w:firstLine="0"/>
              <w:rPr>
                <w:sz w:val="20"/>
                <w:szCs w:val="20"/>
              </w:rPr>
            </w:pPr>
            <w:r>
              <w:rPr>
                <w:rFonts w:hint="eastAsia"/>
                <w:sz w:val="20"/>
                <w:szCs w:val="20"/>
              </w:rPr>
              <w:t xml:space="preserve">Smart </w:t>
            </w:r>
            <w:r w:rsidR="0090585F">
              <w:rPr>
                <w:rFonts w:hint="eastAsia"/>
                <w:sz w:val="20"/>
                <w:szCs w:val="20"/>
              </w:rPr>
              <w:t>d</w:t>
            </w:r>
            <w:r>
              <w:rPr>
                <w:rFonts w:hint="eastAsia"/>
                <w:sz w:val="20"/>
                <w:szCs w:val="20"/>
              </w:rPr>
              <w:t>ata model</w:t>
            </w:r>
          </w:p>
        </w:tc>
      </w:tr>
      <w:tr w:rsidR="0090585F" w14:paraId="79573287" w14:textId="77777777" w:rsidTr="0013583B">
        <w:tc>
          <w:tcPr>
            <w:tcW w:w="2693" w:type="dxa"/>
          </w:tcPr>
          <w:p w14:paraId="170BD5CC" w14:textId="07BF2D4A"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2126" w:type="dxa"/>
          </w:tcPr>
          <w:p w14:paraId="3C15B45F" w14:textId="0BCCDD7F"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260" w:type="dxa"/>
          </w:tcPr>
          <w:p w14:paraId="27B5825F" w14:textId="5DD64CDE"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49E8738" w14:textId="588DC04B" w:rsidR="00372668" w:rsidRDefault="00A629B7" w:rsidP="00CB2498">
      <w:pPr>
        <w:pStyle w:val="51"/>
      </w:pPr>
      <w:r>
        <w:rPr>
          <w:rFonts w:hint="eastAsia"/>
        </w:rPr>
        <w:t>データモデル</w:t>
      </w:r>
    </w:p>
    <w:tbl>
      <w:tblPr>
        <w:tblW w:w="8079"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7"/>
        <w:gridCol w:w="2126"/>
        <w:gridCol w:w="5386"/>
      </w:tblGrid>
      <w:tr w:rsidR="000E78BD" w:rsidRPr="000E78BD" w14:paraId="7969A461" w14:textId="77777777" w:rsidTr="00310D48">
        <w:trPr>
          <w:trHeight w:val="121"/>
        </w:trPr>
        <w:tc>
          <w:tcPr>
            <w:tcW w:w="567" w:type="dxa"/>
            <w:tcBorders>
              <w:top w:val="single" w:sz="6" w:space="0" w:color="A5A5A5"/>
              <w:left w:val="single" w:sz="6" w:space="0" w:color="A5A5A5"/>
              <w:bottom w:val="single" w:sz="6" w:space="0" w:color="A5A5A5"/>
              <w:right w:val="nil"/>
            </w:tcBorders>
            <w:shd w:val="clear" w:color="auto" w:fill="D9D9D9" w:themeFill="background1" w:themeFillShade="D9"/>
            <w:hideMark/>
          </w:tcPr>
          <w:p w14:paraId="0D495CA9" w14:textId="1EEF3902" w:rsidR="000E78BD" w:rsidRPr="00310D48" w:rsidRDefault="000E78BD" w:rsidP="00310D48">
            <w:pPr>
              <w:pStyle w:val="affffffff3"/>
              <w:snapToGrid w:val="0"/>
              <w:spacing w:line="240" w:lineRule="auto"/>
              <w:rPr>
                <w:sz w:val="20"/>
                <w:szCs w:val="20"/>
              </w:rPr>
            </w:pPr>
            <w:r w:rsidRPr="00310D48">
              <w:rPr>
                <w:rFonts w:hint="eastAsia"/>
                <w:sz w:val="20"/>
                <w:szCs w:val="20"/>
              </w:rPr>
              <w:t>必須 </w:t>
            </w:r>
          </w:p>
        </w:tc>
        <w:tc>
          <w:tcPr>
            <w:tcW w:w="2126" w:type="dxa"/>
            <w:tcBorders>
              <w:top w:val="single" w:sz="6" w:space="0" w:color="A5A5A5"/>
              <w:left w:val="nil"/>
              <w:bottom w:val="single" w:sz="6" w:space="0" w:color="A5A5A5"/>
              <w:right w:val="nil"/>
            </w:tcBorders>
            <w:shd w:val="clear" w:color="auto" w:fill="D9D9D9" w:themeFill="background1" w:themeFillShade="D9"/>
            <w:hideMark/>
          </w:tcPr>
          <w:p w14:paraId="5274893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項目名 </w:t>
            </w:r>
          </w:p>
        </w:tc>
        <w:tc>
          <w:tcPr>
            <w:tcW w:w="5386" w:type="dxa"/>
            <w:tcBorders>
              <w:top w:val="single" w:sz="6" w:space="0" w:color="A5A5A5"/>
              <w:left w:val="nil"/>
              <w:bottom w:val="single" w:sz="6" w:space="0" w:color="A5A5A5"/>
              <w:right w:val="single" w:sz="6" w:space="0" w:color="A5A5A5"/>
            </w:tcBorders>
            <w:shd w:val="clear" w:color="auto" w:fill="D9D9D9" w:themeFill="background1" w:themeFillShade="D9"/>
            <w:hideMark/>
          </w:tcPr>
          <w:p w14:paraId="5BC0402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r>
      <w:tr w:rsidR="000E78BD" w:rsidRPr="000E78BD" w14:paraId="5B16F1D5" w14:textId="77777777" w:rsidTr="00310D48">
        <w:trPr>
          <w:trHeight w:val="450"/>
        </w:trPr>
        <w:tc>
          <w:tcPr>
            <w:tcW w:w="567" w:type="dxa"/>
            <w:tcBorders>
              <w:top w:val="nil"/>
              <w:left w:val="single" w:sz="6" w:space="0" w:color="auto"/>
              <w:bottom w:val="single" w:sz="6" w:space="0" w:color="auto"/>
              <w:right w:val="single" w:sz="6" w:space="0" w:color="auto"/>
            </w:tcBorders>
            <w:shd w:val="clear" w:color="auto" w:fill="auto"/>
            <w:hideMark/>
          </w:tcPr>
          <w:p w14:paraId="64D40E6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363883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ID </w:t>
            </w:r>
          </w:p>
        </w:tc>
        <w:tc>
          <w:tcPr>
            <w:tcW w:w="5386" w:type="dxa"/>
            <w:tcBorders>
              <w:top w:val="nil"/>
              <w:left w:val="nil"/>
              <w:bottom w:val="single" w:sz="6" w:space="0" w:color="auto"/>
              <w:right w:val="single" w:sz="6" w:space="0" w:color="auto"/>
            </w:tcBorders>
            <w:shd w:val="clear" w:color="auto" w:fill="auto"/>
            <w:hideMark/>
          </w:tcPr>
          <w:p w14:paraId="3127B35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機械的に採番された建物を一意に識別するID。建物単位に付番する </w:t>
            </w:r>
          </w:p>
        </w:tc>
      </w:tr>
      <w:tr w:rsidR="000E78BD" w:rsidRPr="000E78BD" w14:paraId="6CC73170"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1A48563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41F592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種別 </w:t>
            </w:r>
          </w:p>
        </w:tc>
        <w:tc>
          <w:tcPr>
            <w:tcW w:w="5386" w:type="dxa"/>
            <w:tcBorders>
              <w:top w:val="nil"/>
              <w:left w:val="nil"/>
              <w:bottom w:val="single" w:sz="6" w:space="0" w:color="auto"/>
              <w:right w:val="single" w:sz="6" w:space="0" w:color="auto"/>
            </w:tcBorders>
            <w:shd w:val="clear" w:color="auto" w:fill="auto"/>
            <w:hideMark/>
          </w:tcPr>
          <w:p w14:paraId="21AC5F0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建物の種別 </w:t>
            </w:r>
          </w:p>
        </w:tc>
      </w:tr>
      <w:tr w:rsidR="000E78BD" w:rsidRPr="000E78BD" w14:paraId="717D00EC"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30C08CF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65ED0C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 </w:t>
            </w:r>
          </w:p>
        </w:tc>
        <w:tc>
          <w:tcPr>
            <w:tcW w:w="5386" w:type="dxa"/>
            <w:tcBorders>
              <w:top w:val="nil"/>
              <w:left w:val="nil"/>
              <w:bottom w:val="single" w:sz="6" w:space="0" w:color="auto"/>
              <w:right w:val="single" w:sz="6" w:space="0" w:color="auto"/>
            </w:tcBorders>
            <w:shd w:val="clear" w:color="auto" w:fill="auto"/>
            <w:hideMark/>
          </w:tcPr>
          <w:p w14:paraId="521457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建物の名称 </w:t>
            </w:r>
          </w:p>
        </w:tc>
      </w:tr>
      <w:tr w:rsidR="000E78BD" w:rsidRPr="000E78BD" w14:paraId="59B47342" w14:textId="77777777" w:rsidTr="00310D48">
        <w:trPr>
          <w:trHeight w:val="40"/>
        </w:trPr>
        <w:tc>
          <w:tcPr>
            <w:tcW w:w="567" w:type="dxa"/>
            <w:tcBorders>
              <w:top w:val="nil"/>
              <w:left w:val="single" w:sz="6" w:space="0" w:color="auto"/>
              <w:bottom w:val="single" w:sz="6" w:space="0" w:color="auto"/>
              <w:right w:val="single" w:sz="6" w:space="0" w:color="auto"/>
            </w:tcBorders>
            <w:shd w:val="clear" w:color="auto" w:fill="auto"/>
            <w:hideMark/>
          </w:tcPr>
          <w:p w14:paraId="63994CED" w14:textId="18BFD1B3" w:rsidR="000E78BD" w:rsidRPr="00310D48" w:rsidRDefault="00F87EDF" w:rsidP="00310D48">
            <w:pPr>
              <w:pStyle w:val="affffffff3"/>
              <w:snapToGrid w:val="0"/>
              <w:spacing w:line="240" w:lineRule="auto"/>
              <w:rPr>
                <w:sz w:val="20"/>
                <w:szCs w:val="20"/>
              </w:rPr>
            </w:pPr>
            <w:r>
              <w:rPr>
                <w:rFonts w:hint="eastAsia"/>
                <w:sz w:val="20"/>
                <w:szCs w:val="20"/>
              </w:rPr>
              <w:t>必</w:t>
            </w:r>
            <w:r w:rsidR="000E78BD"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B290F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名称（カナ） </w:t>
            </w:r>
          </w:p>
        </w:tc>
        <w:tc>
          <w:tcPr>
            <w:tcW w:w="5386" w:type="dxa"/>
            <w:tcBorders>
              <w:top w:val="nil"/>
              <w:left w:val="nil"/>
              <w:bottom w:val="single" w:sz="6" w:space="0" w:color="auto"/>
              <w:right w:val="single" w:sz="6" w:space="0" w:color="auto"/>
            </w:tcBorders>
            <w:shd w:val="clear" w:color="auto" w:fill="auto"/>
            <w:hideMark/>
          </w:tcPr>
          <w:p w14:paraId="4139992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建物のカナ表記 </w:t>
            </w:r>
          </w:p>
        </w:tc>
      </w:tr>
      <w:tr w:rsidR="000E78BD" w:rsidRPr="000E78BD" w14:paraId="329E7C6C" w14:textId="77777777" w:rsidTr="00310D48">
        <w:trPr>
          <w:trHeight w:val="268"/>
        </w:trPr>
        <w:tc>
          <w:tcPr>
            <w:tcW w:w="567" w:type="dxa"/>
            <w:tcBorders>
              <w:top w:val="nil"/>
              <w:left w:val="single" w:sz="6" w:space="0" w:color="auto"/>
              <w:bottom w:val="single" w:sz="6" w:space="0" w:color="auto"/>
              <w:right w:val="single" w:sz="6" w:space="0" w:color="auto"/>
            </w:tcBorders>
            <w:shd w:val="clear" w:color="auto" w:fill="auto"/>
            <w:hideMark/>
          </w:tcPr>
          <w:p w14:paraId="7AB696DF" w14:textId="513CCA9B" w:rsidR="000E78BD" w:rsidRPr="00310D48" w:rsidRDefault="00F87EDF" w:rsidP="00310D48">
            <w:pPr>
              <w:pStyle w:val="affffffff3"/>
              <w:snapToGrid w:val="0"/>
              <w:spacing w:line="240" w:lineRule="auto"/>
              <w:rPr>
                <w:sz w:val="20"/>
                <w:szCs w:val="20"/>
              </w:rPr>
            </w:pPr>
            <w:r>
              <w:rPr>
                <w:rFonts w:hint="eastAsia"/>
                <w:sz w:val="20"/>
                <w:szCs w:val="20"/>
              </w:rPr>
              <w:t xml:space="preserve">必　</w:t>
            </w:r>
          </w:p>
        </w:tc>
        <w:tc>
          <w:tcPr>
            <w:tcW w:w="2126" w:type="dxa"/>
            <w:tcBorders>
              <w:top w:val="nil"/>
              <w:left w:val="nil"/>
              <w:bottom w:val="single" w:sz="6" w:space="0" w:color="auto"/>
              <w:right w:val="single" w:sz="6" w:space="0" w:color="auto"/>
            </w:tcBorders>
            <w:shd w:val="clear" w:color="auto" w:fill="auto"/>
            <w:hideMark/>
          </w:tcPr>
          <w:p w14:paraId="49C6D86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名称（英字） </w:t>
            </w:r>
          </w:p>
        </w:tc>
        <w:tc>
          <w:tcPr>
            <w:tcW w:w="5386" w:type="dxa"/>
            <w:tcBorders>
              <w:top w:val="nil"/>
              <w:left w:val="nil"/>
              <w:bottom w:val="single" w:sz="6" w:space="0" w:color="auto"/>
              <w:right w:val="single" w:sz="6" w:space="0" w:color="auto"/>
            </w:tcBorders>
            <w:shd w:val="clear" w:color="auto" w:fill="auto"/>
            <w:hideMark/>
          </w:tcPr>
          <w:p w14:paraId="6C69D1B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建物の英語名またはローマ字表記 </w:t>
            </w:r>
          </w:p>
        </w:tc>
      </w:tr>
      <w:tr w:rsidR="000E78BD" w:rsidRPr="000E78BD" w14:paraId="18263F55" w14:textId="77777777" w:rsidTr="00310D48">
        <w:trPr>
          <w:trHeight w:val="233"/>
        </w:trPr>
        <w:tc>
          <w:tcPr>
            <w:tcW w:w="567" w:type="dxa"/>
            <w:tcBorders>
              <w:top w:val="nil"/>
              <w:left w:val="single" w:sz="6" w:space="0" w:color="auto"/>
              <w:bottom w:val="single" w:sz="6" w:space="0" w:color="auto"/>
              <w:right w:val="single" w:sz="6" w:space="0" w:color="auto"/>
            </w:tcBorders>
            <w:shd w:val="clear" w:color="auto" w:fill="auto"/>
            <w:hideMark/>
          </w:tcPr>
          <w:p w14:paraId="0517FE4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48372E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通称 </w:t>
            </w:r>
          </w:p>
        </w:tc>
        <w:tc>
          <w:tcPr>
            <w:tcW w:w="5386" w:type="dxa"/>
            <w:tcBorders>
              <w:top w:val="nil"/>
              <w:left w:val="nil"/>
              <w:bottom w:val="single" w:sz="6" w:space="0" w:color="auto"/>
              <w:right w:val="single" w:sz="6" w:space="0" w:color="auto"/>
            </w:tcBorders>
            <w:shd w:val="clear" w:color="auto" w:fill="auto"/>
            <w:hideMark/>
          </w:tcPr>
          <w:p w14:paraId="41DB610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建物に通称がある場合に記入 </w:t>
            </w:r>
          </w:p>
        </w:tc>
      </w:tr>
      <w:tr w:rsidR="000E78BD" w:rsidRPr="000E78BD" w14:paraId="254D6C6B" w14:textId="77777777" w:rsidTr="00310D48">
        <w:trPr>
          <w:trHeight w:val="54"/>
        </w:trPr>
        <w:tc>
          <w:tcPr>
            <w:tcW w:w="567" w:type="dxa"/>
            <w:tcBorders>
              <w:top w:val="nil"/>
              <w:left w:val="single" w:sz="6" w:space="0" w:color="auto"/>
              <w:bottom w:val="single" w:sz="6" w:space="0" w:color="auto"/>
              <w:right w:val="single" w:sz="6" w:space="0" w:color="auto"/>
            </w:tcBorders>
            <w:shd w:val="clear" w:color="auto" w:fill="auto"/>
            <w:hideMark/>
          </w:tcPr>
          <w:p w14:paraId="0E58680A" w14:textId="2B164EC2"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709BF80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概要 </w:t>
            </w:r>
          </w:p>
        </w:tc>
        <w:tc>
          <w:tcPr>
            <w:tcW w:w="5386" w:type="dxa"/>
            <w:tcBorders>
              <w:top w:val="nil"/>
              <w:left w:val="nil"/>
              <w:bottom w:val="single" w:sz="6" w:space="0" w:color="auto"/>
              <w:right w:val="single" w:sz="6" w:space="0" w:color="auto"/>
            </w:tcBorders>
            <w:shd w:val="clear" w:color="auto" w:fill="auto"/>
            <w:hideMark/>
          </w:tcPr>
          <w:p w14:paraId="2A87582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建物情報として公開可能な概要情報 </w:t>
            </w:r>
          </w:p>
        </w:tc>
      </w:tr>
      <w:tr w:rsidR="000E78BD" w:rsidRPr="000E78BD" w14:paraId="7CEF5F03"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26450AB5" w14:textId="11D82A57"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41B8805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c>
          <w:tcPr>
            <w:tcW w:w="5386" w:type="dxa"/>
            <w:tcBorders>
              <w:top w:val="nil"/>
              <w:left w:val="nil"/>
              <w:bottom w:val="single" w:sz="6" w:space="0" w:color="auto"/>
              <w:right w:val="single" w:sz="6" w:space="0" w:color="auto"/>
            </w:tcBorders>
            <w:shd w:val="clear" w:color="auto" w:fill="auto"/>
            <w:hideMark/>
          </w:tcPr>
          <w:p w14:paraId="5E1F96F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建物情報として公開可能な詳細情報 </w:t>
            </w:r>
          </w:p>
        </w:tc>
      </w:tr>
      <w:tr w:rsidR="000E78BD" w:rsidRPr="000E78BD" w14:paraId="09BC81DF" w14:textId="77777777" w:rsidTr="00310D48">
        <w:trPr>
          <w:trHeight w:val="124"/>
        </w:trPr>
        <w:tc>
          <w:tcPr>
            <w:tcW w:w="567" w:type="dxa"/>
            <w:tcBorders>
              <w:top w:val="nil"/>
              <w:left w:val="single" w:sz="6" w:space="0" w:color="auto"/>
              <w:bottom w:val="single" w:sz="6" w:space="0" w:color="auto"/>
              <w:right w:val="single" w:sz="6" w:space="0" w:color="auto"/>
            </w:tcBorders>
            <w:shd w:val="clear" w:color="auto" w:fill="auto"/>
            <w:hideMark/>
          </w:tcPr>
          <w:p w14:paraId="061CFBC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0F3437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関連建物 </w:t>
            </w:r>
          </w:p>
        </w:tc>
        <w:tc>
          <w:tcPr>
            <w:tcW w:w="5386" w:type="dxa"/>
            <w:tcBorders>
              <w:top w:val="nil"/>
              <w:left w:val="nil"/>
              <w:bottom w:val="single" w:sz="6" w:space="0" w:color="auto"/>
              <w:right w:val="single" w:sz="6" w:space="0" w:color="auto"/>
            </w:tcBorders>
            <w:shd w:val="clear" w:color="auto" w:fill="auto"/>
            <w:hideMark/>
          </w:tcPr>
          <w:p w14:paraId="2F707E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提携している他建物の情報など（建物型） </w:t>
            </w:r>
          </w:p>
        </w:tc>
      </w:tr>
      <w:tr w:rsidR="000E78BD" w:rsidRPr="000E78BD" w14:paraId="5A49D5F2" w14:textId="77777777" w:rsidTr="00310D48">
        <w:trPr>
          <w:trHeight w:val="74"/>
        </w:trPr>
        <w:tc>
          <w:tcPr>
            <w:tcW w:w="567" w:type="dxa"/>
            <w:tcBorders>
              <w:top w:val="nil"/>
              <w:left w:val="single" w:sz="6" w:space="0" w:color="auto"/>
              <w:bottom w:val="single" w:sz="6" w:space="0" w:color="auto"/>
              <w:right w:val="single" w:sz="6" w:space="0" w:color="auto"/>
            </w:tcBorders>
            <w:shd w:val="clear" w:color="auto" w:fill="auto"/>
            <w:hideMark/>
          </w:tcPr>
          <w:p w14:paraId="1FCEF8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22E209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状態 </w:t>
            </w:r>
          </w:p>
        </w:tc>
        <w:tc>
          <w:tcPr>
            <w:tcW w:w="5386" w:type="dxa"/>
            <w:tcBorders>
              <w:top w:val="nil"/>
              <w:left w:val="nil"/>
              <w:bottom w:val="single" w:sz="6" w:space="0" w:color="auto"/>
              <w:right w:val="single" w:sz="6" w:space="0" w:color="auto"/>
            </w:tcBorders>
            <w:shd w:val="clear" w:color="auto" w:fill="auto"/>
            <w:hideMark/>
          </w:tcPr>
          <w:p w14:paraId="1EA5D0D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「建築」、「稼働中」、「閉鎖中」などのステータス </w:t>
            </w:r>
          </w:p>
        </w:tc>
      </w:tr>
      <w:tr w:rsidR="000E78BD" w:rsidRPr="000E78BD" w14:paraId="55E1BD5A" w14:textId="77777777" w:rsidTr="00310D48">
        <w:trPr>
          <w:trHeight w:val="82"/>
        </w:trPr>
        <w:tc>
          <w:tcPr>
            <w:tcW w:w="567" w:type="dxa"/>
            <w:tcBorders>
              <w:top w:val="nil"/>
              <w:left w:val="single" w:sz="6" w:space="0" w:color="auto"/>
              <w:bottom w:val="single" w:sz="6" w:space="0" w:color="auto"/>
              <w:right w:val="single" w:sz="6" w:space="0" w:color="auto"/>
            </w:tcBorders>
            <w:shd w:val="clear" w:color="auto" w:fill="auto"/>
            <w:hideMark/>
          </w:tcPr>
          <w:p w14:paraId="5DA178D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16A56E0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建物住所 </w:t>
            </w:r>
          </w:p>
        </w:tc>
        <w:tc>
          <w:tcPr>
            <w:tcW w:w="5386" w:type="dxa"/>
            <w:tcBorders>
              <w:top w:val="nil"/>
              <w:left w:val="nil"/>
              <w:bottom w:val="single" w:sz="6" w:space="0" w:color="auto"/>
              <w:right w:val="single" w:sz="6" w:space="0" w:color="auto"/>
            </w:tcBorders>
            <w:shd w:val="clear" w:color="auto" w:fill="auto"/>
            <w:hideMark/>
          </w:tcPr>
          <w:p w14:paraId="6379E20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住所情報（住所型） </w:t>
            </w:r>
          </w:p>
        </w:tc>
      </w:tr>
      <w:tr w:rsidR="000E78BD" w:rsidRPr="000E78BD" w14:paraId="7DF6C576" w14:textId="77777777" w:rsidTr="00310D48">
        <w:trPr>
          <w:trHeight w:val="188"/>
        </w:trPr>
        <w:tc>
          <w:tcPr>
            <w:tcW w:w="567" w:type="dxa"/>
            <w:tcBorders>
              <w:top w:val="nil"/>
              <w:left w:val="single" w:sz="6" w:space="0" w:color="auto"/>
              <w:bottom w:val="single" w:sz="6" w:space="0" w:color="auto"/>
              <w:right w:val="single" w:sz="6" w:space="0" w:color="auto"/>
            </w:tcBorders>
            <w:shd w:val="clear" w:color="auto" w:fill="auto"/>
            <w:hideMark/>
          </w:tcPr>
          <w:p w14:paraId="5029FB1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593641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設備 </w:t>
            </w:r>
          </w:p>
        </w:tc>
        <w:tc>
          <w:tcPr>
            <w:tcW w:w="5386" w:type="dxa"/>
            <w:tcBorders>
              <w:top w:val="nil"/>
              <w:left w:val="nil"/>
              <w:bottom w:val="single" w:sz="6" w:space="0" w:color="auto"/>
              <w:right w:val="single" w:sz="6" w:space="0" w:color="auto"/>
            </w:tcBorders>
            <w:shd w:val="clear" w:color="auto" w:fill="auto"/>
            <w:hideMark/>
          </w:tcPr>
          <w:p w14:paraId="3272ECE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建物内に併設されている設備の情報 </w:t>
            </w:r>
          </w:p>
        </w:tc>
      </w:tr>
      <w:tr w:rsidR="000E78BD" w:rsidRPr="000E78BD" w14:paraId="35F1F292" w14:textId="77777777" w:rsidTr="00310D48">
        <w:trPr>
          <w:trHeight w:val="104"/>
        </w:trPr>
        <w:tc>
          <w:tcPr>
            <w:tcW w:w="567" w:type="dxa"/>
            <w:tcBorders>
              <w:top w:val="nil"/>
              <w:left w:val="single" w:sz="6" w:space="0" w:color="auto"/>
              <w:bottom w:val="single" w:sz="6" w:space="0" w:color="auto"/>
              <w:right w:val="single" w:sz="6" w:space="0" w:color="auto"/>
            </w:tcBorders>
            <w:shd w:val="clear" w:color="auto" w:fill="auto"/>
            <w:hideMark/>
          </w:tcPr>
          <w:p w14:paraId="7F02298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0FF8B4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敷地面積 </w:t>
            </w:r>
          </w:p>
        </w:tc>
        <w:tc>
          <w:tcPr>
            <w:tcW w:w="5386" w:type="dxa"/>
            <w:tcBorders>
              <w:top w:val="nil"/>
              <w:left w:val="nil"/>
              <w:bottom w:val="single" w:sz="6" w:space="0" w:color="auto"/>
              <w:right w:val="single" w:sz="6" w:space="0" w:color="auto"/>
            </w:tcBorders>
            <w:shd w:val="clear" w:color="auto" w:fill="auto"/>
            <w:hideMark/>
          </w:tcPr>
          <w:p w14:paraId="368F63B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建物の敷地面積(m2) </w:t>
            </w:r>
          </w:p>
        </w:tc>
      </w:tr>
      <w:tr w:rsidR="000E78BD" w:rsidRPr="000E78BD" w14:paraId="5F066E3E" w14:textId="77777777" w:rsidTr="00310D48">
        <w:trPr>
          <w:trHeight w:val="122"/>
        </w:trPr>
        <w:tc>
          <w:tcPr>
            <w:tcW w:w="567" w:type="dxa"/>
            <w:tcBorders>
              <w:top w:val="nil"/>
              <w:left w:val="single" w:sz="6" w:space="0" w:color="auto"/>
              <w:bottom w:val="single" w:sz="6" w:space="0" w:color="auto"/>
              <w:right w:val="single" w:sz="6" w:space="0" w:color="auto"/>
            </w:tcBorders>
            <w:shd w:val="clear" w:color="auto" w:fill="auto"/>
            <w:hideMark/>
          </w:tcPr>
          <w:p w14:paraId="1DF3ABA0"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80BD1C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主な機能 </w:t>
            </w:r>
          </w:p>
        </w:tc>
        <w:tc>
          <w:tcPr>
            <w:tcW w:w="5386" w:type="dxa"/>
            <w:tcBorders>
              <w:top w:val="nil"/>
              <w:left w:val="nil"/>
              <w:bottom w:val="single" w:sz="6" w:space="0" w:color="auto"/>
              <w:right w:val="single" w:sz="6" w:space="0" w:color="auto"/>
            </w:tcBorders>
            <w:shd w:val="clear" w:color="auto" w:fill="auto"/>
            <w:hideMark/>
          </w:tcPr>
          <w:p w14:paraId="687B58B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建物の主な働き </w:t>
            </w:r>
          </w:p>
        </w:tc>
      </w:tr>
      <w:tr w:rsidR="000E78BD" w:rsidRPr="000E78BD" w14:paraId="5BD0EDF1" w14:textId="77777777" w:rsidTr="00310D48">
        <w:trPr>
          <w:trHeight w:val="126"/>
        </w:trPr>
        <w:tc>
          <w:tcPr>
            <w:tcW w:w="567" w:type="dxa"/>
            <w:tcBorders>
              <w:top w:val="nil"/>
              <w:left w:val="single" w:sz="6" w:space="0" w:color="auto"/>
              <w:bottom w:val="single" w:sz="6" w:space="0" w:color="auto"/>
              <w:right w:val="single" w:sz="6" w:space="0" w:color="auto"/>
            </w:tcBorders>
            <w:shd w:val="clear" w:color="auto" w:fill="auto"/>
            <w:hideMark/>
          </w:tcPr>
          <w:p w14:paraId="14C0289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AE25A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主要用途 </w:t>
            </w:r>
          </w:p>
        </w:tc>
        <w:tc>
          <w:tcPr>
            <w:tcW w:w="5386" w:type="dxa"/>
            <w:tcBorders>
              <w:top w:val="nil"/>
              <w:left w:val="nil"/>
              <w:bottom w:val="single" w:sz="6" w:space="0" w:color="auto"/>
              <w:right w:val="single" w:sz="6" w:space="0" w:color="auto"/>
            </w:tcBorders>
            <w:shd w:val="clear" w:color="auto" w:fill="auto"/>
            <w:hideMark/>
          </w:tcPr>
          <w:p w14:paraId="48C5801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建物の主要用途の表記 </w:t>
            </w:r>
          </w:p>
        </w:tc>
      </w:tr>
      <w:tr w:rsidR="000E78BD" w:rsidRPr="000E78BD" w14:paraId="1EF7616D" w14:textId="77777777" w:rsidTr="00310D48">
        <w:trPr>
          <w:trHeight w:val="131"/>
        </w:trPr>
        <w:tc>
          <w:tcPr>
            <w:tcW w:w="567" w:type="dxa"/>
            <w:tcBorders>
              <w:top w:val="nil"/>
              <w:left w:val="single" w:sz="6" w:space="0" w:color="auto"/>
              <w:bottom w:val="single" w:sz="6" w:space="0" w:color="auto"/>
              <w:right w:val="single" w:sz="6" w:space="0" w:color="auto"/>
            </w:tcBorders>
            <w:shd w:val="clear" w:color="auto" w:fill="auto"/>
            <w:hideMark/>
          </w:tcPr>
          <w:p w14:paraId="794517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AAC515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建築面積 </w:t>
            </w:r>
          </w:p>
        </w:tc>
        <w:tc>
          <w:tcPr>
            <w:tcW w:w="5386" w:type="dxa"/>
            <w:tcBorders>
              <w:top w:val="nil"/>
              <w:left w:val="nil"/>
              <w:bottom w:val="single" w:sz="6" w:space="0" w:color="auto"/>
              <w:right w:val="single" w:sz="6" w:space="0" w:color="auto"/>
            </w:tcBorders>
            <w:shd w:val="clear" w:color="auto" w:fill="auto"/>
            <w:hideMark/>
          </w:tcPr>
          <w:p w14:paraId="6FB8C8A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建物の建築面積(m2) </w:t>
            </w:r>
          </w:p>
        </w:tc>
      </w:tr>
      <w:tr w:rsidR="000E78BD" w:rsidRPr="000E78BD" w14:paraId="1542347B" w14:textId="77777777" w:rsidTr="00310D48">
        <w:trPr>
          <w:trHeight w:val="148"/>
        </w:trPr>
        <w:tc>
          <w:tcPr>
            <w:tcW w:w="567" w:type="dxa"/>
            <w:tcBorders>
              <w:top w:val="nil"/>
              <w:left w:val="single" w:sz="6" w:space="0" w:color="auto"/>
              <w:bottom w:val="single" w:sz="6" w:space="0" w:color="auto"/>
              <w:right w:val="single" w:sz="6" w:space="0" w:color="auto"/>
            </w:tcBorders>
            <w:shd w:val="clear" w:color="auto" w:fill="auto"/>
            <w:hideMark/>
          </w:tcPr>
          <w:p w14:paraId="13615EA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978EE2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延べ面積 </w:t>
            </w:r>
          </w:p>
        </w:tc>
        <w:tc>
          <w:tcPr>
            <w:tcW w:w="5386" w:type="dxa"/>
            <w:tcBorders>
              <w:top w:val="nil"/>
              <w:left w:val="nil"/>
              <w:bottom w:val="single" w:sz="6" w:space="0" w:color="auto"/>
              <w:right w:val="single" w:sz="6" w:space="0" w:color="auto"/>
            </w:tcBorders>
            <w:shd w:val="clear" w:color="auto" w:fill="auto"/>
            <w:hideMark/>
          </w:tcPr>
          <w:p w14:paraId="4F5544E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建物の延べ床面積(m2) </w:t>
            </w:r>
          </w:p>
        </w:tc>
      </w:tr>
      <w:tr w:rsidR="000E78BD" w:rsidRPr="000E78BD" w14:paraId="362058D1" w14:textId="77777777" w:rsidTr="00310D48">
        <w:trPr>
          <w:trHeight w:val="153"/>
        </w:trPr>
        <w:tc>
          <w:tcPr>
            <w:tcW w:w="567" w:type="dxa"/>
            <w:tcBorders>
              <w:top w:val="nil"/>
              <w:left w:val="single" w:sz="6" w:space="0" w:color="auto"/>
              <w:bottom w:val="single" w:sz="6" w:space="0" w:color="auto"/>
              <w:right w:val="single" w:sz="6" w:space="0" w:color="auto"/>
            </w:tcBorders>
            <w:shd w:val="clear" w:color="auto" w:fill="auto"/>
            <w:hideMark/>
          </w:tcPr>
          <w:p w14:paraId="27E41A3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4CF81E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最高の高さ </w:t>
            </w:r>
          </w:p>
        </w:tc>
        <w:tc>
          <w:tcPr>
            <w:tcW w:w="5386" w:type="dxa"/>
            <w:tcBorders>
              <w:top w:val="nil"/>
              <w:left w:val="nil"/>
              <w:bottom w:val="single" w:sz="6" w:space="0" w:color="auto"/>
              <w:right w:val="single" w:sz="6" w:space="0" w:color="auto"/>
            </w:tcBorders>
            <w:shd w:val="clear" w:color="auto" w:fill="auto"/>
            <w:hideMark/>
          </w:tcPr>
          <w:p w14:paraId="57B782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建物の最高点の高さ(m) </w:t>
            </w:r>
          </w:p>
        </w:tc>
      </w:tr>
      <w:tr w:rsidR="000E78BD" w:rsidRPr="000E78BD" w14:paraId="3E153488" w14:textId="77777777" w:rsidTr="00310D48">
        <w:trPr>
          <w:trHeight w:val="170"/>
        </w:trPr>
        <w:tc>
          <w:tcPr>
            <w:tcW w:w="567" w:type="dxa"/>
            <w:tcBorders>
              <w:top w:val="nil"/>
              <w:left w:val="single" w:sz="6" w:space="0" w:color="auto"/>
              <w:bottom w:val="single" w:sz="6" w:space="0" w:color="auto"/>
              <w:right w:val="single" w:sz="6" w:space="0" w:color="auto"/>
            </w:tcBorders>
            <w:shd w:val="clear" w:color="auto" w:fill="auto"/>
            <w:hideMark/>
          </w:tcPr>
          <w:p w14:paraId="11FC2B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22E39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地上階数 </w:t>
            </w:r>
          </w:p>
        </w:tc>
        <w:tc>
          <w:tcPr>
            <w:tcW w:w="5386" w:type="dxa"/>
            <w:tcBorders>
              <w:top w:val="nil"/>
              <w:left w:val="nil"/>
              <w:bottom w:val="single" w:sz="6" w:space="0" w:color="auto"/>
              <w:right w:val="single" w:sz="6" w:space="0" w:color="auto"/>
            </w:tcBorders>
            <w:shd w:val="clear" w:color="auto" w:fill="auto"/>
            <w:hideMark/>
          </w:tcPr>
          <w:p w14:paraId="126B6BD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建物の地上階数 </w:t>
            </w:r>
          </w:p>
        </w:tc>
      </w:tr>
      <w:tr w:rsidR="000E78BD" w:rsidRPr="000E78BD" w14:paraId="5E55391A" w14:textId="77777777" w:rsidTr="00310D48">
        <w:trPr>
          <w:trHeight w:val="33"/>
        </w:trPr>
        <w:tc>
          <w:tcPr>
            <w:tcW w:w="567" w:type="dxa"/>
            <w:tcBorders>
              <w:top w:val="nil"/>
              <w:left w:val="single" w:sz="6" w:space="0" w:color="auto"/>
              <w:bottom w:val="single" w:sz="6" w:space="0" w:color="auto"/>
              <w:right w:val="single" w:sz="6" w:space="0" w:color="auto"/>
            </w:tcBorders>
            <w:shd w:val="clear" w:color="auto" w:fill="auto"/>
            <w:hideMark/>
          </w:tcPr>
          <w:p w14:paraId="4E8D10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lastRenderedPageBreak/>
              <w:t> </w:t>
            </w:r>
          </w:p>
        </w:tc>
        <w:tc>
          <w:tcPr>
            <w:tcW w:w="2126" w:type="dxa"/>
            <w:tcBorders>
              <w:top w:val="nil"/>
              <w:left w:val="nil"/>
              <w:bottom w:val="single" w:sz="6" w:space="0" w:color="auto"/>
              <w:right w:val="single" w:sz="6" w:space="0" w:color="auto"/>
            </w:tcBorders>
            <w:shd w:val="clear" w:color="auto" w:fill="auto"/>
            <w:hideMark/>
          </w:tcPr>
          <w:p w14:paraId="14CF7E4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地下階数 </w:t>
            </w:r>
          </w:p>
        </w:tc>
        <w:tc>
          <w:tcPr>
            <w:tcW w:w="5386" w:type="dxa"/>
            <w:tcBorders>
              <w:top w:val="nil"/>
              <w:left w:val="nil"/>
              <w:bottom w:val="single" w:sz="6" w:space="0" w:color="auto"/>
              <w:right w:val="single" w:sz="6" w:space="0" w:color="auto"/>
            </w:tcBorders>
            <w:shd w:val="clear" w:color="auto" w:fill="auto"/>
            <w:hideMark/>
          </w:tcPr>
          <w:p w14:paraId="772B97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建物の地下階数 </w:t>
            </w:r>
          </w:p>
        </w:tc>
      </w:tr>
      <w:tr w:rsidR="000E78BD" w:rsidRPr="000E78BD" w14:paraId="11427A8B" w14:textId="77777777" w:rsidTr="00310D48">
        <w:trPr>
          <w:trHeight w:val="178"/>
        </w:trPr>
        <w:tc>
          <w:tcPr>
            <w:tcW w:w="567" w:type="dxa"/>
            <w:tcBorders>
              <w:top w:val="nil"/>
              <w:left w:val="single" w:sz="6" w:space="0" w:color="auto"/>
              <w:bottom w:val="single" w:sz="6" w:space="0" w:color="auto"/>
              <w:right w:val="single" w:sz="6" w:space="0" w:color="auto"/>
            </w:tcBorders>
            <w:shd w:val="clear" w:color="auto" w:fill="auto"/>
            <w:hideMark/>
          </w:tcPr>
          <w:p w14:paraId="067C7A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07D1B1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構造 </w:t>
            </w:r>
          </w:p>
        </w:tc>
        <w:tc>
          <w:tcPr>
            <w:tcW w:w="5386" w:type="dxa"/>
            <w:tcBorders>
              <w:top w:val="nil"/>
              <w:left w:val="nil"/>
              <w:bottom w:val="single" w:sz="6" w:space="0" w:color="auto"/>
              <w:right w:val="single" w:sz="6" w:space="0" w:color="auto"/>
            </w:tcBorders>
            <w:shd w:val="clear" w:color="auto" w:fill="auto"/>
            <w:hideMark/>
          </w:tcPr>
          <w:p w14:paraId="0A8451C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建物の構造の表記 </w:t>
            </w:r>
          </w:p>
        </w:tc>
      </w:tr>
      <w:tr w:rsidR="000E78BD" w:rsidRPr="000E78BD" w14:paraId="5D6D2D26" w14:textId="77777777" w:rsidTr="00310D48">
        <w:trPr>
          <w:trHeight w:val="127"/>
        </w:trPr>
        <w:tc>
          <w:tcPr>
            <w:tcW w:w="567" w:type="dxa"/>
            <w:tcBorders>
              <w:top w:val="nil"/>
              <w:left w:val="single" w:sz="6" w:space="0" w:color="auto"/>
              <w:bottom w:val="single" w:sz="6" w:space="0" w:color="auto"/>
              <w:right w:val="single" w:sz="6" w:space="0" w:color="auto"/>
            </w:tcBorders>
            <w:shd w:val="clear" w:color="auto" w:fill="auto"/>
            <w:hideMark/>
          </w:tcPr>
          <w:p w14:paraId="3E63D6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7381C6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竣工日 </w:t>
            </w:r>
          </w:p>
        </w:tc>
        <w:tc>
          <w:tcPr>
            <w:tcW w:w="5386" w:type="dxa"/>
            <w:tcBorders>
              <w:top w:val="nil"/>
              <w:left w:val="nil"/>
              <w:bottom w:val="single" w:sz="6" w:space="0" w:color="auto"/>
              <w:right w:val="single" w:sz="6" w:space="0" w:color="auto"/>
            </w:tcBorders>
            <w:shd w:val="clear" w:color="auto" w:fill="auto"/>
            <w:hideMark/>
          </w:tcPr>
          <w:p w14:paraId="5EA790D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建物の竣工日 </w:t>
            </w:r>
          </w:p>
        </w:tc>
      </w:tr>
      <w:tr w:rsidR="000E78BD" w:rsidRPr="000E78BD" w14:paraId="206233FD" w14:textId="77777777" w:rsidTr="00310D48">
        <w:trPr>
          <w:trHeight w:val="105"/>
        </w:trPr>
        <w:tc>
          <w:tcPr>
            <w:tcW w:w="567" w:type="dxa"/>
            <w:tcBorders>
              <w:top w:val="nil"/>
              <w:left w:val="single" w:sz="6" w:space="0" w:color="auto"/>
              <w:bottom w:val="single" w:sz="6" w:space="0" w:color="auto"/>
              <w:right w:val="single" w:sz="6" w:space="0" w:color="auto"/>
            </w:tcBorders>
            <w:shd w:val="clear" w:color="auto" w:fill="auto"/>
            <w:hideMark/>
          </w:tcPr>
          <w:p w14:paraId="4069F3D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3BBCE55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c>
          <w:tcPr>
            <w:tcW w:w="5386" w:type="dxa"/>
            <w:tcBorders>
              <w:top w:val="nil"/>
              <w:left w:val="nil"/>
              <w:bottom w:val="single" w:sz="6" w:space="0" w:color="auto"/>
              <w:right w:val="single" w:sz="6" w:space="0" w:color="auto"/>
            </w:tcBorders>
            <w:shd w:val="clear" w:color="auto" w:fill="auto"/>
            <w:hideMark/>
          </w:tcPr>
          <w:p w14:paraId="58B7DB3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r>
      <w:tr w:rsidR="000E78BD" w:rsidRPr="000E78BD" w14:paraId="151FD948"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7271244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98ADB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連絡先情報 </w:t>
            </w:r>
          </w:p>
        </w:tc>
        <w:tc>
          <w:tcPr>
            <w:tcW w:w="5386" w:type="dxa"/>
            <w:tcBorders>
              <w:top w:val="nil"/>
              <w:left w:val="nil"/>
              <w:bottom w:val="single" w:sz="6" w:space="0" w:color="auto"/>
              <w:right w:val="single" w:sz="6" w:space="0" w:color="auto"/>
            </w:tcBorders>
            <w:shd w:val="clear" w:color="auto" w:fill="auto"/>
            <w:hideMark/>
          </w:tcPr>
          <w:p w14:paraId="5F1DCBC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連絡先の情報（連絡先型） </w:t>
            </w:r>
          </w:p>
        </w:tc>
      </w:tr>
      <w:tr w:rsidR="000E78BD" w:rsidRPr="000E78BD" w14:paraId="37EA3AF5"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01DF4AE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E49CFD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 </w:t>
            </w:r>
          </w:p>
        </w:tc>
        <w:tc>
          <w:tcPr>
            <w:tcW w:w="5386" w:type="dxa"/>
            <w:tcBorders>
              <w:top w:val="nil"/>
              <w:left w:val="nil"/>
              <w:bottom w:val="single" w:sz="6" w:space="0" w:color="auto"/>
              <w:right w:val="single" w:sz="6" w:space="0" w:color="auto"/>
            </w:tcBorders>
            <w:shd w:val="clear" w:color="auto" w:fill="auto"/>
            <w:hideMark/>
          </w:tcPr>
          <w:p w14:paraId="20B76D5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アクセリビリティ情報（アクセシビリティ型） </w:t>
            </w:r>
          </w:p>
        </w:tc>
      </w:tr>
    </w:tbl>
    <w:p w14:paraId="5719C7F2" w14:textId="0CC07E39" w:rsidR="00372668" w:rsidRDefault="00550C04" w:rsidP="00CB2498">
      <w:pPr>
        <w:pStyle w:val="51"/>
      </w:pPr>
      <w:r>
        <w:rPr>
          <w:rFonts w:hint="eastAsia"/>
        </w:rPr>
        <w:t>データ項目に選択肢があるときの候補</w:t>
      </w:r>
    </w:p>
    <w:p w14:paraId="54E094D9" w14:textId="61D048DE" w:rsidR="00B63698" w:rsidRDefault="00F23230">
      <w:pPr>
        <w:pStyle w:val="6"/>
      </w:pPr>
      <w:r>
        <w:rPr>
          <w:rFonts w:hint="eastAsia"/>
        </w:rPr>
        <w:t>種別</w:t>
      </w:r>
    </w:p>
    <w:p w14:paraId="308EC5DC" w14:textId="674F3BF7" w:rsidR="00372668" w:rsidRDefault="00C068E9" w:rsidP="00DE2F8B">
      <w:pPr>
        <w:pStyle w:val="afd"/>
      </w:pPr>
      <w:r>
        <w:rPr>
          <w:rFonts w:hint="eastAsia"/>
        </w:rPr>
        <w:t>一戸建ての住宅、</w:t>
      </w:r>
      <w:r w:rsidR="00E63B46">
        <w:rPr>
          <w:rFonts w:hint="eastAsia"/>
        </w:rPr>
        <w:t>工場等、</w:t>
      </w:r>
      <w:r w:rsidR="00606B8A" w:rsidRPr="00606B8A">
        <w:rPr>
          <w:rFonts w:hint="eastAsia"/>
        </w:rPr>
        <w:t>建築基準法施行規則（別記様式）</w:t>
      </w:r>
      <w:r w:rsidR="0090585F">
        <w:rPr>
          <w:rStyle w:val="affa"/>
        </w:rPr>
        <w:footnoteReference w:id="27"/>
      </w:r>
      <w:r w:rsidR="00606B8A" w:rsidRPr="00606B8A">
        <w:rPr>
          <w:rFonts w:hint="eastAsia"/>
        </w:rPr>
        <w:t>に定める</w:t>
      </w:r>
      <w:r w:rsidR="004E5535" w:rsidRPr="004E5535">
        <w:rPr>
          <w:rFonts w:hint="eastAsia"/>
        </w:rPr>
        <w:t>建築物用途区分コード</w:t>
      </w:r>
      <w:r w:rsidR="00F23230">
        <w:rPr>
          <w:rFonts w:hint="eastAsia"/>
        </w:rPr>
        <w:t>を使用</w:t>
      </w:r>
      <w:r w:rsidR="00A76A24">
        <w:rPr>
          <w:rFonts w:hint="eastAsia"/>
        </w:rPr>
        <w:t>でき</w:t>
      </w:r>
      <w:r w:rsidR="0048211B">
        <w:rPr>
          <w:rFonts w:hint="eastAsia"/>
        </w:rPr>
        <w:t>ます</w:t>
      </w:r>
      <w:r w:rsidR="00F23230">
        <w:rPr>
          <w:rFonts w:hint="eastAsia"/>
        </w:rPr>
        <w:t>。</w:t>
      </w:r>
    </w:p>
    <w:p w14:paraId="08CEFC8F" w14:textId="2504A387" w:rsidR="00C5290D" w:rsidRDefault="00C5290D">
      <w:pPr>
        <w:pStyle w:val="6"/>
      </w:pPr>
      <w:r>
        <w:rPr>
          <w:rFonts w:hint="eastAsia"/>
        </w:rPr>
        <w:t>構造</w:t>
      </w:r>
    </w:p>
    <w:p w14:paraId="3E024750" w14:textId="6E60643D" w:rsidR="00F23230" w:rsidRDefault="00F23230" w:rsidP="00DE2F8B">
      <w:pPr>
        <w:pStyle w:val="afd"/>
      </w:pPr>
      <w:r>
        <w:rPr>
          <w:rFonts w:hint="eastAsia"/>
        </w:rPr>
        <w:t>不動産登記の</w:t>
      </w:r>
      <w:r w:rsidR="00296C46">
        <w:rPr>
          <w:rFonts w:hint="eastAsia"/>
        </w:rPr>
        <w:t>「構造」</w:t>
      </w:r>
      <w:r>
        <w:rPr>
          <w:rFonts w:hint="eastAsia"/>
        </w:rPr>
        <w:t>区分を使用</w:t>
      </w:r>
      <w:r w:rsidR="00A76A24">
        <w:rPr>
          <w:rFonts w:hint="eastAsia"/>
        </w:rPr>
        <w:t>でき</w:t>
      </w:r>
      <w:r w:rsidR="0090585F">
        <w:rPr>
          <w:rFonts w:hint="eastAsia"/>
        </w:rPr>
        <w:t>ます</w:t>
      </w:r>
      <w:r>
        <w:rPr>
          <w:rFonts w:hint="eastAsia"/>
        </w:rPr>
        <w:t>。</w:t>
      </w:r>
      <w:r w:rsidR="00CF6095">
        <w:rPr>
          <w:rFonts w:hint="eastAsia"/>
        </w:rPr>
        <w:t>次項の</w:t>
      </w:r>
      <w:r w:rsidR="00F654DA">
        <w:rPr>
          <w:rFonts w:hint="eastAsia"/>
        </w:rPr>
        <w:t>不動産登記情報に参照情報を示</w:t>
      </w:r>
      <w:r w:rsidR="0048211B">
        <w:rPr>
          <w:rFonts w:hint="eastAsia"/>
        </w:rPr>
        <w:t>します</w:t>
      </w:r>
      <w:r w:rsidR="00F654DA">
        <w:rPr>
          <w:rFonts w:hint="eastAsia"/>
        </w:rPr>
        <w:t>。</w:t>
      </w:r>
    </w:p>
    <w:p w14:paraId="01604D7B" w14:textId="77777777" w:rsidR="00863E75" w:rsidRDefault="00863E75">
      <w:pPr>
        <w:pStyle w:val="6"/>
        <w:rPr>
          <w:rFonts w:eastAsia="ＭＳ 明朝"/>
        </w:rPr>
      </w:pPr>
      <w:r>
        <w:rPr>
          <w:rFonts w:hint="eastAsia"/>
        </w:rPr>
        <w:t>主要用途</w:t>
      </w:r>
    </w:p>
    <w:p w14:paraId="66891430" w14:textId="159844F1" w:rsidR="00863E75" w:rsidRDefault="00863E75" w:rsidP="00DE2F8B">
      <w:pPr>
        <w:pStyle w:val="afd"/>
      </w:pPr>
      <w:r>
        <w:rPr>
          <w:rFonts w:hint="eastAsia"/>
        </w:rPr>
        <w:t>都市計画基礎調査実施要領</w:t>
      </w:r>
      <w:r>
        <w:rPr>
          <w:rStyle w:val="affa"/>
        </w:rPr>
        <w:footnoteReference w:id="28"/>
      </w:r>
      <w:r>
        <w:rPr>
          <w:rFonts w:hint="eastAsia"/>
        </w:rPr>
        <w:t>に準拠</w:t>
      </w:r>
      <w:r w:rsidR="0048211B">
        <w:rPr>
          <w:rFonts w:hint="eastAsia"/>
        </w:rPr>
        <w:t>します</w:t>
      </w:r>
      <w:r>
        <w:rPr>
          <w:rFonts w:hint="eastAsia"/>
        </w:rPr>
        <w:t>。</w:t>
      </w:r>
    </w:p>
    <w:tbl>
      <w:tblPr>
        <w:tblW w:w="2595" w:type="pct"/>
        <w:tblInd w:w="985" w:type="dxa"/>
        <w:shd w:val="clear" w:color="auto" w:fill="FFFFFF"/>
        <w:tblCellMar>
          <w:left w:w="0" w:type="dxa"/>
          <w:right w:w="0" w:type="dxa"/>
        </w:tblCellMar>
        <w:tblLook w:val="04A0" w:firstRow="1" w:lastRow="0" w:firstColumn="1" w:lastColumn="0" w:noHBand="0" w:noVBand="1"/>
      </w:tblPr>
      <w:tblGrid>
        <w:gridCol w:w="1217"/>
        <w:gridCol w:w="3188"/>
      </w:tblGrid>
      <w:tr w:rsidR="00863E75" w14:paraId="11DC74C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D0CECE"/>
            <w:hideMark/>
          </w:tcPr>
          <w:p w14:paraId="33D87199"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コード</w:t>
            </w:r>
          </w:p>
        </w:tc>
        <w:tc>
          <w:tcPr>
            <w:tcW w:w="3402" w:type="dxa"/>
            <w:tcBorders>
              <w:top w:val="single" w:sz="6" w:space="0" w:color="333333"/>
              <w:left w:val="single" w:sz="6" w:space="0" w:color="333333"/>
              <w:bottom w:val="single" w:sz="6" w:space="0" w:color="333333"/>
              <w:right w:val="single" w:sz="6" w:space="0" w:color="333333"/>
            </w:tcBorders>
            <w:shd w:val="clear" w:color="auto" w:fill="D0CECE"/>
            <w:hideMark/>
          </w:tcPr>
          <w:p w14:paraId="118AB8B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説明</w:t>
            </w:r>
          </w:p>
        </w:tc>
      </w:tr>
      <w:tr w:rsidR="00863E75" w14:paraId="1D2BE85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178062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48FD6B1"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業務施設</w:t>
            </w:r>
          </w:p>
        </w:tc>
      </w:tr>
      <w:tr w:rsidR="00863E75" w14:paraId="273900B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87D399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17CDA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商業施設</w:t>
            </w:r>
          </w:p>
        </w:tc>
      </w:tr>
      <w:tr w:rsidR="00863E75" w14:paraId="02204AD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DD5B26"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6FEA582"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宿泊施設</w:t>
            </w:r>
          </w:p>
        </w:tc>
      </w:tr>
      <w:tr w:rsidR="00863E75" w14:paraId="76A305E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BE4C39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22F963B"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商業系複合施設</w:t>
            </w:r>
          </w:p>
        </w:tc>
      </w:tr>
      <w:tr w:rsidR="00863E75" w14:paraId="49E64035"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6726A9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1411C44"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住宅</w:t>
            </w:r>
          </w:p>
        </w:tc>
      </w:tr>
      <w:tr w:rsidR="00863E75" w14:paraId="444E4E7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13A13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C0A5AE8"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共同住宅</w:t>
            </w:r>
          </w:p>
        </w:tc>
      </w:tr>
      <w:tr w:rsidR="00863E75" w14:paraId="0F4B1FBF"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0B2549C8"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08C3E9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店舗等併用住宅</w:t>
            </w:r>
          </w:p>
        </w:tc>
      </w:tr>
      <w:tr w:rsidR="00863E75" w14:paraId="38E487E0"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0DAEE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FB25C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店舗等併用共同住宅</w:t>
            </w:r>
          </w:p>
        </w:tc>
      </w:tr>
      <w:tr w:rsidR="00863E75" w14:paraId="629F495A"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23D74A4"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415</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AB0905D"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作業所併用住宅</w:t>
            </w:r>
          </w:p>
        </w:tc>
      </w:tr>
      <w:tr w:rsidR="00863E75" w14:paraId="63114CE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3CDEE6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E4047D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官公庁施設</w:t>
            </w:r>
          </w:p>
        </w:tc>
      </w:tr>
      <w:tr w:rsidR="00863E75" w14:paraId="24F0AB4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9BF806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2ACA98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文教厚生施設</w:t>
            </w:r>
          </w:p>
        </w:tc>
      </w:tr>
      <w:tr w:rsidR="00863E75" w14:paraId="78D0A2A2"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FE6EF8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431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980AF4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運輸倉庫施設</w:t>
            </w:r>
          </w:p>
        </w:tc>
      </w:tr>
      <w:tr w:rsidR="00863E75" w14:paraId="6B30F4EB"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76FC265F"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441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258FEB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工場</w:t>
            </w:r>
          </w:p>
        </w:tc>
      </w:tr>
      <w:tr w:rsidR="00863E75" w14:paraId="57812401"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30C2E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9B2B2C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農林漁業用施設</w:t>
            </w:r>
          </w:p>
        </w:tc>
      </w:tr>
      <w:tr w:rsidR="00863E75" w14:paraId="6B23B66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04F1EB2"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6594E7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供給処理施設</w:t>
            </w:r>
          </w:p>
        </w:tc>
      </w:tr>
      <w:tr w:rsidR="00863E75" w14:paraId="10AC700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4191D01"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627A80C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防衛施設</w:t>
            </w:r>
          </w:p>
        </w:tc>
      </w:tr>
      <w:tr w:rsidR="00863E75" w14:paraId="0DB404D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25356F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23B72E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その他</w:t>
            </w:r>
          </w:p>
        </w:tc>
      </w:tr>
      <w:tr w:rsidR="00863E75" w14:paraId="5578D34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E29E4A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461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8349D06"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不明</w:t>
            </w:r>
          </w:p>
        </w:tc>
      </w:tr>
    </w:tbl>
    <w:p w14:paraId="1318830E" w14:textId="3B1561D4" w:rsidR="00372668" w:rsidRDefault="00372668" w:rsidP="00CB2498">
      <w:pPr>
        <w:pStyle w:val="51"/>
      </w:pPr>
      <w:r>
        <w:rPr>
          <w:rFonts w:hint="eastAsia"/>
        </w:rPr>
        <w:lastRenderedPageBreak/>
        <w:t>既存データ</w:t>
      </w:r>
      <w:r w:rsidR="000F0914">
        <w:rPr>
          <w:rFonts w:hint="eastAsia"/>
        </w:rPr>
        <w:t>モデル</w:t>
      </w:r>
    </w:p>
    <w:p w14:paraId="74EA8050" w14:textId="14CDE63F" w:rsidR="00863E75" w:rsidRPr="00D463E6" w:rsidRDefault="00863E75">
      <w:pPr>
        <w:pStyle w:val="6"/>
      </w:pPr>
      <w:r w:rsidRPr="00E83C25">
        <w:rPr>
          <w:rFonts w:hint="eastAsia"/>
        </w:rPr>
        <w:t>３</w:t>
      </w:r>
      <w:r w:rsidR="00FB7F25">
        <w:rPr>
          <w:rFonts w:hint="eastAsia"/>
        </w:rPr>
        <w:t>Ｄ</w:t>
      </w:r>
      <w:r w:rsidRPr="00E83C25">
        <w:rPr>
          <w:rFonts w:hint="eastAsia"/>
        </w:rPr>
        <w:t>都市モデル標準製品仕様書（国土交通省）</w:t>
      </w:r>
    </w:p>
    <w:p w14:paraId="63496343" w14:textId="2CDD187C" w:rsidR="00863E75" w:rsidRDefault="00863E75" w:rsidP="00DE2F8B">
      <w:pPr>
        <w:pStyle w:val="afd"/>
      </w:pPr>
      <w:r>
        <w:rPr>
          <w:rFonts w:hint="eastAsia"/>
        </w:rPr>
        <w:t>Building</w:t>
      </w:r>
      <w:r w:rsidR="00DE2933">
        <w:rPr>
          <w:rFonts w:hint="eastAsia"/>
        </w:rPr>
        <w:t>のデータ項目が参照できます。</w:t>
      </w:r>
      <w:r w:rsidR="00E9579E">
        <w:rPr>
          <w:rFonts w:hint="eastAsia"/>
        </w:rPr>
        <w:t>建物内、</w:t>
      </w:r>
      <w:r>
        <w:rPr>
          <w:rFonts w:hint="eastAsia"/>
        </w:rPr>
        <w:t>建物構造や壁面など多様な表現が可能です。</w:t>
      </w:r>
    </w:p>
    <w:p w14:paraId="2B522EEF" w14:textId="0BBBA9F0" w:rsidR="00035F6A" w:rsidRPr="00D06E1D" w:rsidRDefault="00035F6A">
      <w:pPr>
        <w:pStyle w:val="6"/>
      </w:pPr>
      <w:r>
        <w:rPr>
          <w:rFonts w:hint="eastAsia"/>
        </w:rPr>
        <w:t>不動産登記情報</w:t>
      </w:r>
    </w:p>
    <w:p w14:paraId="3CA7FED3" w14:textId="5B134093" w:rsidR="0046651C" w:rsidRPr="00355F5A" w:rsidRDefault="00F027F6" w:rsidP="00DE2F8B">
      <w:pPr>
        <w:pStyle w:val="afd"/>
      </w:pPr>
      <w:r>
        <w:rPr>
          <w:rFonts w:hint="eastAsia"/>
        </w:rPr>
        <w:t>不動産登記の表題部</w:t>
      </w:r>
      <w:r w:rsidR="00247D93">
        <w:rPr>
          <w:rFonts w:hint="eastAsia"/>
        </w:rPr>
        <w:t>か</w:t>
      </w:r>
      <w:r w:rsidR="00247D93" w:rsidRPr="00355F5A">
        <w:rPr>
          <w:rFonts w:hint="eastAsia"/>
        </w:rPr>
        <w:t>ら所有者情報を除いたデータ項目</w:t>
      </w:r>
      <w:r w:rsidR="00035F6A" w:rsidRPr="00355F5A">
        <w:rPr>
          <w:rFonts w:hint="eastAsia"/>
        </w:rPr>
        <w:t>を参考にでき</w:t>
      </w:r>
      <w:r w:rsidR="0048211B">
        <w:rPr>
          <w:rFonts w:hint="eastAsia"/>
        </w:rPr>
        <w:t>ます</w:t>
      </w:r>
      <w:r w:rsidR="00247D93" w:rsidRPr="00355F5A">
        <w:rPr>
          <w:rFonts w:hint="eastAsia"/>
        </w:rPr>
        <w:t>。</w:t>
      </w:r>
    </w:p>
    <w:tbl>
      <w:tblPr>
        <w:tblW w:w="788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612"/>
      </w:tblGrid>
      <w:tr w:rsidR="00321A3E" w:rsidRPr="00355F5A" w14:paraId="11AD1741" w14:textId="77777777" w:rsidTr="00355F5A">
        <w:tc>
          <w:tcPr>
            <w:tcW w:w="1276" w:type="dxa"/>
            <w:shd w:val="clear" w:color="auto" w:fill="D9D9D9" w:themeFill="background1" w:themeFillShade="D9"/>
          </w:tcPr>
          <w:p w14:paraId="37702751" w14:textId="210D7FD4" w:rsidR="00321A3E" w:rsidRPr="00355F5A" w:rsidRDefault="00321A3E" w:rsidP="00310D48">
            <w:pPr>
              <w:pStyle w:val="a8"/>
              <w:snapToGrid w:val="0"/>
              <w:ind w:leftChars="0" w:left="0" w:firstLineChars="0" w:firstLine="0"/>
              <w:rPr>
                <w:sz w:val="20"/>
                <w:szCs w:val="18"/>
              </w:rPr>
            </w:pPr>
            <w:r w:rsidRPr="00355F5A">
              <w:rPr>
                <w:rFonts w:hint="eastAsia"/>
                <w:sz w:val="20"/>
                <w:szCs w:val="18"/>
              </w:rPr>
              <w:t>データ項目</w:t>
            </w:r>
          </w:p>
        </w:tc>
        <w:tc>
          <w:tcPr>
            <w:tcW w:w="6612" w:type="dxa"/>
            <w:shd w:val="clear" w:color="auto" w:fill="D9D9D9" w:themeFill="background1" w:themeFillShade="D9"/>
          </w:tcPr>
          <w:p w14:paraId="64A10E43" w14:textId="7F4E908D" w:rsidR="00321A3E" w:rsidRPr="00355F5A" w:rsidRDefault="00321A3E" w:rsidP="00310D48">
            <w:pPr>
              <w:pStyle w:val="a8"/>
              <w:snapToGrid w:val="0"/>
              <w:ind w:leftChars="0" w:left="0" w:firstLineChars="0" w:firstLine="0"/>
              <w:rPr>
                <w:sz w:val="20"/>
                <w:szCs w:val="18"/>
              </w:rPr>
            </w:pPr>
            <w:r w:rsidRPr="00355F5A">
              <w:rPr>
                <w:rFonts w:hint="eastAsia"/>
                <w:sz w:val="20"/>
                <w:szCs w:val="18"/>
              </w:rPr>
              <w:t>説明</w:t>
            </w:r>
          </w:p>
        </w:tc>
      </w:tr>
      <w:tr w:rsidR="001209F9" w:rsidRPr="00372668" w14:paraId="48B3F750" w14:textId="7040774F" w:rsidTr="00F654DA">
        <w:tc>
          <w:tcPr>
            <w:tcW w:w="1276" w:type="dxa"/>
          </w:tcPr>
          <w:p w14:paraId="11C18910"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調製</w:t>
            </w:r>
          </w:p>
        </w:tc>
        <w:tc>
          <w:tcPr>
            <w:tcW w:w="6612" w:type="dxa"/>
          </w:tcPr>
          <w:p w14:paraId="742DF520" w14:textId="267A4061" w:rsidR="001209F9" w:rsidRPr="008540FB" w:rsidRDefault="00623D50"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209F9" w:rsidRPr="00372668" w14:paraId="613EDE75" w14:textId="2A460903" w:rsidTr="00F654DA">
        <w:tc>
          <w:tcPr>
            <w:tcW w:w="1276" w:type="dxa"/>
          </w:tcPr>
          <w:p w14:paraId="3B23A35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所在図番号</w:t>
            </w:r>
          </w:p>
        </w:tc>
        <w:tc>
          <w:tcPr>
            <w:tcW w:w="6612" w:type="dxa"/>
          </w:tcPr>
          <w:p w14:paraId="5BD489AF" w14:textId="1C949D4A" w:rsidR="001209F9" w:rsidRPr="008540FB" w:rsidRDefault="00A3212A" w:rsidP="00310D48">
            <w:pPr>
              <w:pStyle w:val="a8"/>
              <w:snapToGrid w:val="0"/>
              <w:ind w:leftChars="0" w:left="0" w:firstLineChars="0" w:firstLine="0"/>
              <w:rPr>
                <w:sz w:val="20"/>
                <w:szCs w:val="18"/>
              </w:rPr>
            </w:pPr>
            <w:r w:rsidRPr="008540FB">
              <w:rPr>
                <w:rFonts w:hint="eastAsia"/>
                <w:sz w:val="20"/>
                <w:szCs w:val="18"/>
              </w:rPr>
              <w:t>建物所在図が備え付けられている場合に記入する</w:t>
            </w:r>
          </w:p>
        </w:tc>
      </w:tr>
      <w:tr w:rsidR="001209F9" w:rsidRPr="00372668" w14:paraId="5DB58C5B" w14:textId="37B58EF2" w:rsidTr="00F654DA">
        <w:tc>
          <w:tcPr>
            <w:tcW w:w="1276" w:type="dxa"/>
          </w:tcPr>
          <w:p w14:paraId="43E906C5"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w:t>
            </w:r>
          </w:p>
        </w:tc>
        <w:tc>
          <w:tcPr>
            <w:tcW w:w="6612" w:type="dxa"/>
          </w:tcPr>
          <w:p w14:paraId="4B39A96A" w14:textId="39010E76" w:rsidR="001209F9" w:rsidRPr="008540FB" w:rsidRDefault="00D363C9" w:rsidP="00310D48">
            <w:pPr>
              <w:pStyle w:val="a8"/>
              <w:snapToGrid w:val="0"/>
              <w:ind w:leftChars="0" w:left="0" w:firstLineChars="0" w:firstLine="0"/>
              <w:rPr>
                <w:sz w:val="20"/>
                <w:szCs w:val="18"/>
              </w:rPr>
            </w:pPr>
            <w:r w:rsidRPr="008540FB">
              <w:rPr>
                <w:rFonts w:hint="eastAsia"/>
                <w:sz w:val="20"/>
                <w:szCs w:val="18"/>
              </w:rPr>
              <w:t>町字</w:t>
            </w:r>
            <w:r w:rsidR="00FD3953" w:rsidRPr="008540FB">
              <w:rPr>
                <w:rFonts w:hint="eastAsia"/>
                <w:sz w:val="20"/>
                <w:szCs w:val="18"/>
              </w:rPr>
              <w:t>に加えて地番を記入する（</w:t>
            </w:r>
            <w:r w:rsidR="00E9536D" w:rsidRPr="008540FB">
              <w:rPr>
                <w:rFonts w:hint="eastAsia"/>
                <w:sz w:val="20"/>
                <w:szCs w:val="18"/>
              </w:rPr>
              <w:t>土地</w:t>
            </w:r>
            <w:r w:rsidR="00414605">
              <w:rPr>
                <w:rFonts w:hint="eastAsia"/>
                <w:sz w:val="20"/>
                <w:szCs w:val="18"/>
              </w:rPr>
              <w:t>登記</w:t>
            </w:r>
            <w:r w:rsidR="00E9536D" w:rsidRPr="008540FB">
              <w:rPr>
                <w:rFonts w:hint="eastAsia"/>
                <w:sz w:val="20"/>
                <w:szCs w:val="18"/>
              </w:rPr>
              <w:t>と異なるので注意が必要</w:t>
            </w:r>
            <w:r w:rsidR="00FD3953" w:rsidRPr="008540FB">
              <w:rPr>
                <w:rFonts w:hint="eastAsia"/>
                <w:sz w:val="20"/>
                <w:szCs w:val="18"/>
              </w:rPr>
              <w:t>）</w:t>
            </w:r>
          </w:p>
        </w:tc>
      </w:tr>
      <w:tr w:rsidR="001209F9" w:rsidRPr="00372668" w14:paraId="7384910F" w14:textId="4FAC4A76" w:rsidTr="00F654DA">
        <w:tc>
          <w:tcPr>
            <w:tcW w:w="1276" w:type="dxa"/>
          </w:tcPr>
          <w:p w14:paraId="18D66244"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家屋番号</w:t>
            </w:r>
          </w:p>
        </w:tc>
        <w:tc>
          <w:tcPr>
            <w:tcW w:w="6612" w:type="dxa"/>
          </w:tcPr>
          <w:p w14:paraId="1FB17D4A" w14:textId="39D5E875" w:rsidR="001209F9" w:rsidRPr="008540FB" w:rsidRDefault="00623D50" w:rsidP="00310D48">
            <w:pPr>
              <w:pStyle w:val="a8"/>
              <w:snapToGrid w:val="0"/>
              <w:ind w:leftChars="0" w:left="0" w:firstLineChars="0" w:firstLine="0"/>
              <w:rPr>
                <w:sz w:val="20"/>
                <w:szCs w:val="18"/>
              </w:rPr>
            </w:pPr>
            <w:r w:rsidRPr="008540FB">
              <w:rPr>
                <w:rFonts w:hint="eastAsia"/>
                <w:sz w:val="20"/>
                <w:szCs w:val="18"/>
              </w:rPr>
              <w:t>家屋に固有の</w:t>
            </w:r>
            <w:r w:rsidR="00E9536D" w:rsidRPr="008540FB">
              <w:rPr>
                <w:rFonts w:hint="eastAsia"/>
                <w:sz w:val="20"/>
                <w:szCs w:val="18"/>
              </w:rPr>
              <w:t>番号</w:t>
            </w:r>
            <w:r w:rsidRPr="008540FB">
              <w:rPr>
                <w:rFonts w:hint="eastAsia"/>
                <w:sz w:val="20"/>
                <w:szCs w:val="18"/>
              </w:rPr>
              <w:t>を記入する</w:t>
            </w:r>
            <w:r w:rsidR="00E9536D" w:rsidRPr="008540FB">
              <w:rPr>
                <w:rFonts w:hint="eastAsia"/>
                <w:sz w:val="20"/>
                <w:szCs w:val="18"/>
              </w:rPr>
              <w:t>（地番が入る場合と</w:t>
            </w:r>
            <w:r w:rsidR="00506FDE" w:rsidRPr="008540FB">
              <w:rPr>
                <w:rFonts w:hint="eastAsia"/>
                <w:sz w:val="20"/>
                <w:szCs w:val="18"/>
              </w:rPr>
              <w:t>さらに枝番が入る場合がある</w:t>
            </w:r>
            <w:r w:rsidR="00E9536D" w:rsidRPr="008540FB">
              <w:rPr>
                <w:rFonts w:hint="eastAsia"/>
                <w:sz w:val="20"/>
                <w:szCs w:val="18"/>
              </w:rPr>
              <w:t>）</w:t>
            </w:r>
          </w:p>
        </w:tc>
      </w:tr>
      <w:tr w:rsidR="001209F9" w:rsidRPr="00372668" w14:paraId="71A5D196" w14:textId="311E6B7F" w:rsidTr="00F654DA">
        <w:tc>
          <w:tcPr>
            <w:tcW w:w="1276" w:type="dxa"/>
          </w:tcPr>
          <w:p w14:paraId="3FBDDBCB"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種類</w:t>
            </w:r>
          </w:p>
        </w:tc>
        <w:tc>
          <w:tcPr>
            <w:tcW w:w="6612" w:type="dxa"/>
          </w:tcPr>
          <w:p w14:paraId="74FDCBB7" w14:textId="10521B7B" w:rsidR="006172DF" w:rsidRPr="0090292A" w:rsidRDefault="006172DF" w:rsidP="00310D48">
            <w:pPr>
              <w:pStyle w:val="a8"/>
              <w:snapToGrid w:val="0"/>
              <w:ind w:leftChars="0" w:left="0" w:firstLineChars="0" w:firstLine="0"/>
              <w:rPr>
                <w:sz w:val="20"/>
                <w:szCs w:val="18"/>
                <w:u w:val="single"/>
              </w:rPr>
            </w:pPr>
            <w:r w:rsidRPr="0090292A">
              <w:rPr>
                <w:rFonts w:hint="eastAsia"/>
                <w:sz w:val="20"/>
                <w:szCs w:val="18"/>
                <w:u w:val="single"/>
              </w:rPr>
              <w:t>不動産登記規則第</w:t>
            </w:r>
            <w:r w:rsidR="004D0C25" w:rsidRPr="0090292A">
              <w:rPr>
                <w:sz w:val="20"/>
                <w:szCs w:val="18"/>
                <w:u w:val="single"/>
              </w:rPr>
              <w:t>113</w:t>
            </w:r>
            <w:r w:rsidRPr="0090292A">
              <w:rPr>
                <w:rFonts w:hint="eastAsia"/>
                <w:sz w:val="20"/>
                <w:szCs w:val="18"/>
                <w:u w:val="single"/>
              </w:rPr>
              <w:t>条</w:t>
            </w:r>
            <w:r w:rsidR="004D0C25" w:rsidRPr="0090292A">
              <w:rPr>
                <w:rFonts w:hint="eastAsia"/>
                <w:sz w:val="20"/>
                <w:szCs w:val="18"/>
                <w:u w:val="single"/>
              </w:rPr>
              <w:t>で示す</w:t>
            </w:r>
            <w:r w:rsidRPr="0090292A">
              <w:rPr>
                <w:rFonts w:hint="eastAsia"/>
                <w:sz w:val="20"/>
                <w:szCs w:val="18"/>
                <w:u w:val="single"/>
              </w:rPr>
              <w:t>種類</w:t>
            </w:r>
          </w:p>
          <w:p w14:paraId="28729C75" w14:textId="32D237E9" w:rsidR="001209F9"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6172DF" w:rsidRPr="008540FB">
              <w:rPr>
                <w:rFonts w:hint="eastAsia"/>
                <w:sz w:val="20"/>
                <w:szCs w:val="18"/>
              </w:rPr>
              <w:t>居宅</w:t>
            </w:r>
            <w:r w:rsidRPr="008540FB">
              <w:rPr>
                <w:rFonts w:hint="eastAsia"/>
                <w:sz w:val="20"/>
                <w:szCs w:val="18"/>
              </w:rPr>
              <w:t>」</w:t>
            </w:r>
            <w:r w:rsidR="006172DF" w:rsidRPr="008540FB">
              <w:rPr>
                <w:rFonts w:hint="eastAsia"/>
                <w:sz w:val="20"/>
                <w:szCs w:val="18"/>
              </w:rPr>
              <w:t>、</w:t>
            </w:r>
            <w:r w:rsidRPr="008540FB">
              <w:rPr>
                <w:rFonts w:hint="eastAsia"/>
                <w:sz w:val="20"/>
                <w:szCs w:val="18"/>
              </w:rPr>
              <w:t>「</w:t>
            </w:r>
            <w:r w:rsidR="006172DF" w:rsidRPr="008540FB">
              <w:rPr>
                <w:rFonts w:hint="eastAsia"/>
                <w:sz w:val="20"/>
                <w:szCs w:val="18"/>
              </w:rPr>
              <w:t>店舗</w:t>
            </w:r>
            <w:r w:rsidRPr="008540FB">
              <w:rPr>
                <w:rFonts w:hint="eastAsia"/>
                <w:sz w:val="20"/>
                <w:szCs w:val="18"/>
              </w:rPr>
              <w:t>」、「</w:t>
            </w:r>
            <w:r w:rsidR="006172DF" w:rsidRPr="008540FB">
              <w:rPr>
                <w:rFonts w:hint="eastAsia"/>
                <w:sz w:val="20"/>
                <w:szCs w:val="18"/>
              </w:rPr>
              <w:t>寄宿舎</w:t>
            </w:r>
            <w:r w:rsidRPr="008540FB">
              <w:rPr>
                <w:rFonts w:hint="eastAsia"/>
                <w:sz w:val="20"/>
                <w:szCs w:val="18"/>
              </w:rPr>
              <w:t>」、「</w:t>
            </w:r>
            <w:r w:rsidR="006172DF" w:rsidRPr="008540FB">
              <w:rPr>
                <w:rFonts w:hint="eastAsia"/>
                <w:sz w:val="20"/>
                <w:szCs w:val="18"/>
              </w:rPr>
              <w:t>共同住宅</w:t>
            </w:r>
            <w:r w:rsidRPr="008540FB">
              <w:rPr>
                <w:rFonts w:hint="eastAsia"/>
                <w:sz w:val="20"/>
                <w:szCs w:val="18"/>
              </w:rPr>
              <w:t>」、「</w:t>
            </w:r>
            <w:r w:rsidR="006172DF" w:rsidRPr="008540FB">
              <w:rPr>
                <w:rFonts w:hint="eastAsia"/>
                <w:sz w:val="20"/>
                <w:szCs w:val="18"/>
              </w:rPr>
              <w:t>事務所</w:t>
            </w:r>
            <w:r w:rsidRPr="008540FB">
              <w:rPr>
                <w:rFonts w:hint="eastAsia"/>
                <w:sz w:val="20"/>
                <w:szCs w:val="18"/>
              </w:rPr>
              <w:t>」、「</w:t>
            </w:r>
            <w:r w:rsidR="006172DF" w:rsidRPr="008540FB">
              <w:rPr>
                <w:rFonts w:hint="eastAsia"/>
                <w:sz w:val="20"/>
                <w:szCs w:val="18"/>
              </w:rPr>
              <w:t>旅館</w:t>
            </w:r>
            <w:r w:rsidRPr="008540FB">
              <w:rPr>
                <w:rFonts w:hint="eastAsia"/>
                <w:sz w:val="20"/>
                <w:szCs w:val="18"/>
              </w:rPr>
              <w:t>」、「</w:t>
            </w:r>
            <w:r w:rsidR="006172DF" w:rsidRPr="008540FB">
              <w:rPr>
                <w:rFonts w:hint="eastAsia"/>
                <w:sz w:val="20"/>
                <w:szCs w:val="18"/>
              </w:rPr>
              <w:t>料理店</w:t>
            </w:r>
            <w:r w:rsidRPr="008540FB">
              <w:rPr>
                <w:rFonts w:hint="eastAsia"/>
                <w:sz w:val="20"/>
                <w:szCs w:val="18"/>
              </w:rPr>
              <w:t>」、「</w:t>
            </w:r>
            <w:r w:rsidR="006172DF" w:rsidRPr="008540FB">
              <w:rPr>
                <w:rFonts w:hint="eastAsia"/>
                <w:sz w:val="20"/>
                <w:szCs w:val="18"/>
              </w:rPr>
              <w:t>工場</w:t>
            </w:r>
            <w:r w:rsidRPr="008540FB">
              <w:rPr>
                <w:rFonts w:hint="eastAsia"/>
                <w:sz w:val="20"/>
                <w:szCs w:val="18"/>
              </w:rPr>
              <w:t>」、「</w:t>
            </w:r>
            <w:r w:rsidR="006172DF" w:rsidRPr="008540FB">
              <w:rPr>
                <w:rFonts w:hint="eastAsia"/>
                <w:sz w:val="20"/>
                <w:szCs w:val="18"/>
              </w:rPr>
              <w:t>倉庫</w:t>
            </w:r>
            <w:r w:rsidRPr="008540FB">
              <w:rPr>
                <w:rFonts w:hint="eastAsia"/>
                <w:sz w:val="20"/>
                <w:szCs w:val="18"/>
              </w:rPr>
              <w:t>」、「</w:t>
            </w:r>
            <w:r w:rsidR="006172DF" w:rsidRPr="008540FB">
              <w:rPr>
                <w:rFonts w:hint="eastAsia"/>
                <w:sz w:val="20"/>
                <w:szCs w:val="18"/>
              </w:rPr>
              <w:t>車庫</w:t>
            </w:r>
            <w:r w:rsidRPr="008540FB">
              <w:rPr>
                <w:rFonts w:hint="eastAsia"/>
                <w:sz w:val="20"/>
                <w:szCs w:val="18"/>
              </w:rPr>
              <w:t>」、「</w:t>
            </w:r>
            <w:r w:rsidR="006172DF" w:rsidRPr="008540FB">
              <w:rPr>
                <w:rFonts w:hint="eastAsia"/>
                <w:sz w:val="20"/>
                <w:szCs w:val="18"/>
              </w:rPr>
              <w:t>発電所</w:t>
            </w:r>
            <w:r w:rsidRPr="008540FB">
              <w:rPr>
                <w:rFonts w:hint="eastAsia"/>
                <w:sz w:val="20"/>
                <w:szCs w:val="18"/>
              </w:rPr>
              <w:t>」、「</w:t>
            </w:r>
            <w:r w:rsidR="006172DF" w:rsidRPr="008540FB">
              <w:rPr>
                <w:rFonts w:hint="eastAsia"/>
                <w:sz w:val="20"/>
                <w:szCs w:val="18"/>
              </w:rPr>
              <w:t>変電所</w:t>
            </w:r>
            <w:r w:rsidRPr="008540FB">
              <w:rPr>
                <w:rFonts w:hint="eastAsia"/>
                <w:sz w:val="20"/>
                <w:szCs w:val="18"/>
              </w:rPr>
              <w:t>」</w:t>
            </w:r>
          </w:p>
          <w:p w14:paraId="3081BC77" w14:textId="5815F3BB" w:rsidR="00B84B90" w:rsidRPr="0090292A" w:rsidRDefault="00B84B90" w:rsidP="00310D48">
            <w:pPr>
              <w:pStyle w:val="a8"/>
              <w:snapToGrid w:val="0"/>
              <w:ind w:leftChars="20" w:left="48" w:firstLineChars="0" w:firstLine="0"/>
              <w:rPr>
                <w:sz w:val="20"/>
                <w:szCs w:val="18"/>
                <w:u w:val="single"/>
              </w:rPr>
            </w:pPr>
            <w:r w:rsidRPr="0090292A">
              <w:rPr>
                <w:rFonts w:hint="eastAsia"/>
                <w:sz w:val="20"/>
                <w:szCs w:val="18"/>
                <w:u w:val="single"/>
              </w:rPr>
              <w:t>不動産登記事務取扱手続準則第80条で示す種類</w:t>
            </w:r>
          </w:p>
          <w:p w14:paraId="3E15FC9B" w14:textId="77777777" w:rsidR="00C4161D"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B84B90" w:rsidRPr="008540FB">
              <w:rPr>
                <w:rFonts w:hint="eastAsia"/>
                <w:sz w:val="20"/>
                <w:szCs w:val="18"/>
              </w:rPr>
              <w:t>校舎</w:t>
            </w:r>
            <w:r w:rsidRPr="008540FB">
              <w:rPr>
                <w:rFonts w:hint="eastAsia"/>
                <w:sz w:val="20"/>
                <w:szCs w:val="18"/>
              </w:rPr>
              <w:t>」、「</w:t>
            </w:r>
            <w:r w:rsidR="00B84B90" w:rsidRPr="008540FB">
              <w:rPr>
                <w:rFonts w:hint="eastAsia"/>
                <w:sz w:val="20"/>
                <w:szCs w:val="18"/>
              </w:rPr>
              <w:t>講堂</w:t>
            </w:r>
            <w:r w:rsidRPr="008540FB">
              <w:rPr>
                <w:rFonts w:hint="eastAsia"/>
                <w:sz w:val="20"/>
                <w:szCs w:val="18"/>
              </w:rPr>
              <w:t>」、「</w:t>
            </w:r>
            <w:r w:rsidR="00B84B90" w:rsidRPr="008540FB">
              <w:rPr>
                <w:rFonts w:hint="eastAsia"/>
                <w:sz w:val="20"/>
                <w:szCs w:val="18"/>
              </w:rPr>
              <w:t>研究所</w:t>
            </w:r>
            <w:r w:rsidRPr="008540FB">
              <w:rPr>
                <w:rFonts w:hint="eastAsia"/>
                <w:sz w:val="20"/>
                <w:szCs w:val="18"/>
              </w:rPr>
              <w:t>」、「</w:t>
            </w:r>
            <w:r w:rsidR="00B84B90" w:rsidRPr="008540FB">
              <w:rPr>
                <w:rFonts w:hint="eastAsia"/>
                <w:sz w:val="20"/>
                <w:szCs w:val="18"/>
              </w:rPr>
              <w:t>病院</w:t>
            </w:r>
            <w:r w:rsidRPr="008540FB">
              <w:rPr>
                <w:rFonts w:hint="eastAsia"/>
                <w:sz w:val="20"/>
                <w:szCs w:val="18"/>
              </w:rPr>
              <w:t>」、「</w:t>
            </w:r>
            <w:r w:rsidR="00B84B90" w:rsidRPr="008540FB">
              <w:rPr>
                <w:rFonts w:hint="eastAsia"/>
                <w:sz w:val="20"/>
                <w:szCs w:val="18"/>
              </w:rPr>
              <w:t>診療所</w:t>
            </w:r>
            <w:r w:rsidRPr="008540FB">
              <w:rPr>
                <w:rFonts w:hint="eastAsia"/>
                <w:sz w:val="20"/>
                <w:szCs w:val="18"/>
              </w:rPr>
              <w:t>」、「</w:t>
            </w:r>
            <w:r w:rsidR="00B84B90" w:rsidRPr="008540FB">
              <w:rPr>
                <w:rFonts w:hint="eastAsia"/>
                <w:sz w:val="20"/>
                <w:szCs w:val="18"/>
              </w:rPr>
              <w:t>集会所</w:t>
            </w:r>
            <w:r w:rsidRPr="008540FB">
              <w:rPr>
                <w:rFonts w:hint="eastAsia"/>
                <w:sz w:val="20"/>
                <w:szCs w:val="18"/>
              </w:rPr>
              <w:t>」、「</w:t>
            </w:r>
            <w:r w:rsidR="00B84B90" w:rsidRPr="008540FB">
              <w:rPr>
                <w:rFonts w:hint="eastAsia"/>
                <w:sz w:val="20"/>
                <w:szCs w:val="18"/>
              </w:rPr>
              <w:t>公会堂</w:t>
            </w:r>
            <w:r w:rsidRPr="008540FB">
              <w:rPr>
                <w:rFonts w:hint="eastAsia"/>
                <w:sz w:val="20"/>
                <w:szCs w:val="18"/>
              </w:rPr>
              <w:t>」、「</w:t>
            </w:r>
            <w:r w:rsidR="00B84B90" w:rsidRPr="008540FB">
              <w:rPr>
                <w:rFonts w:hint="eastAsia"/>
                <w:sz w:val="20"/>
                <w:szCs w:val="18"/>
              </w:rPr>
              <w:t>停車場</w:t>
            </w:r>
            <w:r w:rsidRPr="008540FB">
              <w:rPr>
                <w:rFonts w:hint="eastAsia"/>
                <w:sz w:val="20"/>
                <w:szCs w:val="18"/>
              </w:rPr>
              <w:t>」、「</w:t>
            </w:r>
            <w:r w:rsidR="00B84B90" w:rsidRPr="008540FB">
              <w:rPr>
                <w:rFonts w:hint="eastAsia"/>
                <w:sz w:val="20"/>
                <w:szCs w:val="18"/>
              </w:rPr>
              <w:t>劇場</w:t>
            </w:r>
            <w:r w:rsidRPr="008540FB">
              <w:rPr>
                <w:rFonts w:hint="eastAsia"/>
                <w:sz w:val="20"/>
                <w:szCs w:val="18"/>
              </w:rPr>
              <w:t>」、「</w:t>
            </w:r>
            <w:r w:rsidR="00B84B90" w:rsidRPr="008540FB">
              <w:rPr>
                <w:rFonts w:hint="eastAsia"/>
                <w:sz w:val="20"/>
                <w:szCs w:val="18"/>
              </w:rPr>
              <w:t>映画館</w:t>
            </w:r>
            <w:r w:rsidRPr="008540FB">
              <w:rPr>
                <w:rFonts w:hint="eastAsia"/>
                <w:sz w:val="20"/>
                <w:szCs w:val="18"/>
              </w:rPr>
              <w:t>」、「</w:t>
            </w:r>
            <w:r w:rsidR="00B84B90" w:rsidRPr="008540FB">
              <w:rPr>
                <w:rFonts w:hint="eastAsia"/>
                <w:sz w:val="20"/>
                <w:szCs w:val="18"/>
              </w:rPr>
              <w:t>遊技場</w:t>
            </w:r>
            <w:r w:rsidRPr="008540FB">
              <w:rPr>
                <w:rFonts w:hint="eastAsia"/>
                <w:sz w:val="20"/>
                <w:szCs w:val="18"/>
              </w:rPr>
              <w:t>」、「</w:t>
            </w:r>
            <w:r w:rsidR="00B84B90" w:rsidRPr="008540FB">
              <w:rPr>
                <w:rFonts w:hint="eastAsia"/>
                <w:sz w:val="20"/>
                <w:szCs w:val="18"/>
              </w:rPr>
              <w:t>競技場</w:t>
            </w:r>
            <w:r w:rsidRPr="008540FB">
              <w:rPr>
                <w:rFonts w:hint="eastAsia"/>
                <w:sz w:val="20"/>
                <w:szCs w:val="18"/>
              </w:rPr>
              <w:t>」、「</w:t>
            </w:r>
            <w:r w:rsidR="00B84B90" w:rsidRPr="008540FB">
              <w:rPr>
                <w:rFonts w:hint="eastAsia"/>
                <w:sz w:val="20"/>
                <w:szCs w:val="18"/>
              </w:rPr>
              <w:t>野球場</w:t>
            </w:r>
            <w:r w:rsidRPr="008540FB">
              <w:rPr>
                <w:rFonts w:hint="eastAsia"/>
                <w:sz w:val="20"/>
                <w:szCs w:val="18"/>
              </w:rPr>
              <w:t>」、「</w:t>
            </w:r>
            <w:r w:rsidR="00B84B90" w:rsidRPr="008540FB">
              <w:rPr>
                <w:rFonts w:hint="eastAsia"/>
                <w:sz w:val="20"/>
                <w:szCs w:val="18"/>
              </w:rPr>
              <w:t>競馬場</w:t>
            </w:r>
            <w:r w:rsidRPr="008540FB">
              <w:rPr>
                <w:rFonts w:hint="eastAsia"/>
                <w:sz w:val="20"/>
                <w:szCs w:val="18"/>
              </w:rPr>
              <w:t>」、「</w:t>
            </w:r>
            <w:r w:rsidR="00B84B90" w:rsidRPr="008540FB">
              <w:rPr>
                <w:rFonts w:hint="eastAsia"/>
                <w:sz w:val="20"/>
                <w:szCs w:val="18"/>
              </w:rPr>
              <w:t>公衆浴場</w:t>
            </w:r>
            <w:r w:rsidRPr="008540FB">
              <w:rPr>
                <w:rFonts w:hint="eastAsia"/>
                <w:sz w:val="20"/>
                <w:szCs w:val="18"/>
              </w:rPr>
              <w:t>」、「</w:t>
            </w:r>
            <w:r w:rsidR="00B84B90" w:rsidRPr="008540FB">
              <w:rPr>
                <w:rFonts w:hint="eastAsia"/>
                <w:sz w:val="20"/>
                <w:szCs w:val="18"/>
              </w:rPr>
              <w:t>火葬場</w:t>
            </w:r>
            <w:r w:rsidRPr="008540FB">
              <w:rPr>
                <w:rFonts w:hint="eastAsia"/>
                <w:sz w:val="20"/>
                <w:szCs w:val="18"/>
              </w:rPr>
              <w:t>」、「</w:t>
            </w:r>
            <w:r w:rsidR="00B84B90" w:rsidRPr="008540FB">
              <w:rPr>
                <w:rFonts w:hint="eastAsia"/>
                <w:sz w:val="20"/>
                <w:szCs w:val="18"/>
              </w:rPr>
              <w:t>守衛所</w:t>
            </w:r>
            <w:r w:rsidRPr="008540FB">
              <w:rPr>
                <w:rFonts w:hint="eastAsia"/>
                <w:sz w:val="20"/>
                <w:szCs w:val="18"/>
              </w:rPr>
              <w:t>」、「</w:t>
            </w:r>
            <w:r w:rsidR="00B84B90" w:rsidRPr="008540FB">
              <w:rPr>
                <w:rFonts w:hint="eastAsia"/>
                <w:sz w:val="20"/>
                <w:szCs w:val="18"/>
              </w:rPr>
              <w:t>茶室</w:t>
            </w:r>
            <w:r w:rsidRPr="008540FB">
              <w:rPr>
                <w:rFonts w:hint="eastAsia"/>
                <w:sz w:val="20"/>
                <w:szCs w:val="18"/>
              </w:rPr>
              <w:t>」、「</w:t>
            </w:r>
            <w:r w:rsidR="00B84B90" w:rsidRPr="008540FB">
              <w:rPr>
                <w:rFonts w:hint="eastAsia"/>
                <w:sz w:val="20"/>
                <w:szCs w:val="18"/>
              </w:rPr>
              <w:t>温室</w:t>
            </w:r>
            <w:r w:rsidRPr="008540FB">
              <w:rPr>
                <w:rFonts w:hint="eastAsia"/>
                <w:sz w:val="20"/>
                <w:szCs w:val="18"/>
              </w:rPr>
              <w:t>」、「</w:t>
            </w:r>
            <w:r w:rsidR="00B84B90" w:rsidRPr="008540FB">
              <w:rPr>
                <w:rFonts w:hint="eastAsia"/>
                <w:sz w:val="20"/>
                <w:szCs w:val="18"/>
              </w:rPr>
              <w:t>蚕室</w:t>
            </w:r>
            <w:r w:rsidRPr="008540FB">
              <w:rPr>
                <w:rFonts w:hint="eastAsia"/>
                <w:sz w:val="20"/>
                <w:szCs w:val="18"/>
              </w:rPr>
              <w:t>」、「</w:t>
            </w:r>
            <w:r w:rsidR="00B84B90" w:rsidRPr="008540FB">
              <w:rPr>
                <w:rFonts w:hint="eastAsia"/>
                <w:sz w:val="20"/>
                <w:szCs w:val="18"/>
              </w:rPr>
              <w:t>物置</w:t>
            </w:r>
            <w:r w:rsidRPr="008540FB">
              <w:rPr>
                <w:rFonts w:hint="eastAsia"/>
                <w:sz w:val="20"/>
                <w:szCs w:val="18"/>
              </w:rPr>
              <w:t>」、「</w:t>
            </w:r>
            <w:r w:rsidR="00B84B90" w:rsidRPr="008540FB">
              <w:rPr>
                <w:rFonts w:hint="eastAsia"/>
                <w:sz w:val="20"/>
                <w:szCs w:val="18"/>
              </w:rPr>
              <w:t>便所</w:t>
            </w:r>
            <w:r w:rsidRPr="008540FB">
              <w:rPr>
                <w:rFonts w:hint="eastAsia"/>
                <w:sz w:val="20"/>
                <w:szCs w:val="18"/>
              </w:rPr>
              <w:t>」、「</w:t>
            </w:r>
            <w:r w:rsidR="00B84B90" w:rsidRPr="008540FB">
              <w:rPr>
                <w:rFonts w:hint="eastAsia"/>
                <w:sz w:val="20"/>
                <w:szCs w:val="18"/>
              </w:rPr>
              <w:t>鶏舎</w:t>
            </w:r>
            <w:r w:rsidRPr="008540FB">
              <w:rPr>
                <w:rFonts w:hint="eastAsia"/>
                <w:sz w:val="20"/>
                <w:szCs w:val="18"/>
              </w:rPr>
              <w:t>」、「</w:t>
            </w:r>
            <w:r w:rsidR="00B84B90" w:rsidRPr="008540FB">
              <w:rPr>
                <w:rFonts w:hint="eastAsia"/>
                <w:sz w:val="20"/>
                <w:szCs w:val="18"/>
              </w:rPr>
              <w:t>酪農舎</w:t>
            </w:r>
            <w:r w:rsidRPr="008540FB">
              <w:rPr>
                <w:rFonts w:hint="eastAsia"/>
                <w:sz w:val="20"/>
                <w:szCs w:val="18"/>
              </w:rPr>
              <w:t>」、「</w:t>
            </w:r>
            <w:r w:rsidR="00B84B90" w:rsidRPr="008540FB">
              <w:rPr>
                <w:rFonts w:hint="eastAsia"/>
                <w:sz w:val="20"/>
                <w:szCs w:val="18"/>
              </w:rPr>
              <w:t>給油所</w:t>
            </w:r>
            <w:r w:rsidRPr="008540FB">
              <w:rPr>
                <w:rFonts w:hint="eastAsia"/>
                <w:sz w:val="20"/>
                <w:szCs w:val="18"/>
              </w:rPr>
              <w:t>」</w:t>
            </w:r>
          </w:p>
          <w:p w14:paraId="770EC2D9" w14:textId="661B3D92" w:rsidR="00B84B90" w:rsidRPr="008540FB" w:rsidRDefault="00C4161D" w:rsidP="00310D48">
            <w:pPr>
              <w:pStyle w:val="a8"/>
              <w:snapToGrid w:val="0"/>
              <w:ind w:leftChars="0" w:left="0" w:firstLineChars="0" w:firstLine="0"/>
              <w:rPr>
                <w:sz w:val="20"/>
                <w:szCs w:val="18"/>
              </w:rPr>
            </w:pPr>
            <w:r w:rsidRPr="008540FB">
              <w:rPr>
                <w:rFonts w:hint="eastAsia"/>
                <w:sz w:val="20"/>
                <w:szCs w:val="18"/>
              </w:rPr>
              <w:t>これらの区分に該当しない建物については、これに準じて定める</w:t>
            </w:r>
          </w:p>
        </w:tc>
      </w:tr>
      <w:tr w:rsidR="001209F9" w:rsidRPr="00372668" w14:paraId="4DE4A92C" w14:textId="48BF056C" w:rsidTr="00F654DA">
        <w:tc>
          <w:tcPr>
            <w:tcW w:w="1276" w:type="dxa"/>
          </w:tcPr>
          <w:p w14:paraId="01665557"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構造</w:t>
            </w:r>
          </w:p>
        </w:tc>
        <w:tc>
          <w:tcPr>
            <w:tcW w:w="6612" w:type="dxa"/>
          </w:tcPr>
          <w:p w14:paraId="6463DC2B" w14:textId="264864FA" w:rsidR="00E53639" w:rsidRPr="0090292A" w:rsidRDefault="00E53639" w:rsidP="00310D48">
            <w:pPr>
              <w:pStyle w:val="a8"/>
              <w:snapToGrid w:val="0"/>
              <w:ind w:leftChars="0" w:left="0" w:firstLineChars="0" w:firstLine="0"/>
              <w:rPr>
                <w:sz w:val="20"/>
                <w:szCs w:val="18"/>
                <w:u w:val="single"/>
              </w:rPr>
            </w:pPr>
            <w:r w:rsidRPr="0090292A">
              <w:rPr>
                <w:rFonts w:hint="eastAsia"/>
                <w:sz w:val="20"/>
                <w:szCs w:val="18"/>
                <w:u w:val="single"/>
              </w:rPr>
              <w:t>構成材料による区分</w:t>
            </w:r>
          </w:p>
          <w:p w14:paraId="334683E1" w14:textId="77777777"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木造</w:t>
            </w:r>
            <w:r w:rsidRPr="008540FB">
              <w:rPr>
                <w:rFonts w:hint="eastAsia"/>
                <w:sz w:val="20"/>
                <w:szCs w:val="18"/>
              </w:rPr>
              <w:t>」、「</w:t>
            </w:r>
            <w:r w:rsidR="00E53639" w:rsidRPr="008540FB">
              <w:rPr>
                <w:rFonts w:hint="eastAsia"/>
                <w:sz w:val="20"/>
                <w:szCs w:val="18"/>
              </w:rPr>
              <w:t>土蔵</w:t>
            </w:r>
            <w:r w:rsidRPr="008540FB">
              <w:rPr>
                <w:rFonts w:hint="eastAsia"/>
                <w:sz w:val="20"/>
                <w:szCs w:val="18"/>
              </w:rPr>
              <w:t>」、「</w:t>
            </w:r>
            <w:r w:rsidR="00E53639" w:rsidRPr="008540FB">
              <w:rPr>
                <w:rFonts w:hint="eastAsia"/>
                <w:sz w:val="20"/>
                <w:szCs w:val="18"/>
              </w:rPr>
              <w:t>石</w:t>
            </w:r>
            <w:r w:rsidRPr="008540FB">
              <w:rPr>
                <w:rFonts w:hint="eastAsia"/>
                <w:sz w:val="20"/>
                <w:szCs w:val="18"/>
              </w:rPr>
              <w:t>」、「</w:t>
            </w:r>
            <w:r w:rsidR="00E53639" w:rsidRPr="008540FB">
              <w:rPr>
                <w:rFonts w:hint="eastAsia"/>
                <w:sz w:val="20"/>
                <w:szCs w:val="18"/>
              </w:rPr>
              <w:t>れんが</w:t>
            </w:r>
            <w:r w:rsidRPr="008540FB">
              <w:rPr>
                <w:rFonts w:hint="eastAsia"/>
                <w:sz w:val="20"/>
                <w:szCs w:val="18"/>
              </w:rPr>
              <w:t>」、「</w:t>
            </w:r>
            <w:r w:rsidR="00E53639" w:rsidRPr="008540FB">
              <w:rPr>
                <w:rFonts w:hint="eastAsia"/>
                <w:sz w:val="20"/>
                <w:szCs w:val="18"/>
              </w:rPr>
              <w:t>コンクリートブロック</w:t>
            </w:r>
            <w:r w:rsidRPr="008540FB">
              <w:rPr>
                <w:rFonts w:hint="eastAsia"/>
                <w:sz w:val="20"/>
                <w:szCs w:val="18"/>
              </w:rPr>
              <w:t>」、「</w:t>
            </w:r>
            <w:r w:rsidR="00E53639" w:rsidRPr="008540FB">
              <w:rPr>
                <w:rFonts w:hint="eastAsia"/>
                <w:sz w:val="20"/>
                <w:szCs w:val="18"/>
              </w:rPr>
              <w:t>鉄骨</w:t>
            </w:r>
            <w:r w:rsidRPr="008540FB">
              <w:rPr>
                <w:rFonts w:hint="eastAsia"/>
                <w:sz w:val="20"/>
                <w:szCs w:val="18"/>
              </w:rPr>
              <w:t>」、「</w:t>
            </w:r>
            <w:r w:rsidR="00E53639" w:rsidRPr="008540FB">
              <w:rPr>
                <w:rFonts w:hint="eastAsia"/>
                <w:sz w:val="20"/>
                <w:szCs w:val="18"/>
              </w:rPr>
              <w:t>鉄筋コンクリート</w:t>
            </w:r>
            <w:r w:rsidRPr="008540FB">
              <w:rPr>
                <w:rFonts w:hint="eastAsia"/>
                <w:sz w:val="20"/>
                <w:szCs w:val="18"/>
              </w:rPr>
              <w:t>」、「</w:t>
            </w:r>
            <w:r w:rsidR="00E53639" w:rsidRPr="008540FB">
              <w:rPr>
                <w:rFonts w:hint="eastAsia"/>
                <w:sz w:val="20"/>
                <w:szCs w:val="18"/>
              </w:rPr>
              <w:t>鉄骨鉄筋コンクリート</w:t>
            </w:r>
            <w:r w:rsidRPr="008540FB">
              <w:rPr>
                <w:rFonts w:hint="eastAsia"/>
                <w:sz w:val="20"/>
                <w:szCs w:val="18"/>
              </w:rPr>
              <w:t>」</w:t>
            </w:r>
          </w:p>
          <w:p w14:paraId="4FE8BF7C" w14:textId="76804E3D"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屋根の種類による区分</w:t>
            </w:r>
          </w:p>
          <w:p w14:paraId="57AD48D4" w14:textId="672C10E2"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かわらぶき</w:t>
            </w:r>
            <w:r w:rsidRPr="008540FB">
              <w:rPr>
                <w:rFonts w:hint="eastAsia"/>
                <w:sz w:val="20"/>
                <w:szCs w:val="18"/>
              </w:rPr>
              <w:t>」、「</w:t>
            </w:r>
            <w:r w:rsidR="00E53639" w:rsidRPr="008540FB">
              <w:rPr>
                <w:rFonts w:hint="eastAsia"/>
                <w:sz w:val="20"/>
                <w:szCs w:val="18"/>
              </w:rPr>
              <w:t>スレートぶき</w:t>
            </w:r>
            <w:r w:rsidRPr="008540FB">
              <w:rPr>
                <w:rFonts w:hint="eastAsia"/>
                <w:sz w:val="20"/>
                <w:szCs w:val="18"/>
              </w:rPr>
              <w:t>」、「</w:t>
            </w:r>
            <w:r w:rsidR="00E53639" w:rsidRPr="008540FB">
              <w:rPr>
                <w:rFonts w:hint="eastAsia"/>
                <w:sz w:val="20"/>
                <w:szCs w:val="18"/>
              </w:rPr>
              <w:t>亜鉛メッキ鋼板ぶき</w:t>
            </w:r>
            <w:r w:rsidRPr="008540FB">
              <w:rPr>
                <w:rFonts w:hint="eastAsia"/>
                <w:sz w:val="20"/>
                <w:szCs w:val="18"/>
              </w:rPr>
              <w:t>」、「</w:t>
            </w:r>
            <w:r w:rsidR="00E53639" w:rsidRPr="008540FB">
              <w:rPr>
                <w:rFonts w:hint="eastAsia"/>
                <w:sz w:val="20"/>
                <w:szCs w:val="18"/>
              </w:rPr>
              <w:t>草ぶき</w:t>
            </w:r>
            <w:r w:rsidRPr="008540FB">
              <w:rPr>
                <w:rFonts w:hint="eastAsia"/>
                <w:sz w:val="20"/>
                <w:szCs w:val="18"/>
              </w:rPr>
              <w:t>」、「</w:t>
            </w:r>
            <w:r w:rsidR="00E53639" w:rsidRPr="008540FB">
              <w:rPr>
                <w:rFonts w:hint="eastAsia"/>
                <w:sz w:val="20"/>
                <w:szCs w:val="18"/>
              </w:rPr>
              <w:t>陸屋根</w:t>
            </w:r>
            <w:r w:rsidR="00B417BA" w:rsidRPr="008540FB">
              <w:rPr>
                <w:rFonts w:hint="eastAsia"/>
                <w:sz w:val="20"/>
                <w:szCs w:val="18"/>
              </w:rPr>
              <w:t>」</w:t>
            </w:r>
          </w:p>
          <w:p w14:paraId="088EA514" w14:textId="5A9D17F7"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階数による区分</w:t>
            </w:r>
          </w:p>
          <w:p w14:paraId="21268FB9" w14:textId="77777777" w:rsidR="001209F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平家建</w:t>
            </w:r>
            <w:r w:rsidRPr="008540FB">
              <w:rPr>
                <w:rFonts w:hint="eastAsia"/>
                <w:sz w:val="20"/>
                <w:szCs w:val="18"/>
              </w:rPr>
              <w:t>」、「</w:t>
            </w:r>
            <w:r w:rsidR="00E53639" w:rsidRPr="008540FB">
              <w:rPr>
                <w:rFonts w:hint="eastAsia"/>
                <w:sz w:val="20"/>
                <w:szCs w:val="18"/>
              </w:rPr>
              <w:t>二階建（三階建以上の建物にあっては、これに準ずるものとする。）</w:t>
            </w:r>
            <w:r w:rsidR="003E7FE9" w:rsidRPr="008540FB">
              <w:rPr>
                <w:rFonts w:hint="eastAsia"/>
                <w:sz w:val="20"/>
                <w:szCs w:val="18"/>
              </w:rPr>
              <w:t>」</w:t>
            </w:r>
          </w:p>
          <w:p w14:paraId="633FE2EA" w14:textId="3A4B27E6" w:rsidR="003E7FE9" w:rsidRPr="008540FB" w:rsidRDefault="00C05438" w:rsidP="00310D48">
            <w:pPr>
              <w:pStyle w:val="a8"/>
              <w:snapToGrid w:val="0"/>
              <w:ind w:leftChars="20" w:left="48" w:firstLineChars="0" w:firstLine="0"/>
              <w:rPr>
                <w:sz w:val="20"/>
                <w:szCs w:val="18"/>
              </w:rPr>
            </w:pPr>
            <w:r w:rsidRPr="00623D29">
              <w:rPr>
                <w:rFonts w:ascii="Helvetica" w:hAnsi="Helvetica" w:cs="Helvetica" w:hint="eastAsia"/>
                <w:sz w:val="20"/>
                <w:szCs w:val="18"/>
                <w:shd w:val="clear" w:color="auto" w:fill="FFFFFF"/>
              </w:rPr>
              <w:t>これらの区分に該当しない建物については、これに準じて定める</w:t>
            </w:r>
          </w:p>
        </w:tc>
      </w:tr>
      <w:tr w:rsidR="001209F9" w:rsidRPr="00372668" w14:paraId="626A6FA4" w14:textId="4FA14DE6" w:rsidTr="00F654DA">
        <w:tc>
          <w:tcPr>
            <w:tcW w:w="1276" w:type="dxa"/>
          </w:tcPr>
          <w:p w14:paraId="583ACA29"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床面積</w:t>
            </w:r>
          </w:p>
        </w:tc>
        <w:tc>
          <w:tcPr>
            <w:tcW w:w="6612" w:type="dxa"/>
          </w:tcPr>
          <w:p w14:paraId="7A3642BF" w14:textId="7E2B2476" w:rsidR="001209F9" w:rsidRPr="008540FB" w:rsidRDefault="00581A99" w:rsidP="00310D48">
            <w:pPr>
              <w:pStyle w:val="a8"/>
              <w:snapToGrid w:val="0"/>
              <w:ind w:leftChars="0" w:left="0" w:firstLineChars="0" w:firstLine="0"/>
              <w:rPr>
                <w:sz w:val="20"/>
                <w:szCs w:val="18"/>
              </w:rPr>
            </w:pPr>
            <w:r w:rsidRPr="008540FB">
              <w:rPr>
                <w:rFonts w:hint="eastAsia"/>
                <w:sz w:val="20"/>
                <w:szCs w:val="18"/>
              </w:rPr>
              <w:t>各階の床面積</w:t>
            </w:r>
            <w:r w:rsidR="00C90729" w:rsidRPr="008540FB">
              <w:rPr>
                <w:rFonts w:hint="eastAsia"/>
                <w:sz w:val="20"/>
                <w:szCs w:val="18"/>
              </w:rPr>
              <w:t>をm2（平方メートル）で小数点以下2桁まで記入する</w:t>
            </w:r>
          </w:p>
        </w:tc>
      </w:tr>
      <w:tr w:rsidR="001209F9" w:rsidRPr="00372668" w14:paraId="35C59CBA" w14:textId="6032A2E4" w:rsidTr="00F654DA">
        <w:tc>
          <w:tcPr>
            <w:tcW w:w="1276" w:type="dxa"/>
          </w:tcPr>
          <w:p w14:paraId="2849E43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原因</w:t>
            </w:r>
          </w:p>
        </w:tc>
        <w:tc>
          <w:tcPr>
            <w:tcW w:w="6612" w:type="dxa"/>
          </w:tcPr>
          <w:p w14:paraId="119FDE85" w14:textId="19D63B65" w:rsidR="001209F9" w:rsidRPr="008540FB" w:rsidRDefault="00C90729"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71B1FF6A" w14:textId="77777777" w:rsidR="00D20DB0" w:rsidRDefault="00D20DB0">
      <w:pPr>
        <w:pStyle w:val="6"/>
      </w:pPr>
      <w:r>
        <w:rPr>
          <w:rFonts w:hint="eastAsia"/>
        </w:rPr>
        <w:t>電子国土基本図　地図情報ファイル仕様書</w:t>
      </w:r>
    </w:p>
    <w:p w14:paraId="54A084F6" w14:textId="59742100" w:rsidR="00D20DB0" w:rsidRPr="00D20DB0" w:rsidRDefault="00D20DB0" w:rsidP="00D20DB0">
      <w:pPr>
        <w:pStyle w:val="afd"/>
      </w:pPr>
      <w:r>
        <w:rPr>
          <w:rFonts w:hint="eastAsia"/>
        </w:rPr>
        <w:t>建物等のサブパッケージのデータモデルを参照できます。</w:t>
      </w:r>
    </w:p>
    <w:p w14:paraId="4AEC372A" w14:textId="6F33592B" w:rsidR="007D39C0" w:rsidRDefault="00863E75">
      <w:pPr>
        <w:pStyle w:val="6"/>
      </w:pPr>
      <w:r>
        <w:rPr>
          <w:rFonts w:hint="eastAsia"/>
        </w:rPr>
        <w:t>Smart Data Model</w:t>
      </w:r>
    </w:p>
    <w:p w14:paraId="17D07F6A" w14:textId="751B1DB3" w:rsidR="00E534DB" w:rsidRPr="00E534DB" w:rsidRDefault="004521EB" w:rsidP="00DE2F8B">
      <w:pPr>
        <w:pStyle w:val="afd"/>
      </w:pPr>
      <w:r>
        <w:rPr>
          <w:rFonts w:hint="eastAsia"/>
        </w:rPr>
        <w:t>スマートシティ用の</w:t>
      </w:r>
      <w:r w:rsidR="00E534DB">
        <w:rPr>
          <w:rFonts w:hint="eastAsia"/>
        </w:rPr>
        <w:t>ビルディングモデルを参照</w:t>
      </w:r>
      <w:r>
        <w:rPr>
          <w:rFonts w:hint="eastAsia"/>
        </w:rPr>
        <w:t>でき</w:t>
      </w:r>
      <w:r w:rsidR="00623D29">
        <w:rPr>
          <w:rFonts w:hint="eastAsia"/>
        </w:rPr>
        <w:t>ます</w:t>
      </w:r>
      <w:r>
        <w:rPr>
          <w:rFonts w:hint="eastAsia"/>
        </w:rPr>
        <w:t>。Buildingデータモデルは建物の基本情報を示し、BuildingOperationや</w:t>
      </w:r>
      <w:r>
        <w:rPr>
          <w:rFonts w:hint="eastAsia"/>
        </w:rPr>
        <w:lastRenderedPageBreak/>
        <w:t>BuildhingTypeのデータ項目と組み合わせ</w:t>
      </w:r>
      <w:r w:rsidR="0090292A">
        <w:rPr>
          <w:rFonts w:hint="eastAsia"/>
        </w:rPr>
        <w:t>、</w:t>
      </w:r>
      <w:r>
        <w:rPr>
          <w:rFonts w:hint="eastAsia"/>
        </w:rPr>
        <w:t>より</w:t>
      </w:r>
      <w:r w:rsidR="00C25B1E">
        <w:rPr>
          <w:rFonts w:hint="eastAsia"/>
        </w:rPr>
        <w:t>詳細な表現</w:t>
      </w:r>
      <w:r w:rsidR="00247293">
        <w:rPr>
          <w:rFonts w:hint="eastAsia"/>
        </w:rPr>
        <w:t>ができ</w:t>
      </w:r>
      <w:r>
        <w:rPr>
          <w:rFonts w:hint="eastAsia"/>
        </w:rPr>
        <w:t>ます</w:t>
      </w:r>
      <w:r w:rsidR="00247293">
        <w:rPr>
          <w:rFonts w:hint="eastAsia"/>
        </w:rPr>
        <w:t>。</w:t>
      </w:r>
    </w:p>
    <w:p w14:paraId="00779BD5" w14:textId="77777777" w:rsidR="00FB7F25" w:rsidRDefault="00FB7F25">
      <w:pPr>
        <w:pStyle w:val="6"/>
      </w:pPr>
      <w:r>
        <w:t>S</w:t>
      </w:r>
      <w:r>
        <w:rPr>
          <w:rFonts w:hint="eastAsia"/>
        </w:rPr>
        <w:t>chema.org</w:t>
      </w:r>
    </w:p>
    <w:p w14:paraId="07A1E4DE" w14:textId="4655EFB2" w:rsidR="00FB7F25" w:rsidRPr="00E534DB" w:rsidRDefault="00FB7F25" w:rsidP="00FB7F25">
      <w:pPr>
        <w:pStyle w:val="afd"/>
      </w:pPr>
      <w:r>
        <w:rPr>
          <w:rFonts w:hint="eastAsia"/>
        </w:rPr>
        <w:t>Web検索情報用のPlaceモデルを参考にできます。目的地としての建物を示しています。派生形として、宿泊施設、公共構造物</w:t>
      </w:r>
      <w:r w:rsidR="00C5420A">
        <w:rPr>
          <w:rFonts w:hint="eastAsia"/>
        </w:rPr>
        <w:t>、ランドマーク、歴史的建造物、住居のデータモデルがあります。</w:t>
      </w:r>
    </w:p>
    <w:p w14:paraId="6CCCE0C8" w14:textId="513ECBD4" w:rsidR="00AB7E65" w:rsidRDefault="009412D3">
      <w:pPr>
        <w:pStyle w:val="22"/>
      </w:pPr>
      <w:r>
        <w:rPr>
          <w:rFonts w:hint="eastAsia"/>
        </w:rPr>
        <w:t xml:space="preserve">　</w:t>
      </w:r>
      <w:bookmarkStart w:id="86" w:name="_Toc103599977"/>
      <w:r w:rsidR="00AB7E65">
        <w:rPr>
          <w:rFonts w:hint="eastAsia"/>
        </w:rPr>
        <w:t>施設</w:t>
      </w:r>
      <w:bookmarkEnd w:id="86"/>
    </w:p>
    <w:p w14:paraId="525341BC" w14:textId="079AA5D6" w:rsidR="00B57AF6" w:rsidRDefault="000752A7" w:rsidP="003C672B">
      <w:pPr>
        <w:pStyle w:val="a7"/>
      </w:pPr>
      <w:r w:rsidRPr="00477584">
        <w:rPr>
          <w:rFonts w:hint="eastAsia"/>
        </w:rPr>
        <w:t>施設の種類は多岐にわた</w:t>
      </w:r>
      <w:r w:rsidR="004521EB">
        <w:rPr>
          <w:rFonts w:hint="eastAsia"/>
        </w:rPr>
        <w:t>ります</w:t>
      </w:r>
      <w:r w:rsidR="004F731E" w:rsidRPr="00477584">
        <w:rPr>
          <w:rFonts w:hint="eastAsia"/>
        </w:rPr>
        <w:t>。施設の</w:t>
      </w:r>
      <w:r w:rsidR="00A03FA0">
        <w:rPr>
          <w:rFonts w:hint="eastAsia"/>
        </w:rPr>
        <w:t>「</w:t>
      </w:r>
      <w:r w:rsidR="004F731E" w:rsidRPr="00477584">
        <w:rPr>
          <w:rFonts w:hint="eastAsia"/>
        </w:rPr>
        <w:t>基本モデル</w:t>
      </w:r>
      <w:r w:rsidR="00A03FA0">
        <w:rPr>
          <w:rFonts w:hint="eastAsia"/>
        </w:rPr>
        <w:t>」</w:t>
      </w:r>
      <w:r w:rsidR="004F731E" w:rsidRPr="00477584">
        <w:rPr>
          <w:rFonts w:hint="eastAsia"/>
        </w:rPr>
        <w:t>+</w:t>
      </w:r>
      <w:r w:rsidR="00256646">
        <w:rPr>
          <w:rFonts w:hint="eastAsia"/>
        </w:rPr>
        <w:t>「目的別</w:t>
      </w:r>
      <w:r w:rsidR="0031472A">
        <w:rPr>
          <w:rFonts w:hint="eastAsia"/>
        </w:rPr>
        <w:t>追加</w:t>
      </w:r>
      <w:r w:rsidR="00256646">
        <w:rPr>
          <w:rFonts w:hint="eastAsia"/>
        </w:rPr>
        <w:t>データ項目」</w:t>
      </w:r>
      <w:r w:rsidR="004F731E" w:rsidRPr="00477584">
        <w:rPr>
          <w:rFonts w:hint="eastAsia"/>
        </w:rPr>
        <w:t>の組み合わせで</w:t>
      </w:r>
      <w:r w:rsidR="000E3EE9">
        <w:rPr>
          <w:rFonts w:hint="eastAsia"/>
        </w:rPr>
        <w:t>、目的に応じて</w:t>
      </w:r>
      <w:r w:rsidR="00F91240">
        <w:rPr>
          <w:rFonts w:hint="eastAsia"/>
        </w:rPr>
        <w:t>データ項目を付加して活用</w:t>
      </w:r>
      <w:r w:rsidR="004521EB">
        <w:rPr>
          <w:rFonts w:hint="eastAsia"/>
        </w:rPr>
        <w:t>します</w:t>
      </w:r>
      <w:r w:rsidR="00F91240">
        <w:rPr>
          <w:rFonts w:hint="eastAsia"/>
        </w:rPr>
        <w:t>。</w:t>
      </w:r>
    </w:p>
    <w:p w14:paraId="52D8AA9A" w14:textId="77777777" w:rsidR="00D45D5D" w:rsidRDefault="00D45D5D" w:rsidP="003C672B">
      <w:pPr>
        <w:pStyle w:val="a7"/>
      </w:pPr>
    </w:p>
    <w:p w14:paraId="569E1C1B" w14:textId="1F833526" w:rsidR="00D45D5D" w:rsidRDefault="00D45D5D" w:rsidP="003C672B">
      <w:pPr>
        <w:pStyle w:val="a7"/>
      </w:pPr>
      <w:r>
        <w:rPr>
          <w:rFonts w:hint="eastAsia"/>
        </w:rPr>
        <w:t xml:space="preserve">　　　　　　　　　　　基本モデル　　目的別追加データ項目</w:t>
      </w:r>
    </w:p>
    <w:p w14:paraId="6131A5EE" w14:textId="44A27409" w:rsidR="00394DE7" w:rsidRDefault="00394DE7" w:rsidP="003C672B">
      <w:pPr>
        <w:pStyle w:val="a7"/>
      </w:pPr>
      <w:r>
        <w:rPr>
          <w:rFonts w:hint="eastAsia"/>
          <w:noProof/>
        </w:rPr>
        <w:drawing>
          <wp:inline distT="0" distB="0" distL="0" distR="0" wp14:anchorId="274A6100" wp14:editId="6F274293">
            <wp:extent cx="5400040" cy="4433323"/>
            <wp:effectExtent l="0" t="0" r="0" b="24765"/>
            <wp:docPr id="10" name="図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05119D" w14:textId="0920080B" w:rsidR="00C43488" w:rsidRDefault="00C43488" w:rsidP="00C20CA4">
      <w:pPr>
        <w:pStyle w:val="32"/>
        <w:numPr>
          <w:ilvl w:val="0"/>
          <w:numId w:val="3"/>
        </w:numPr>
      </w:pPr>
      <w:bookmarkStart w:id="87" w:name="_Toc103599978"/>
      <w:r>
        <w:rPr>
          <w:rFonts w:hint="eastAsia"/>
        </w:rPr>
        <w:t>基本形</w:t>
      </w:r>
      <w:bookmarkEnd w:id="87"/>
    </w:p>
    <w:p w14:paraId="2CE13F27" w14:textId="580AC828" w:rsidR="00D45D5D" w:rsidRPr="00D45D5D" w:rsidRDefault="00D45D5D" w:rsidP="00D45D5D">
      <w:pPr>
        <w:pStyle w:val="a8"/>
        <w:ind w:left="120" w:firstLine="240"/>
      </w:pPr>
      <w:r>
        <w:rPr>
          <w:rFonts w:hint="eastAsia"/>
        </w:rPr>
        <w:t>全ての施設に共通的なデータモデルです。</w:t>
      </w:r>
    </w:p>
    <w:p w14:paraId="3FDAF2A0" w14:textId="41D7A69F" w:rsidR="00B35AD4" w:rsidRDefault="004521EB" w:rsidP="00D45D5D">
      <w:pPr>
        <w:pStyle w:val="51"/>
      </w:pPr>
      <w:r w:rsidRPr="0013583B">
        <w:rPr>
          <w:rFonts w:hint="eastAsia"/>
        </w:rPr>
        <w:lastRenderedPageBreak/>
        <w:t>参照元データ</w:t>
      </w:r>
    </w:p>
    <w:tbl>
      <w:tblPr>
        <w:tblStyle w:val="aff"/>
        <w:tblW w:w="8079" w:type="dxa"/>
        <w:tblInd w:w="421" w:type="dxa"/>
        <w:tblLook w:val="04A0" w:firstRow="1" w:lastRow="0" w:firstColumn="1" w:lastColumn="0" w:noHBand="0" w:noVBand="1"/>
      </w:tblPr>
      <w:tblGrid>
        <w:gridCol w:w="2693"/>
        <w:gridCol w:w="2268"/>
        <w:gridCol w:w="3118"/>
      </w:tblGrid>
      <w:tr w:rsidR="00C01E1F" w14:paraId="431A7D65" w14:textId="77777777" w:rsidTr="00D45D5D">
        <w:tc>
          <w:tcPr>
            <w:tcW w:w="2693" w:type="dxa"/>
            <w:shd w:val="clear" w:color="auto" w:fill="D9D9D9" w:themeFill="background1" w:themeFillShade="D9"/>
          </w:tcPr>
          <w:p w14:paraId="18C6551B" w14:textId="3C114D68" w:rsidR="00C01E1F" w:rsidRPr="00FA6548" w:rsidRDefault="00C01E1F" w:rsidP="000F0914">
            <w:pPr>
              <w:pStyle w:val="a8"/>
              <w:snapToGrid w:val="0"/>
              <w:ind w:leftChars="0" w:left="0" w:firstLineChars="0" w:firstLine="0"/>
              <w:rPr>
                <w:sz w:val="20"/>
                <w:szCs w:val="20"/>
              </w:rPr>
            </w:pPr>
            <w:r w:rsidRPr="00FA6548">
              <w:rPr>
                <w:rFonts w:hint="eastAsia"/>
                <w:sz w:val="20"/>
                <w:szCs w:val="20"/>
              </w:rPr>
              <w:t>名称</w:t>
            </w:r>
          </w:p>
        </w:tc>
        <w:tc>
          <w:tcPr>
            <w:tcW w:w="2268" w:type="dxa"/>
            <w:shd w:val="clear" w:color="auto" w:fill="D9D9D9" w:themeFill="background1" w:themeFillShade="D9"/>
          </w:tcPr>
          <w:p w14:paraId="0BBBB51E"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英語名称</w:t>
            </w:r>
          </w:p>
        </w:tc>
        <w:tc>
          <w:tcPr>
            <w:tcW w:w="3118" w:type="dxa"/>
            <w:shd w:val="clear" w:color="auto" w:fill="D9D9D9" w:themeFill="background1" w:themeFillShade="D9"/>
          </w:tcPr>
          <w:p w14:paraId="3B1FFE3D"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参照元</w:t>
            </w:r>
          </w:p>
        </w:tc>
      </w:tr>
      <w:tr w:rsidR="00D45D5D" w14:paraId="764F9508" w14:textId="77777777" w:rsidTr="00D45D5D">
        <w:tc>
          <w:tcPr>
            <w:tcW w:w="2693" w:type="dxa"/>
          </w:tcPr>
          <w:p w14:paraId="58B818D7" w14:textId="6E9676D4" w:rsidR="00D45D5D" w:rsidRDefault="00D45D5D" w:rsidP="000F0914">
            <w:pPr>
              <w:pStyle w:val="a8"/>
              <w:snapToGrid w:val="0"/>
              <w:ind w:leftChars="0" w:left="0" w:firstLineChars="0" w:firstLine="0"/>
              <w:rPr>
                <w:sz w:val="20"/>
                <w:szCs w:val="20"/>
              </w:rPr>
            </w:pPr>
            <w:r>
              <w:rPr>
                <w:rFonts w:hint="eastAsia"/>
                <w:sz w:val="20"/>
                <w:szCs w:val="20"/>
              </w:rPr>
              <w:t>施設</w:t>
            </w:r>
          </w:p>
        </w:tc>
        <w:tc>
          <w:tcPr>
            <w:tcW w:w="2268" w:type="dxa"/>
          </w:tcPr>
          <w:p w14:paraId="299DC24E" w14:textId="0DEC65BD" w:rsidR="00D45D5D" w:rsidRDefault="00D45D5D" w:rsidP="000F0914">
            <w:pPr>
              <w:pStyle w:val="a8"/>
              <w:snapToGrid w:val="0"/>
              <w:ind w:leftChars="0" w:left="0" w:firstLineChars="0" w:firstLine="0"/>
              <w:rPr>
                <w:sz w:val="20"/>
                <w:szCs w:val="20"/>
              </w:rPr>
            </w:pPr>
            <w:r>
              <w:rPr>
                <w:rFonts w:hint="eastAsia"/>
                <w:sz w:val="20"/>
                <w:szCs w:val="20"/>
              </w:rPr>
              <w:t>Facility</w:t>
            </w:r>
          </w:p>
        </w:tc>
        <w:tc>
          <w:tcPr>
            <w:tcW w:w="3118" w:type="dxa"/>
          </w:tcPr>
          <w:p w14:paraId="2433E7C7" w14:textId="455E9CA7" w:rsidR="00D45D5D" w:rsidRPr="00D45D5D" w:rsidRDefault="00D45D5D" w:rsidP="000F0914">
            <w:pPr>
              <w:pStyle w:val="a8"/>
              <w:snapToGrid w:val="0"/>
              <w:ind w:leftChars="0" w:left="0" w:firstLineChars="0" w:firstLine="0"/>
              <w:rPr>
                <w:sz w:val="20"/>
                <w:szCs w:val="20"/>
              </w:rPr>
            </w:pPr>
            <w:r>
              <w:rPr>
                <w:rFonts w:hint="eastAsia"/>
                <w:sz w:val="20"/>
                <w:szCs w:val="20"/>
              </w:rPr>
              <w:t>GIFコアデータモデル(施設)</w:t>
            </w:r>
          </w:p>
        </w:tc>
      </w:tr>
      <w:tr w:rsidR="00C01E1F" w14:paraId="238AB622" w14:textId="77777777" w:rsidTr="00D45D5D">
        <w:tc>
          <w:tcPr>
            <w:tcW w:w="2693" w:type="dxa"/>
          </w:tcPr>
          <w:p w14:paraId="6A4969E0" w14:textId="42770D12" w:rsidR="00C01E1F" w:rsidRPr="00FA6548" w:rsidRDefault="00C01E1F" w:rsidP="000F0914">
            <w:pPr>
              <w:pStyle w:val="a8"/>
              <w:snapToGrid w:val="0"/>
              <w:ind w:leftChars="0" w:left="0" w:firstLineChars="0" w:firstLine="0"/>
              <w:rPr>
                <w:sz w:val="20"/>
                <w:szCs w:val="20"/>
              </w:rPr>
            </w:pPr>
            <w:r>
              <w:rPr>
                <w:rFonts w:hint="eastAsia"/>
                <w:sz w:val="20"/>
                <w:szCs w:val="20"/>
              </w:rPr>
              <w:t>公共施設</w:t>
            </w:r>
          </w:p>
        </w:tc>
        <w:tc>
          <w:tcPr>
            <w:tcW w:w="2268" w:type="dxa"/>
          </w:tcPr>
          <w:p w14:paraId="1D6F9C94" w14:textId="4C0F3428" w:rsidR="00C01E1F" w:rsidRPr="00FA6548" w:rsidRDefault="00C01E1F" w:rsidP="000F0914">
            <w:pPr>
              <w:pStyle w:val="a8"/>
              <w:snapToGrid w:val="0"/>
              <w:ind w:leftChars="0" w:left="0" w:firstLineChars="0" w:firstLine="0"/>
              <w:rPr>
                <w:sz w:val="20"/>
                <w:szCs w:val="20"/>
              </w:rPr>
            </w:pPr>
            <w:r>
              <w:rPr>
                <w:rFonts w:hint="eastAsia"/>
                <w:sz w:val="20"/>
                <w:szCs w:val="20"/>
              </w:rPr>
              <w:t>Facility</w:t>
            </w:r>
          </w:p>
        </w:tc>
        <w:tc>
          <w:tcPr>
            <w:tcW w:w="3118" w:type="dxa"/>
          </w:tcPr>
          <w:p w14:paraId="5DD6AA50" w14:textId="63975B33" w:rsidR="00C01E1F" w:rsidRPr="00FA6548" w:rsidRDefault="00C01E1F" w:rsidP="000F0914">
            <w:pPr>
              <w:pStyle w:val="a8"/>
              <w:snapToGrid w:val="0"/>
              <w:ind w:leftChars="0" w:left="0" w:firstLineChars="0" w:firstLine="0"/>
              <w:rPr>
                <w:sz w:val="20"/>
                <w:szCs w:val="20"/>
              </w:rPr>
            </w:pPr>
            <w:r>
              <w:rPr>
                <w:rFonts w:hint="eastAsia"/>
                <w:sz w:val="20"/>
                <w:szCs w:val="20"/>
              </w:rPr>
              <w:t>推奨データセット</w:t>
            </w:r>
          </w:p>
        </w:tc>
      </w:tr>
      <w:tr w:rsidR="00B35AD4" w14:paraId="279FC808" w14:textId="77777777" w:rsidTr="00D45D5D">
        <w:tc>
          <w:tcPr>
            <w:tcW w:w="2693" w:type="dxa"/>
          </w:tcPr>
          <w:p w14:paraId="4E2DA007" w14:textId="2F6DD62C" w:rsidR="00B35AD4" w:rsidRDefault="00B35AD4" w:rsidP="000F0914">
            <w:pPr>
              <w:pStyle w:val="a8"/>
              <w:snapToGrid w:val="0"/>
              <w:ind w:leftChars="0" w:left="0" w:firstLineChars="0" w:firstLine="0"/>
              <w:rPr>
                <w:sz w:val="20"/>
                <w:szCs w:val="20"/>
              </w:rPr>
            </w:pPr>
            <w:r>
              <w:rPr>
                <w:rFonts w:hint="eastAsia"/>
                <w:sz w:val="20"/>
                <w:szCs w:val="20"/>
              </w:rPr>
              <w:t>観光施設</w:t>
            </w:r>
          </w:p>
        </w:tc>
        <w:tc>
          <w:tcPr>
            <w:tcW w:w="2268" w:type="dxa"/>
          </w:tcPr>
          <w:p w14:paraId="476113F2" w14:textId="09FB9269" w:rsidR="00B35AD4" w:rsidRDefault="00B35AD4" w:rsidP="000F0914">
            <w:pPr>
              <w:pStyle w:val="a8"/>
              <w:snapToGrid w:val="0"/>
              <w:ind w:leftChars="0" w:left="0" w:firstLineChars="0" w:firstLine="0"/>
              <w:rPr>
                <w:sz w:val="20"/>
                <w:szCs w:val="20"/>
              </w:rPr>
            </w:pPr>
            <w:r>
              <w:rPr>
                <w:rFonts w:hint="eastAsia"/>
                <w:sz w:val="20"/>
                <w:szCs w:val="20"/>
              </w:rPr>
              <w:t>Tourism</w:t>
            </w:r>
            <w:r>
              <w:rPr>
                <w:sz w:val="20"/>
                <w:szCs w:val="20"/>
              </w:rPr>
              <w:t xml:space="preserve"> Facility</w:t>
            </w:r>
          </w:p>
        </w:tc>
        <w:tc>
          <w:tcPr>
            <w:tcW w:w="3118" w:type="dxa"/>
          </w:tcPr>
          <w:p w14:paraId="7246F7DD" w14:textId="5B23EECD" w:rsidR="00B35AD4" w:rsidRDefault="00B35AD4" w:rsidP="000F0914">
            <w:pPr>
              <w:pStyle w:val="a8"/>
              <w:snapToGrid w:val="0"/>
              <w:ind w:leftChars="0" w:left="0" w:firstLineChars="0" w:firstLine="0"/>
              <w:rPr>
                <w:sz w:val="20"/>
                <w:szCs w:val="20"/>
              </w:rPr>
            </w:pPr>
            <w:r>
              <w:rPr>
                <w:rFonts w:hint="eastAsia"/>
                <w:sz w:val="20"/>
                <w:szCs w:val="20"/>
              </w:rPr>
              <w:t>推奨データセット</w:t>
            </w:r>
          </w:p>
        </w:tc>
      </w:tr>
      <w:tr w:rsidR="000F0914" w14:paraId="36EDC17C" w14:textId="77777777" w:rsidTr="00D45D5D">
        <w:tc>
          <w:tcPr>
            <w:tcW w:w="2693" w:type="dxa"/>
          </w:tcPr>
          <w:p w14:paraId="1A35E0B4" w14:textId="08344B0A" w:rsidR="000F0914" w:rsidRDefault="000F0914" w:rsidP="000F0914">
            <w:pPr>
              <w:pStyle w:val="a8"/>
              <w:snapToGrid w:val="0"/>
              <w:ind w:leftChars="0" w:left="0" w:firstLineChars="0" w:firstLine="0"/>
              <w:rPr>
                <w:sz w:val="20"/>
                <w:szCs w:val="20"/>
              </w:rPr>
            </w:pPr>
            <w:r>
              <w:rPr>
                <w:rFonts w:hint="eastAsia"/>
                <w:sz w:val="20"/>
                <w:szCs w:val="20"/>
              </w:rPr>
              <w:t>都市施設</w:t>
            </w:r>
          </w:p>
        </w:tc>
        <w:tc>
          <w:tcPr>
            <w:tcW w:w="2268" w:type="dxa"/>
          </w:tcPr>
          <w:p w14:paraId="1FFA1E7A" w14:textId="592F7268" w:rsidR="000F0914" w:rsidRDefault="000F0914" w:rsidP="000F0914">
            <w:pPr>
              <w:pStyle w:val="a8"/>
              <w:snapToGrid w:val="0"/>
              <w:ind w:leftChars="0" w:left="0" w:firstLineChars="0" w:firstLine="0"/>
              <w:rPr>
                <w:sz w:val="20"/>
                <w:szCs w:val="20"/>
              </w:rPr>
            </w:pPr>
            <w:r>
              <w:rPr>
                <w:rFonts w:hint="eastAsia"/>
                <w:sz w:val="20"/>
                <w:szCs w:val="20"/>
              </w:rPr>
              <w:t xml:space="preserve">Urban </w:t>
            </w:r>
            <w:r>
              <w:rPr>
                <w:sz w:val="20"/>
                <w:szCs w:val="20"/>
              </w:rPr>
              <w:t>Facility</w:t>
            </w:r>
          </w:p>
        </w:tc>
        <w:tc>
          <w:tcPr>
            <w:tcW w:w="3118" w:type="dxa"/>
          </w:tcPr>
          <w:p w14:paraId="596FF3ED" w14:textId="68D44BC9" w:rsidR="000F0914" w:rsidRDefault="000F0914" w:rsidP="000F0914">
            <w:pPr>
              <w:pStyle w:val="a8"/>
              <w:snapToGrid w:val="0"/>
              <w:ind w:leftChars="0" w:left="0" w:firstLineChars="0" w:firstLine="0"/>
              <w:rPr>
                <w:sz w:val="20"/>
                <w:szCs w:val="20"/>
              </w:rPr>
            </w:pPr>
            <w:r>
              <w:rPr>
                <w:rFonts w:hint="eastAsia"/>
                <w:sz w:val="20"/>
                <w:szCs w:val="20"/>
              </w:rPr>
              <w:t>３D都市モデル標準製品仕様書</w:t>
            </w:r>
          </w:p>
        </w:tc>
      </w:tr>
      <w:tr w:rsidR="000F0914" w14:paraId="17C053A4" w14:textId="77777777" w:rsidTr="00D45D5D">
        <w:tc>
          <w:tcPr>
            <w:tcW w:w="2693" w:type="dxa"/>
          </w:tcPr>
          <w:p w14:paraId="6777BA4F" w14:textId="6E459670" w:rsidR="000F0914" w:rsidRDefault="000F0914" w:rsidP="000F0914">
            <w:pPr>
              <w:pStyle w:val="a8"/>
              <w:snapToGrid w:val="0"/>
              <w:ind w:leftChars="0" w:left="0" w:firstLineChars="0" w:firstLine="0"/>
              <w:rPr>
                <w:sz w:val="20"/>
                <w:szCs w:val="20"/>
              </w:rPr>
            </w:pPr>
            <w:r>
              <w:rPr>
                <w:rFonts w:hint="eastAsia"/>
                <w:sz w:val="20"/>
                <w:szCs w:val="20"/>
              </w:rPr>
              <w:t>建物</w:t>
            </w:r>
          </w:p>
        </w:tc>
        <w:tc>
          <w:tcPr>
            <w:tcW w:w="2268" w:type="dxa"/>
          </w:tcPr>
          <w:p w14:paraId="7733557E" w14:textId="5E16B111" w:rsidR="000F0914" w:rsidRDefault="000F0914" w:rsidP="000F0914">
            <w:pPr>
              <w:pStyle w:val="a8"/>
              <w:snapToGrid w:val="0"/>
              <w:ind w:leftChars="0" w:left="0" w:firstLineChars="0" w:firstLine="0"/>
              <w:rPr>
                <w:sz w:val="20"/>
                <w:szCs w:val="20"/>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3118" w:type="dxa"/>
          </w:tcPr>
          <w:p w14:paraId="0763B917" w14:textId="63707D69" w:rsidR="000F0914" w:rsidRDefault="000F0914" w:rsidP="000F0914">
            <w:pPr>
              <w:pStyle w:val="a8"/>
              <w:snapToGrid w:val="0"/>
              <w:ind w:leftChars="0" w:left="0" w:firstLineChars="0" w:firstLine="0"/>
              <w:rPr>
                <w:sz w:val="20"/>
                <w:szCs w:val="20"/>
              </w:rPr>
            </w:pPr>
            <w:r>
              <w:rPr>
                <w:rFonts w:hint="eastAsia"/>
                <w:sz w:val="20"/>
                <w:szCs w:val="20"/>
              </w:rPr>
              <w:t>Smart data model</w:t>
            </w:r>
          </w:p>
        </w:tc>
      </w:tr>
      <w:tr w:rsidR="000F0914" w14:paraId="0A5E8344" w14:textId="77777777" w:rsidTr="00D45D5D">
        <w:tc>
          <w:tcPr>
            <w:tcW w:w="2693" w:type="dxa"/>
          </w:tcPr>
          <w:p w14:paraId="29B9662C" w14:textId="2EDE5B89" w:rsidR="000F0914" w:rsidRDefault="000F0914" w:rsidP="000F0914">
            <w:pPr>
              <w:pStyle w:val="a8"/>
              <w:snapToGrid w:val="0"/>
              <w:ind w:leftChars="0" w:left="0" w:firstLineChars="0" w:firstLine="0"/>
              <w:rPr>
                <w:sz w:val="20"/>
                <w:szCs w:val="20"/>
              </w:rPr>
            </w:pPr>
            <w:r>
              <w:rPr>
                <w:rFonts w:hint="eastAsia"/>
                <w:sz w:val="20"/>
                <w:szCs w:val="20"/>
              </w:rPr>
              <w:t>場所</w:t>
            </w:r>
          </w:p>
        </w:tc>
        <w:tc>
          <w:tcPr>
            <w:tcW w:w="2268" w:type="dxa"/>
          </w:tcPr>
          <w:p w14:paraId="4891612D" w14:textId="59029FF0" w:rsidR="000F0914" w:rsidRDefault="000F0914" w:rsidP="000F0914">
            <w:pPr>
              <w:pStyle w:val="a8"/>
              <w:snapToGrid w:val="0"/>
              <w:ind w:leftChars="0" w:left="0" w:firstLineChars="0" w:firstLine="0"/>
              <w:rPr>
                <w:sz w:val="20"/>
                <w:szCs w:val="20"/>
              </w:rPr>
            </w:pPr>
            <w:r>
              <w:rPr>
                <w:rFonts w:hint="eastAsia"/>
                <w:sz w:val="20"/>
                <w:szCs w:val="20"/>
              </w:rPr>
              <w:t>Place</w:t>
            </w:r>
          </w:p>
        </w:tc>
        <w:tc>
          <w:tcPr>
            <w:tcW w:w="3118" w:type="dxa"/>
          </w:tcPr>
          <w:p w14:paraId="0C49E839" w14:textId="2E4F3294" w:rsidR="000F0914" w:rsidRDefault="000F0914" w:rsidP="000F0914">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1240C1DE" w14:textId="422D1A06" w:rsidR="00372668" w:rsidRDefault="00311139" w:rsidP="00CB2498">
      <w:pPr>
        <w:pStyle w:val="51"/>
      </w:pPr>
      <w:r>
        <w:rPr>
          <w:rFonts w:hint="eastAsia"/>
        </w:rPr>
        <w:t>データモデル</w:t>
      </w:r>
    </w:p>
    <w:tbl>
      <w:tblPr>
        <w:tblStyle w:val="aff"/>
        <w:tblW w:w="0" w:type="auto"/>
        <w:tblInd w:w="421" w:type="dxa"/>
        <w:tblLook w:val="04A0" w:firstRow="1" w:lastRow="0" w:firstColumn="1" w:lastColumn="0" w:noHBand="0" w:noVBand="1"/>
      </w:tblPr>
      <w:tblGrid>
        <w:gridCol w:w="708"/>
        <w:gridCol w:w="2268"/>
        <w:gridCol w:w="5097"/>
      </w:tblGrid>
      <w:tr w:rsidR="00E9579E" w:rsidRPr="00E9579E" w14:paraId="4C195B8E" w14:textId="77777777" w:rsidTr="00623D29">
        <w:tc>
          <w:tcPr>
            <w:tcW w:w="708" w:type="dxa"/>
            <w:shd w:val="clear" w:color="auto" w:fill="D9D9D9" w:themeFill="background1" w:themeFillShade="D9"/>
          </w:tcPr>
          <w:p w14:paraId="477A2009" w14:textId="6714D223"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必須</w:t>
            </w:r>
          </w:p>
        </w:tc>
        <w:tc>
          <w:tcPr>
            <w:tcW w:w="2268" w:type="dxa"/>
            <w:shd w:val="clear" w:color="auto" w:fill="D9D9D9" w:themeFill="background1" w:themeFillShade="D9"/>
          </w:tcPr>
          <w:p w14:paraId="332BE26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項目名</w:t>
            </w:r>
          </w:p>
        </w:tc>
        <w:tc>
          <w:tcPr>
            <w:tcW w:w="5097" w:type="dxa"/>
            <w:shd w:val="clear" w:color="auto" w:fill="D9D9D9" w:themeFill="background1" w:themeFillShade="D9"/>
          </w:tcPr>
          <w:p w14:paraId="3599107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r>
      <w:tr w:rsidR="00E9579E" w:rsidRPr="00E9579E" w14:paraId="58B6857D" w14:textId="77777777" w:rsidTr="00623D29">
        <w:tc>
          <w:tcPr>
            <w:tcW w:w="708" w:type="dxa"/>
          </w:tcPr>
          <w:p w14:paraId="03DA24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B78BD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ID</w:t>
            </w:r>
          </w:p>
        </w:tc>
        <w:tc>
          <w:tcPr>
            <w:tcW w:w="5097" w:type="dxa"/>
          </w:tcPr>
          <w:p w14:paraId="367C46D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機械的に採番された施設を一意に識別するID。施設単位ごとに付番する</w:t>
            </w:r>
          </w:p>
        </w:tc>
      </w:tr>
      <w:tr w:rsidR="00E9579E" w:rsidRPr="00E9579E" w14:paraId="0C8E4273" w14:textId="77777777" w:rsidTr="00623D29">
        <w:tc>
          <w:tcPr>
            <w:tcW w:w="708" w:type="dxa"/>
          </w:tcPr>
          <w:p w14:paraId="6D2BEF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97D47C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p>
        </w:tc>
        <w:tc>
          <w:tcPr>
            <w:tcW w:w="5097" w:type="dxa"/>
          </w:tcPr>
          <w:p w14:paraId="6637FA6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施設の名称</w:t>
            </w:r>
          </w:p>
        </w:tc>
      </w:tr>
      <w:tr w:rsidR="00E9579E" w:rsidRPr="00E9579E" w14:paraId="51281B91" w14:textId="77777777" w:rsidTr="00623D29">
        <w:tc>
          <w:tcPr>
            <w:tcW w:w="708" w:type="dxa"/>
          </w:tcPr>
          <w:p w14:paraId="4897E1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5A00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名称（カナ）</w:t>
            </w:r>
          </w:p>
        </w:tc>
        <w:tc>
          <w:tcPr>
            <w:tcW w:w="5097" w:type="dxa"/>
          </w:tcPr>
          <w:p w14:paraId="668D2DE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施設のカナ表記</w:t>
            </w:r>
          </w:p>
        </w:tc>
      </w:tr>
      <w:tr w:rsidR="00E9579E" w:rsidRPr="00E9579E" w14:paraId="78251132" w14:textId="77777777" w:rsidTr="00623D29">
        <w:tc>
          <w:tcPr>
            <w:tcW w:w="708" w:type="dxa"/>
          </w:tcPr>
          <w:p w14:paraId="0AB6592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087E27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名称（英字）</w:t>
            </w:r>
          </w:p>
        </w:tc>
        <w:tc>
          <w:tcPr>
            <w:tcW w:w="5097" w:type="dxa"/>
          </w:tcPr>
          <w:p w14:paraId="48080E9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施設の英語名またはローマ字表記</w:t>
            </w:r>
          </w:p>
        </w:tc>
      </w:tr>
      <w:tr w:rsidR="00E9579E" w:rsidRPr="00E9579E" w14:paraId="616F45BC" w14:textId="77777777" w:rsidTr="00623D29">
        <w:tc>
          <w:tcPr>
            <w:tcW w:w="708" w:type="dxa"/>
          </w:tcPr>
          <w:p w14:paraId="4111908B" w14:textId="77777777" w:rsidR="00E9579E" w:rsidRPr="00E9579E" w:rsidRDefault="00E9579E" w:rsidP="00E9579E">
            <w:pPr>
              <w:pStyle w:val="aa"/>
              <w:snapToGrid w:val="0"/>
              <w:ind w:leftChars="0" w:left="0" w:firstLineChars="0" w:firstLine="0"/>
              <w:rPr>
                <w:sz w:val="20"/>
                <w:szCs w:val="20"/>
              </w:rPr>
            </w:pPr>
          </w:p>
        </w:tc>
        <w:tc>
          <w:tcPr>
            <w:tcW w:w="2268" w:type="dxa"/>
          </w:tcPr>
          <w:p w14:paraId="59E2F53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施設通称</w:t>
            </w:r>
          </w:p>
        </w:tc>
        <w:tc>
          <w:tcPr>
            <w:tcW w:w="5097" w:type="dxa"/>
          </w:tcPr>
          <w:p w14:paraId="72E54AB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施設に通称がある場合に記入</w:t>
            </w:r>
          </w:p>
        </w:tc>
      </w:tr>
      <w:tr w:rsidR="00E9579E" w:rsidRPr="00E9579E" w14:paraId="67BA7C00" w14:textId="77777777" w:rsidTr="00623D29">
        <w:tc>
          <w:tcPr>
            <w:tcW w:w="708" w:type="dxa"/>
          </w:tcPr>
          <w:p w14:paraId="04D32A9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416C9C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POIコード</w:t>
            </w:r>
          </w:p>
        </w:tc>
        <w:tc>
          <w:tcPr>
            <w:tcW w:w="5097" w:type="dxa"/>
          </w:tcPr>
          <w:p w14:paraId="694719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地理的目標物分類コード</w:t>
            </w:r>
          </w:p>
        </w:tc>
      </w:tr>
      <w:tr w:rsidR="00E9579E" w:rsidRPr="00E9579E" w14:paraId="4BD6401A" w14:textId="77777777" w:rsidTr="00623D29">
        <w:tc>
          <w:tcPr>
            <w:tcW w:w="708" w:type="dxa"/>
          </w:tcPr>
          <w:p w14:paraId="7834033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E6C08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概要</w:t>
            </w:r>
          </w:p>
        </w:tc>
        <w:tc>
          <w:tcPr>
            <w:tcW w:w="5097" w:type="dxa"/>
          </w:tcPr>
          <w:p w14:paraId="117EE2F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施設情報として公開可能なリード文。概要情報</w:t>
            </w:r>
          </w:p>
        </w:tc>
      </w:tr>
      <w:tr w:rsidR="00E9579E" w:rsidRPr="00E9579E" w14:paraId="1C1067F4" w14:textId="77777777" w:rsidTr="00623D29">
        <w:tc>
          <w:tcPr>
            <w:tcW w:w="708" w:type="dxa"/>
          </w:tcPr>
          <w:p w14:paraId="7565F08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C91EA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c>
          <w:tcPr>
            <w:tcW w:w="5097" w:type="dxa"/>
          </w:tcPr>
          <w:p w14:paraId="58AA65C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施設情報として公開可能な詳細情報</w:t>
            </w:r>
          </w:p>
        </w:tc>
      </w:tr>
      <w:tr w:rsidR="00E9579E" w:rsidRPr="00E9579E" w14:paraId="4FEBD673" w14:textId="77777777" w:rsidTr="00623D29">
        <w:tc>
          <w:tcPr>
            <w:tcW w:w="708" w:type="dxa"/>
          </w:tcPr>
          <w:p w14:paraId="3C70C67F" w14:textId="77777777" w:rsidR="00E9579E" w:rsidRPr="00E9579E" w:rsidRDefault="00E9579E" w:rsidP="00E9579E">
            <w:pPr>
              <w:pStyle w:val="aa"/>
              <w:snapToGrid w:val="0"/>
              <w:ind w:leftChars="0" w:left="0" w:firstLineChars="0" w:firstLine="0"/>
              <w:rPr>
                <w:sz w:val="20"/>
                <w:szCs w:val="20"/>
              </w:rPr>
            </w:pPr>
          </w:p>
        </w:tc>
        <w:tc>
          <w:tcPr>
            <w:tcW w:w="2268" w:type="dxa"/>
          </w:tcPr>
          <w:p w14:paraId="4D7BBB3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関連施設</w:t>
            </w:r>
          </w:p>
        </w:tc>
        <w:tc>
          <w:tcPr>
            <w:tcW w:w="5097" w:type="dxa"/>
          </w:tcPr>
          <w:p w14:paraId="1ECA3F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提携している他施設の情報など（施設型）</w:t>
            </w:r>
          </w:p>
        </w:tc>
      </w:tr>
      <w:tr w:rsidR="00E9579E" w:rsidRPr="00E9579E" w14:paraId="6D538CF3" w14:textId="77777777" w:rsidTr="00623D29">
        <w:tc>
          <w:tcPr>
            <w:tcW w:w="708" w:type="dxa"/>
          </w:tcPr>
          <w:p w14:paraId="258ED352" w14:textId="77777777" w:rsidR="00E9579E" w:rsidRPr="00E9579E" w:rsidRDefault="00E9579E" w:rsidP="00E9579E">
            <w:pPr>
              <w:pStyle w:val="aa"/>
              <w:snapToGrid w:val="0"/>
              <w:ind w:leftChars="0" w:left="0" w:firstLineChars="0" w:firstLine="0"/>
              <w:rPr>
                <w:sz w:val="20"/>
                <w:szCs w:val="20"/>
              </w:rPr>
            </w:pPr>
          </w:p>
        </w:tc>
        <w:tc>
          <w:tcPr>
            <w:tcW w:w="2268" w:type="dxa"/>
          </w:tcPr>
          <w:p w14:paraId="734DA69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状態</w:t>
            </w:r>
          </w:p>
        </w:tc>
        <w:tc>
          <w:tcPr>
            <w:tcW w:w="5097" w:type="dxa"/>
          </w:tcPr>
          <w:p w14:paraId="04FCB25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「閉館中」、「営業中」などのステータス</w:t>
            </w:r>
          </w:p>
        </w:tc>
      </w:tr>
      <w:tr w:rsidR="00E9579E" w:rsidRPr="00E9579E" w14:paraId="79576F0A" w14:textId="77777777" w:rsidTr="00623D29">
        <w:tc>
          <w:tcPr>
            <w:tcW w:w="708" w:type="dxa"/>
          </w:tcPr>
          <w:p w14:paraId="39532716" w14:textId="77777777" w:rsidR="00E9579E" w:rsidRPr="00E9579E" w:rsidRDefault="00E9579E" w:rsidP="00E9579E">
            <w:pPr>
              <w:pStyle w:val="aa"/>
              <w:snapToGrid w:val="0"/>
              <w:ind w:leftChars="0" w:left="0" w:firstLineChars="0" w:firstLine="0"/>
              <w:rPr>
                <w:sz w:val="20"/>
                <w:szCs w:val="20"/>
              </w:rPr>
            </w:pPr>
          </w:p>
        </w:tc>
        <w:tc>
          <w:tcPr>
            <w:tcW w:w="2268" w:type="dxa"/>
          </w:tcPr>
          <w:p w14:paraId="460F44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防災施設情報</w:t>
            </w:r>
          </w:p>
        </w:tc>
        <w:tc>
          <w:tcPr>
            <w:tcW w:w="5097" w:type="dxa"/>
          </w:tcPr>
          <w:p w14:paraId="52C5624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避難場所、避難所、福祉避難所、防災倉庫などの情報</w:t>
            </w:r>
          </w:p>
        </w:tc>
      </w:tr>
      <w:tr w:rsidR="00E9579E" w:rsidRPr="00E9579E" w14:paraId="565CE3B7" w14:textId="77777777" w:rsidTr="00623D29">
        <w:tc>
          <w:tcPr>
            <w:tcW w:w="708" w:type="dxa"/>
          </w:tcPr>
          <w:p w14:paraId="2A4BD68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A7107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施設住所</w:t>
            </w:r>
          </w:p>
        </w:tc>
        <w:tc>
          <w:tcPr>
            <w:tcW w:w="5097" w:type="dxa"/>
          </w:tcPr>
          <w:p w14:paraId="1D2959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住所情報（住所型）</w:t>
            </w:r>
          </w:p>
        </w:tc>
      </w:tr>
      <w:tr w:rsidR="00E9579E" w:rsidRPr="00E9579E" w14:paraId="47389C31" w14:textId="77777777" w:rsidTr="00623D29">
        <w:tc>
          <w:tcPr>
            <w:tcW w:w="708" w:type="dxa"/>
          </w:tcPr>
          <w:p w14:paraId="4498C27D" w14:textId="77777777" w:rsidR="00E9579E" w:rsidRPr="00E9579E" w:rsidRDefault="00E9579E" w:rsidP="00E9579E">
            <w:pPr>
              <w:pStyle w:val="aa"/>
              <w:snapToGrid w:val="0"/>
              <w:ind w:leftChars="0" w:left="0" w:firstLineChars="0" w:firstLine="0"/>
              <w:rPr>
                <w:sz w:val="20"/>
                <w:szCs w:val="20"/>
              </w:rPr>
            </w:pPr>
          </w:p>
        </w:tc>
        <w:tc>
          <w:tcPr>
            <w:tcW w:w="2268" w:type="dxa"/>
          </w:tcPr>
          <w:p w14:paraId="336A1B8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設備</w:t>
            </w:r>
          </w:p>
        </w:tc>
        <w:tc>
          <w:tcPr>
            <w:tcW w:w="5097" w:type="dxa"/>
          </w:tcPr>
          <w:p w14:paraId="08AF46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施設内に併設されている設備の情報</w:t>
            </w:r>
          </w:p>
        </w:tc>
      </w:tr>
      <w:tr w:rsidR="00E9579E" w:rsidRPr="00E9579E" w14:paraId="231D9ED4" w14:textId="77777777" w:rsidTr="00623D29">
        <w:tc>
          <w:tcPr>
            <w:tcW w:w="708" w:type="dxa"/>
          </w:tcPr>
          <w:p w14:paraId="61CCE9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D177A7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サービス曜日</w:t>
            </w:r>
          </w:p>
        </w:tc>
        <w:tc>
          <w:tcPr>
            <w:tcW w:w="5097" w:type="dxa"/>
          </w:tcPr>
          <w:p w14:paraId="58C1EFE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施設を利用できる曜日</w:t>
            </w:r>
          </w:p>
        </w:tc>
      </w:tr>
      <w:tr w:rsidR="00E9579E" w:rsidRPr="00E9579E" w14:paraId="0A825119" w14:textId="77777777" w:rsidTr="00623D29">
        <w:tc>
          <w:tcPr>
            <w:tcW w:w="708" w:type="dxa"/>
          </w:tcPr>
          <w:p w14:paraId="4262F50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95F9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開始時刻</w:t>
            </w:r>
          </w:p>
        </w:tc>
        <w:tc>
          <w:tcPr>
            <w:tcW w:w="5097" w:type="dxa"/>
          </w:tcPr>
          <w:p w14:paraId="1284C4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施設を利用開始できる時間</w:t>
            </w:r>
          </w:p>
        </w:tc>
      </w:tr>
      <w:tr w:rsidR="00E9579E" w:rsidRPr="00E9579E" w14:paraId="7D23A198" w14:textId="77777777" w:rsidTr="00623D29">
        <w:tc>
          <w:tcPr>
            <w:tcW w:w="708" w:type="dxa"/>
          </w:tcPr>
          <w:p w14:paraId="446DDFA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62922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終了時刻</w:t>
            </w:r>
          </w:p>
        </w:tc>
        <w:tc>
          <w:tcPr>
            <w:tcW w:w="5097" w:type="dxa"/>
          </w:tcPr>
          <w:p w14:paraId="331D110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施設の利用終了時間</w:t>
            </w:r>
          </w:p>
        </w:tc>
      </w:tr>
      <w:tr w:rsidR="00E9579E" w:rsidRPr="00E9579E" w14:paraId="58805235" w14:textId="77777777" w:rsidTr="00623D29">
        <w:tc>
          <w:tcPr>
            <w:tcW w:w="708" w:type="dxa"/>
          </w:tcPr>
          <w:p w14:paraId="5AFB32D0" w14:textId="77777777" w:rsidR="00E9579E" w:rsidRPr="00E9579E" w:rsidRDefault="00E9579E" w:rsidP="00E9579E">
            <w:pPr>
              <w:pStyle w:val="aa"/>
              <w:snapToGrid w:val="0"/>
              <w:ind w:leftChars="0" w:left="0" w:firstLineChars="0" w:firstLine="0"/>
              <w:rPr>
                <w:sz w:val="20"/>
                <w:szCs w:val="20"/>
              </w:rPr>
            </w:pPr>
          </w:p>
        </w:tc>
        <w:tc>
          <w:tcPr>
            <w:tcW w:w="2268" w:type="dxa"/>
          </w:tcPr>
          <w:p w14:paraId="71D9334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日時備考</w:t>
            </w:r>
          </w:p>
        </w:tc>
        <w:tc>
          <w:tcPr>
            <w:tcW w:w="5097" w:type="dxa"/>
          </w:tcPr>
          <w:p w14:paraId="3491CD5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定型で表せない施設の利用日時情報</w:t>
            </w:r>
          </w:p>
        </w:tc>
      </w:tr>
      <w:tr w:rsidR="00E9579E" w:rsidRPr="00E9579E" w14:paraId="02881014" w14:textId="77777777" w:rsidTr="00623D29">
        <w:tc>
          <w:tcPr>
            <w:tcW w:w="708" w:type="dxa"/>
          </w:tcPr>
          <w:p w14:paraId="4DDEAA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24F05C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料金種別</w:t>
            </w:r>
          </w:p>
        </w:tc>
        <w:tc>
          <w:tcPr>
            <w:tcW w:w="5097" w:type="dxa"/>
          </w:tcPr>
          <w:p w14:paraId="5C9CB2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「有料」、「無料」の区分</w:t>
            </w:r>
          </w:p>
        </w:tc>
      </w:tr>
      <w:tr w:rsidR="00E9579E" w:rsidRPr="00E9579E" w14:paraId="2778D94C" w14:textId="77777777" w:rsidTr="00623D29">
        <w:tc>
          <w:tcPr>
            <w:tcW w:w="708" w:type="dxa"/>
          </w:tcPr>
          <w:p w14:paraId="38DD7FAC" w14:textId="77777777" w:rsidR="00E9579E" w:rsidRPr="00E9579E" w:rsidRDefault="00E9579E" w:rsidP="00E9579E">
            <w:pPr>
              <w:pStyle w:val="aa"/>
              <w:snapToGrid w:val="0"/>
              <w:ind w:leftChars="0" w:left="0" w:firstLineChars="0" w:firstLine="0"/>
              <w:rPr>
                <w:sz w:val="20"/>
                <w:szCs w:val="20"/>
              </w:rPr>
            </w:pPr>
          </w:p>
        </w:tc>
        <w:tc>
          <w:tcPr>
            <w:tcW w:w="2268" w:type="dxa"/>
          </w:tcPr>
          <w:p w14:paraId="2477AA0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w:t>
            </w:r>
          </w:p>
        </w:tc>
        <w:tc>
          <w:tcPr>
            <w:tcW w:w="5097" w:type="dxa"/>
          </w:tcPr>
          <w:p w14:paraId="1DC19B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施設利用に必要な各種料金を日本円で記載(1円単位)</w:t>
            </w:r>
          </w:p>
        </w:tc>
      </w:tr>
      <w:tr w:rsidR="00E9579E" w:rsidRPr="00E9579E" w14:paraId="7994136B" w14:textId="77777777" w:rsidTr="00623D29">
        <w:tc>
          <w:tcPr>
            <w:tcW w:w="708" w:type="dxa"/>
          </w:tcPr>
          <w:p w14:paraId="6234FC1E" w14:textId="77777777" w:rsidR="00E9579E" w:rsidRPr="00E9579E" w:rsidRDefault="00E9579E" w:rsidP="00E9579E">
            <w:pPr>
              <w:pStyle w:val="aa"/>
              <w:snapToGrid w:val="0"/>
              <w:ind w:leftChars="0" w:left="0" w:firstLineChars="0" w:firstLine="0"/>
              <w:rPr>
                <w:sz w:val="20"/>
                <w:szCs w:val="20"/>
              </w:rPr>
            </w:pPr>
          </w:p>
        </w:tc>
        <w:tc>
          <w:tcPr>
            <w:tcW w:w="2268" w:type="dxa"/>
          </w:tcPr>
          <w:p w14:paraId="25B8FD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料金備考</w:t>
            </w:r>
          </w:p>
        </w:tc>
        <w:tc>
          <w:tcPr>
            <w:tcW w:w="5097" w:type="dxa"/>
          </w:tcPr>
          <w:p w14:paraId="44F4ACC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料金の備考。例: １グループ1000円など</w:t>
            </w:r>
          </w:p>
        </w:tc>
      </w:tr>
      <w:tr w:rsidR="00E9579E" w:rsidRPr="00E9579E" w14:paraId="7B834CA4" w14:textId="77777777" w:rsidTr="00623D29">
        <w:tc>
          <w:tcPr>
            <w:tcW w:w="708" w:type="dxa"/>
          </w:tcPr>
          <w:p w14:paraId="40B9EFA0" w14:textId="77777777" w:rsidR="00E9579E" w:rsidRPr="00E9579E" w:rsidRDefault="00E9579E" w:rsidP="00E9579E">
            <w:pPr>
              <w:pStyle w:val="aa"/>
              <w:snapToGrid w:val="0"/>
              <w:ind w:leftChars="0" w:left="0" w:firstLineChars="0" w:firstLine="0"/>
              <w:rPr>
                <w:sz w:val="20"/>
                <w:szCs w:val="20"/>
              </w:rPr>
            </w:pPr>
          </w:p>
        </w:tc>
        <w:tc>
          <w:tcPr>
            <w:tcW w:w="2268" w:type="dxa"/>
          </w:tcPr>
          <w:p w14:paraId="382A9B6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決済種別</w:t>
            </w:r>
          </w:p>
        </w:tc>
        <w:tc>
          <w:tcPr>
            <w:tcW w:w="5097" w:type="dxa"/>
          </w:tcPr>
          <w:p w14:paraId="559977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現金、クレジットカード、電子マネーなど</w:t>
            </w:r>
          </w:p>
        </w:tc>
      </w:tr>
      <w:tr w:rsidR="00E9579E" w:rsidRPr="00E9579E" w14:paraId="340D223C" w14:textId="77777777" w:rsidTr="00623D29">
        <w:tc>
          <w:tcPr>
            <w:tcW w:w="708" w:type="dxa"/>
          </w:tcPr>
          <w:p w14:paraId="77203732" w14:textId="77777777" w:rsidR="00E9579E" w:rsidRPr="00E9579E" w:rsidRDefault="00E9579E" w:rsidP="00E9579E">
            <w:pPr>
              <w:pStyle w:val="aa"/>
              <w:snapToGrid w:val="0"/>
              <w:ind w:leftChars="0" w:left="0" w:firstLineChars="0" w:firstLine="0"/>
              <w:rPr>
                <w:sz w:val="20"/>
                <w:szCs w:val="20"/>
              </w:rPr>
            </w:pPr>
          </w:p>
        </w:tc>
        <w:tc>
          <w:tcPr>
            <w:tcW w:w="2268" w:type="dxa"/>
          </w:tcPr>
          <w:p w14:paraId="29F270A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c>
          <w:tcPr>
            <w:tcW w:w="5097" w:type="dxa"/>
          </w:tcPr>
          <w:p w14:paraId="54D96B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r>
      <w:tr w:rsidR="00E9579E" w:rsidRPr="00E9579E" w14:paraId="3FF2736A" w14:textId="77777777" w:rsidTr="00623D29">
        <w:tc>
          <w:tcPr>
            <w:tcW w:w="708" w:type="dxa"/>
          </w:tcPr>
          <w:p w14:paraId="76E71CCE" w14:textId="77777777" w:rsidR="00E9579E" w:rsidRPr="00E9579E" w:rsidRDefault="00E9579E" w:rsidP="00E9579E">
            <w:pPr>
              <w:pStyle w:val="aa"/>
              <w:snapToGrid w:val="0"/>
              <w:ind w:leftChars="0" w:left="0" w:firstLineChars="0" w:firstLine="0"/>
              <w:rPr>
                <w:sz w:val="20"/>
                <w:szCs w:val="20"/>
              </w:rPr>
            </w:pPr>
          </w:p>
        </w:tc>
        <w:tc>
          <w:tcPr>
            <w:tcW w:w="2268" w:type="dxa"/>
          </w:tcPr>
          <w:p w14:paraId="1B48EFD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アクセス方法</w:t>
            </w:r>
          </w:p>
        </w:tc>
        <w:tc>
          <w:tcPr>
            <w:tcW w:w="5097" w:type="dxa"/>
          </w:tcPr>
          <w:p w14:paraId="5825DF4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公共交通や車でのアクセス方法を記載</w:t>
            </w:r>
          </w:p>
        </w:tc>
      </w:tr>
      <w:tr w:rsidR="00E9579E" w:rsidRPr="00E9579E" w14:paraId="5CB2C427" w14:textId="77777777" w:rsidTr="00623D29">
        <w:tc>
          <w:tcPr>
            <w:tcW w:w="708" w:type="dxa"/>
          </w:tcPr>
          <w:p w14:paraId="53428931" w14:textId="77777777" w:rsidR="00E9579E" w:rsidRPr="00E9579E" w:rsidRDefault="00E9579E" w:rsidP="00E9579E">
            <w:pPr>
              <w:pStyle w:val="aa"/>
              <w:snapToGrid w:val="0"/>
              <w:ind w:leftChars="0" w:left="0" w:firstLineChars="0" w:firstLine="0"/>
              <w:rPr>
                <w:sz w:val="20"/>
                <w:szCs w:val="20"/>
              </w:rPr>
            </w:pPr>
          </w:p>
        </w:tc>
        <w:tc>
          <w:tcPr>
            <w:tcW w:w="2268" w:type="dxa"/>
          </w:tcPr>
          <w:p w14:paraId="3A95F4E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駐車場情報</w:t>
            </w:r>
          </w:p>
        </w:tc>
        <w:tc>
          <w:tcPr>
            <w:tcW w:w="5097" w:type="dxa"/>
          </w:tcPr>
          <w:p w14:paraId="25E1A63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駐車スペースについて記入</w:t>
            </w:r>
          </w:p>
        </w:tc>
      </w:tr>
      <w:tr w:rsidR="00E9579E" w:rsidRPr="00E9579E" w14:paraId="01341AB6" w14:textId="77777777" w:rsidTr="00623D29">
        <w:tc>
          <w:tcPr>
            <w:tcW w:w="708" w:type="dxa"/>
          </w:tcPr>
          <w:p w14:paraId="511BF824" w14:textId="77777777" w:rsidR="00E9579E" w:rsidRPr="00E9579E" w:rsidRDefault="00E9579E" w:rsidP="00E9579E">
            <w:pPr>
              <w:pStyle w:val="aa"/>
              <w:snapToGrid w:val="0"/>
              <w:ind w:leftChars="0" w:left="0" w:firstLineChars="0" w:firstLine="0"/>
              <w:rPr>
                <w:sz w:val="20"/>
                <w:szCs w:val="20"/>
              </w:rPr>
            </w:pPr>
          </w:p>
        </w:tc>
        <w:tc>
          <w:tcPr>
            <w:tcW w:w="2268" w:type="dxa"/>
          </w:tcPr>
          <w:p w14:paraId="390B4D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駐車場料金</w:t>
            </w:r>
          </w:p>
        </w:tc>
        <w:tc>
          <w:tcPr>
            <w:tcW w:w="5097" w:type="dxa"/>
          </w:tcPr>
          <w:p w14:paraId="0199B7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駐車場の料金の有料/無料種別</w:t>
            </w:r>
          </w:p>
        </w:tc>
      </w:tr>
      <w:tr w:rsidR="00E9579E" w:rsidRPr="00E9579E" w14:paraId="00CD96D2" w14:textId="77777777" w:rsidTr="00623D29">
        <w:tc>
          <w:tcPr>
            <w:tcW w:w="708" w:type="dxa"/>
          </w:tcPr>
          <w:p w14:paraId="46F17BA1" w14:textId="77777777" w:rsidR="00E9579E" w:rsidRPr="00E9579E" w:rsidRDefault="00E9579E" w:rsidP="00E9579E">
            <w:pPr>
              <w:pStyle w:val="aa"/>
              <w:snapToGrid w:val="0"/>
              <w:ind w:leftChars="0" w:left="0" w:firstLineChars="0" w:firstLine="0"/>
              <w:rPr>
                <w:sz w:val="20"/>
                <w:szCs w:val="20"/>
              </w:rPr>
            </w:pPr>
          </w:p>
        </w:tc>
        <w:tc>
          <w:tcPr>
            <w:tcW w:w="2268" w:type="dxa"/>
          </w:tcPr>
          <w:p w14:paraId="3920A7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都道府県コード</w:t>
            </w:r>
          </w:p>
        </w:tc>
        <w:tc>
          <w:tcPr>
            <w:tcW w:w="5097" w:type="dxa"/>
          </w:tcPr>
          <w:p w14:paraId="34CEE901" w14:textId="797FC42A"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の都道府県コード</w:t>
            </w:r>
          </w:p>
        </w:tc>
      </w:tr>
      <w:tr w:rsidR="00E9579E" w:rsidRPr="00E9579E" w14:paraId="2F465F85" w14:textId="77777777" w:rsidTr="00623D29">
        <w:tc>
          <w:tcPr>
            <w:tcW w:w="708" w:type="dxa"/>
          </w:tcPr>
          <w:p w14:paraId="6A1FA664" w14:textId="77777777" w:rsidR="00E9579E" w:rsidRPr="00E9579E" w:rsidRDefault="00E9579E" w:rsidP="00E9579E">
            <w:pPr>
              <w:pStyle w:val="aa"/>
              <w:snapToGrid w:val="0"/>
              <w:ind w:leftChars="0" w:left="0" w:firstLineChars="0" w:firstLine="0"/>
              <w:rPr>
                <w:sz w:val="20"/>
                <w:szCs w:val="20"/>
              </w:rPr>
            </w:pPr>
          </w:p>
        </w:tc>
        <w:tc>
          <w:tcPr>
            <w:tcW w:w="2268" w:type="dxa"/>
          </w:tcPr>
          <w:p w14:paraId="5B3F3BB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市区町村コード</w:t>
            </w:r>
          </w:p>
        </w:tc>
        <w:tc>
          <w:tcPr>
            <w:tcW w:w="5097" w:type="dxa"/>
          </w:tcPr>
          <w:p w14:paraId="23E1FA27" w14:textId="41B255E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の市区町村コード</w:t>
            </w:r>
          </w:p>
        </w:tc>
      </w:tr>
      <w:tr w:rsidR="00E9579E" w:rsidRPr="00E9579E" w14:paraId="2D492DA2" w14:textId="77777777" w:rsidTr="00623D29">
        <w:tc>
          <w:tcPr>
            <w:tcW w:w="708" w:type="dxa"/>
          </w:tcPr>
          <w:p w14:paraId="39CB3161" w14:textId="77777777" w:rsidR="00E9579E" w:rsidRPr="00E9579E" w:rsidRDefault="00E9579E" w:rsidP="00E9579E">
            <w:pPr>
              <w:pStyle w:val="aa"/>
              <w:snapToGrid w:val="0"/>
              <w:ind w:leftChars="0" w:left="0" w:firstLineChars="0" w:firstLine="0"/>
              <w:rPr>
                <w:sz w:val="20"/>
                <w:szCs w:val="20"/>
              </w:rPr>
            </w:pPr>
          </w:p>
        </w:tc>
        <w:tc>
          <w:tcPr>
            <w:tcW w:w="2268" w:type="dxa"/>
          </w:tcPr>
          <w:p w14:paraId="43323BB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町丁字</w:t>
            </w:r>
          </w:p>
        </w:tc>
        <w:tc>
          <w:tcPr>
            <w:tcW w:w="5097" w:type="dxa"/>
          </w:tcPr>
          <w:p w14:paraId="7928CCE4" w14:textId="71972BA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の町丁字</w:t>
            </w:r>
          </w:p>
        </w:tc>
      </w:tr>
      <w:tr w:rsidR="00E9579E" w:rsidRPr="00E9579E" w14:paraId="72C411E1" w14:textId="77777777" w:rsidTr="00623D29">
        <w:tc>
          <w:tcPr>
            <w:tcW w:w="708" w:type="dxa"/>
          </w:tcPr>
          <w:p w14:paraId="6B685B6B" w14:textId="77777777" w:rsidR="00E9579E" w:rsidRPr="00E9579E" w:rsidRDefault="00E9579E" w:rsidP="00E9579E">
            <w:pPr>
              <w:pStyle w:val="aa"/>
              <w:snapToGrid w:val="0"/>
              <w:ind w:leftChars="0" w:left="0" w:firstLineChars="0" w:firstLine="0"/>
              <w:rPr>
                <w:sz w:val="20"/>
                <w:szCs w:val="20"/>
              </w:rPr>
            </w:pPr>
          </w:p>
        </w:tc>
        <w:tc>
          <w:tcPr>
            <w:tcW w:w="2268" w:type="dxa"/>
          </w:tcPr>
          <w:p w14:paraId="1D88013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ポリゴン</w:t>
            </w:r>
          </w:p>
        </w:tc>
        <w:tc>
          <w:tcPr>
            <w:tcW w:w="5097" w:type="dxa"/>
          </w:tcPr>
          <w:p w14:paraId="05A3AA2C" w14:textId="4F739018"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を表すポリゴン情報へのリンク</w:t>
            </w:r>
          </w:p>
        </w:tc>
      </w:tr>
      <w:tr w:rsidR="00E9579E" w:rsidRPr="00E9579E" w14:paraId="22E5D2B2" w14:textId="77777777" w:rsidTr="00623D29">
        <w:tc>
          <w:tcPr>
            <w:tcW w:w="708" w:type="dxa"/>
          </w:tcPr>
          <w:p w14:paraId="66EED1E8" w14:textId="77777777" w:rsidR="00E9579E" w:rsidRPr="00E9579E" w:rsidRDefault="00E9579E" w:rsidP="00E9579E">
            <w:pPr>
              <w:pStyle w:val="aa"/>
              <w:snapToGrid w:val="0"/>
              <w:ind w:leftChars="0" w:left="0" w:firstLineChars="0" w:firstLine="0"/>
              <w:rPr>
                <w:sz w:val="20"/>
                <w:szCs w:val="20"/>
              </w:rPr>
            </w:pPr>
          </w:p>
        </w:tc>
        <w:tc>
          <w:tcPr>
            <w:tcW w:w="2268" w:type="dxa"/>
          </w:tcPr>
          <w:p w14:paraId="72F7A42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備考</w:t>
            </w:r>
          </w:p>
        </w:tc>
        <w:tc>
          <w:tcPr>
            <w:tcW w:w="5097" w:type="dxa"/>
          </w:tcPr>
          <w:p w14:paraId="21610ABE" w14:textId="1F6BD97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の備考</w:t>
            </w:r>
          </w:p>
        </w:tc>
      </w:tr>
      <w:tr w:rsidR="00E9579E" w:rsidRPr="00E9579E" w14:paraId="173681DD" w14:textId="77777777" w:rsidTr="00623D29">
        <w:tc>
          <w:tcPr>
            <w:tcW w:w="708" w:type="dxa"/>
          </w:tcPr>
          <w:p w14:paraId="65D0CE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69F594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連絡先情報</w:t>
            </w:r>
          </w:p>
        </w:tc>
        <w:tc>
          <w:tcPr>
            <w:tcW w:w="5097" w:type="dxa"/>
          </w:tcPr>
          <w:p w14:paraId="7A2FCF7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連絡先の情報（施設連絡先型）</w:t>
            </w:r>
          </w:p>
        </w:tc>
      </w:tr>
      <w:tr w:rsidR="00E9579E" w:rsidRPr="00E9579E" w14:paraId="68EC37CE" w14:textId="77777777" w:rsidTr="00623D29">
        <w:tc>
          <w:tcPr>
            <w:tcW w:w="708" w:type="dxa"/>
          </w:tcPr>
          <w:p w14:paraId="2120C458" w14:textId="77777777" w:rsidR="00E9579E" w:rsidRPr="00E9579E" w:rsidRDefault="00E9579E" w:rsidP="00E9579E">
            <w:pPr>
              <w:pStyle w:val="aa"/>
              <w:snapToGrid w:val="0"/>
              <w:ind w:leftChars="0" w:left="0" w:firstLineChars="0" w:firstLine="0"/>
              <w:rPr>
                <w:sz w:val="20"/>
                <w:szCs w:val="20"/>
              </w:rPr>
            </w:pPr>
          </w:p>
        </w:tc>
        <w:tc>
          <w:tcPr>
            <w:tcW w:w="2268" w:type="dxa"/>
          </w:tcPr>
          <w:p w14:paraId="01191B4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w:t>
            </w:r>
          </w:p>
        </w:tc>
        <w:tc>
          <w:tcPr>
            <w:tcW w:w="5097" w:type="dxa"/>
          </w:tcPr>
          <w:p w14:paraId="3B37DB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アクセリビリティ情報（アクセシビリティ型）</w:t>
            </w:r>
          </w:p>
        </w:tc>
      </w:tr>
      <w:tr w:rsidR="00E9579E" w:rsidRPr="00E9579E" w14:paraId="2E4B2948" w14:textId="77777777" w:rsidTr="00C5420A">
        <w:trPr>
          <w:trHeight w:val="183"/>
        </w:trPr>
        <w:tc>
          <w:tcPr>
            <w:tcW w:w="708" w:type="dxa"/>
          </w:tcPr>
          <w:p w14:paraId="4925C6A2" w14:textId="77777777" w:rsidR="00E9579E" w:rsidRPr="00E9579E" w:rsidRDefault="00E9579E" w:rsidP="00C5420A">
            <w:pPr>
              <w:pStyle w:val="aa"/>
              <w:snapToGrid w:val="0"/>
              <w:ind w:leftChars="0" w:left="0" w:firstLineChars="0" w:firstLine="0"/>
              <w:rPr>
                <w:sz w:val="20"/>
                <w:szCs w:val="20"/>
              </w:rPr>
            </w:pPr>
          </w:p>
        </w:tc>
        <w:tc>
          <w:tcPr>
            <w:tcW w:w="2268" w:type="dxa"/>
          </w:tcPr>
          <w:p w14:paraId="494204CD"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w:t>
            </w:r>
          </w:p>
        </w:tc>
        <w:tc>
          <w:tcPr>
            <w:tcW w:w="5097" w:type="dxa"/>
          </w:tcPr>
          <w:p w14:paraId="04BEFF0C"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子育て支援情報（子育て支援情報型）</w:t>
            </w:r>
          </w:p>
        </w:tc>
      </w:tr>
    </w:tbl>
    <w:p w14:paraId="6BA493D4" w14:textId="5026222E" w:rsidR="00D45D5D" w:rsidRPr="00D45D5D" w:rsidRDefault="00D45D5D" w:rsidP="00D45D5D">
      <w:pPr>
        <w:pStyle w:val="a8"/>
        <w:ind w:leftChars="150" w:left="560" w:hangingChars="100" w:hanging="200"/>
      </w:pPr>
      <w:r>
        <w:rPr>
          <w:rFonts w:hint="eastAsia"/>
          <w:sz w:val="20"/>
          <w:szCs w:val="20"/>
        </w:rPr>
        <w:t>※サービス担当区域とは、税務署の所管地域や学校の学区等、施設がそのサービス範囲を</w:t>
      </w:r>
      <w:r>
        <w:rPr>
          <w:rFonts w:hint="eastAsia"/>
          <w:sz w:val="20"/>
          <w:szCs w:val="20"/>
        </w:rPr>
        <w:lastRenderedPageBreak/>
        <w:t>特定しているときに使用するデータ項目</w:t>
      </w:r>
    </w:p>
    <w:p w14:paraId="03889F25" w14:textId="7B9EE1FF" w:rsidR="00D45D5D" w:rsidRDefault="00D45D5D" w:rsidP="00D45D5D">
      <w:pPr>
        <w:pStyle w:val="51"/>
      </w:pPr>
      <w:r w:rsidRPr="00D45D5D">
        <w:rPr>
          <w:rFonts w:hint="eastAsia"/>
        </w:rPr>
        <w:t>データ項目に選択肢があるときの候補</w:t>
      </w:r>
    </w:p>
    <w:p w14:paraId="59AA0AB0" w14:textId="78948E4B" w:rsidR="0001349A" w:rsidRDefault="0001349A">
      <w:pPr>
        <w:pStyle w:val="6"/>
      </w:pPr>
      <w:r>
        <w:rPr>
          <w:rFonts w:hint="eastAsia"/>
        </w:rPr>
        <w:t>P</w:t>
      </w:r>
      <w:r w:rsidR="00652C2C">
        <w:t>O</w:t>
      </w:r>
      <w:r>
        <w:rPr>
          <w:rFonts w:hint="eastAsia"/>
        </w:rPr>
        <w:t>I</w:t>
      </w:r>
      <w:r>
        <w:rPr>
          <w:rFonts w:hint="eastAsia"/>
        </w:rPr>
        <w:t>コード</w:t>
      </w:r>
    </w:p>
    <w:p w14:paraId="1950E9CD" w14:textId="577F3401" w:rsidR="00D45D5D" w:rsidRDefault="0001349A" w:rsidP="00DE2F8B">
      <w:pPr>
        <w:pStyle w:val="afd"/>
      </w:pPr>
      <w:r w:rsidRPr="00DE2F8B">
        <w:rPr>
          <w:rFonts w:hint="eastAsia"/>
        </w:rPr>
        <w:t>GIFコード（P</w:t>
      </w:r>
      <w:r w:rsidR="00652C2C">
        <w:t>O</w:t>
      </w:r>
      <w:r w:rsidRPr="00DE2F8B">
        <w:rPr>
          <w:rFonts w:hint="eastAsia"/>
        </w:rPr>
        <w:t>Iコード）が定義する観光施設、公共施設など地理的目標物に対する分類コードです。無意コード 4 桁のコード体系となっています。各行政機関の設定するP</w:t>
      </w:r>
      <w:r w:rsidR="00652C2C">
        <w:t>O</w:t>
      </w:r>
      <w:r w:rsidRPr="00DE2F8B">
        <w:rPr>
          <w:rFonts w:hint="eastAsia"/>
        </w:rPr>
        <w:t>I体系を参照して作成されています。</w:t>
      </w:r>
    </w:p>
    <w:p w14:paraId="44133142" w14:textId="7C133C64" w:rsidR="00C5420A" w:rsidRDefault="00C5420A" w:rsidP="00C5420A">
      <w:pPr>
        <w:pStyle w:val="51"/>
      </w:pPr>
      <w:r>
        <w:rPr>
          <w:rFonts w:hint="eastAsia"/>
        </w:rPr>
        <w:t>既存データ</w:t>
      </w:r>
      <w:r w:rsidR="000F0914">
        <w:rPr>
          <w:rFonts w:hint="eastAsia"/>
        </w:rPr>
        <w:t>モデル</w:t>
      </w:r>
    </w:p>
    <w:p w14:paraId="2F558726" w14:textId="77777777" w:rsidR="00C5420A" w:rsidRPr="00D463E6" w:rsidRDefault="00C5420A">
      <w:pPr>
        <w:pStyle w:val="6"/>
      </w:pPr>
      <w:r w:rsidRPr="00E83C25">
        <w:rPr>
          <w:rFonts w:hint="eastAsia"/>
        </w:rPr>
        <w:t>３</w:t>
      </w:r>
      <w:r>
        <w:rPr>
          <w:rFonts w:hint="eastAsia"/>
        </w:rPr>
        <w:t>Ｄ</w:t>
      </w:r>
      <w:r w:rsidRPr="00E83C25">
        <w:rPr>
          <w:rFonts w:hint="eastAsia"/>
        </w:rPr>
        <w:t>都市モデル標準製品仕様書（国土交通省）</w:t>
      </w:r>
    </w:p>
    <w:p w14:paraId="0BA06FC9" w14:textId="65EBA9F4" w:rsidR="000C5F19" w:rsidRDefault="000C5F19" w:rsidP="0090292A">
      <w:pPr>
        <w:pStyle w:val="afd"/>
      </w:pPr>
      <w:r w:rsidRPr="000C5F19">
        <w:t>urf:</w:t>
      </w:r>
      <w:r w:rsidR="00C5420A">
        <w:rPr>
          <w:rFonts w:hint="eastAsia"/>
        </w:rPr>
        <w:t>UrbanFacility</w:t>
      </w:r>
      <w:r w:rsidR="00580F92">
        <w:rPr>
          <w:rFonts w:hint="eastAsia"/>
        </w:rPr>
        <w:t>、</w:t>
      </w:r>
      <w:r w:rsidR="00580F92" w:rsidRPr="00580F92">
        <w:t>urf:DistrictFacility</w:t>
      </w:r>
      <w:r w:rsidR="00DE2933">
        <w:rPr>
          <w:rFonts w:hint="eastAsia"/>
        </w:rPr>
        <w:t>のデータ項目が参照できます。</w:t>
      </w:r>
      <w:r>
        <w:rPr>
          <w:rFonts w:hint="eastAsia"/>
        </w:rPr>
        <w:t>以下の派生形のデータモデルがあります。</w:t>
      </w:r>
    </w:p>
    <w:tbl>
      <w:tblPr>
        <w:tblStyle w:val="aff"/>
        <w:tblW w:w="0" w:type="auto"/>
        <w:tblInd w:w="850" w:type="dxa"/>
        <w:tblLayout w:type="fixed"/>
        <w:tblLook w:val="04A0" w:firstRow="1" w:lastRow="0" w:firstColumn="1" w:lastColumn="0" w:noHBand="0" w:noVBand="1"/>
      </w:tblPr>
      <w:tblGrid>
        <w:gridCol w:w="3540"/>
        <w:gridCol w:w="4104"/>
      </w:tblGrid>
      <w:tr w:rsidR="009A772C" w:rsidRPr="009A772C" w14:paraId="01D98DD3" w14:textId="77777777" w:rsidTr="009A772C">
        <w:tc>
          <w:tcPr>
            <w:tcW w:w="3540" w:type="dxa"/>
          </w:tcPr>
          <w:p w14:paraId="6B7B02DD"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交通施設</w:t>
            </w:r>
          </w:p>
        </w:tc>
        <w:tc>
          <w:tcPr>
            <w:tcW w:w="4104" w:type="dxa"/>
          </w:tcPr>
          <w:p w14:paraId="6929C0E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r>
      <w:tr w:rsidR="009A772C" w:rsidRPr="009A772C" w14:paraId="2FCF6D85" w14:textId="77777777" w:rsidTr="009A772C">
        <w:tc>
          <w:tcPr>
            <w:tcW w:w="3540" w:type="dxa"/>
          </w:tcPr>
          <w:p w14:paraId="1222847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公園や公共空間</w:t>
            </w:r>
          </w:p>
        </w:tc>
        <w:tc>
          <w:tcPr>
            <w:tcW w:w="4104" w:type="dxa"/>
          </w:tcPr>
          <w:p w14:paraId="51406E2C"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r>
      <w:tr w:rsidR="009A772C" w:rsidRPr="009A772C" w14:paraId="3FE7EA22" w14:textId="77777777" w:rsidTr="009A772C">
        <w:tc>
          <w:tcPr>
            <w:tcW w:w="3540" w:type="dxa"/>
          </w:tcPr>
          <w:p w14:paraId="43A951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電力などの公共サービスの供給施設</w:t>
            </w:r>
          </w:p>
        </w:tc>
        <w:tc>
          <w:tcPr>
            <w:tcW w:w="4104" w:type="dxa"/>
          </w:tcPr>
          <w:p w14:paraId="51A8483B"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SupplyFacility</w:t>
            </w:r>
          </w:p>
        </w:tc>
      </w:tr>
      <w:tr w:rsidR="009A772C" w:rsidRPr="009A772C" w14:paraId="7A37A796" w14:textId="77777777" w:rsidTr="009A772C">
        <w:tc>
          <w:tcPr>
            <w:tcW w:w="3540" w:type="dxa"/>
          </w:tcPr>
          <w:p w14:paraId="3F0DE701"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下水道などの公共の処理施設</w:t>
            </w:r>
          </w:p>
        </w:tc>
        <w:tc>
          <w:tcPr>
            <w:tcW w:w="4104" w:type="dxa"/>
          </w:tcPr>
          <w:p w14:paraId="1363E43D"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TreatmentFacility</w:t>
            </w:r>
          </w:p>
        </w:tc>
      </w:tr>
      <w:tr w:rsidR="009A772C" w:rsidRPr="009A772C" w14:paraId="209B02D6" w14:textId="77777777" w:rsidTr="009A772C">
        <w:tc>
          <w:tcPr>
            <w:tcW w:w="3540" w:type="dxa"/>
          </w:tcPr>
          <w:p w14:paraId="442524D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教育・文化施設</w:t>
            </w:r>
          </w:p>
        </w:tc>
        <w:tc>
          <w:tcPr>
            <w:tcW w:w="4104" w:type="dxa"/>
          </w:tcPr>
          <w:p w14:paraId="600450C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EducationAndCultureFacility</w:t>
            </w:r>
          </w:p>
        </w:tc>
      </w:tr>
      <w:tr w:rsidR="009A772C" w:rsidRPr="009A772C" w14:paraId="7005B2D2" w14:textId="77777777" w:rsidTr="009A772C">
        <w:tc>
          <w:tcPr>
            <w:tcW w:w="3540" w:type="dxa"/>
          </w:tcPr>
          <w:p w14:paraId="75C895D8"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医療施設</w:t>
            </w:r>
          </w:p>
        </w:tc>
        <w:tc>
          <w:tcPr>
            <w:tcW w:w="4104" w:type="dxa"/>
          </w:tcPr>
          <w:p w14:paraId="2B2971F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MedicalFacility</w:t>
            </w:r>
          </w:p>
        </w:tc>
      </w:tr>
      <w:tr w:rsidR="009A772C" w:rsidRPr="009A772C" w14:paraId="3E1F8956" w14:textId="77777777" w:rsidTr="009A772C">
        <w:tc>
          <w:tcPr>
            <w:tcW w:w="3540" w:type="dxa"/>
          </w:tcPr>
          <w:p w14:paraId="25AA14E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福祉施設</w:t>
            </w:r>
          </w:p>
        </w:tc>
        <w:tc>
          <w:tcPr>
            <w:tcW w:w="4104" w:type="dxa"/>
          </w:tcPr>
          <w:p w14:paraId="08F1C50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SocialWelfareFacility</w:t>
            </w:r>
          </w:p>
        </w:tc>
      </w:tr>
      <w:tr w:rsidR="009A772C" w:rsidRPr="009A772C" w14:paraId="79CACC52" w14:textId="77777777" w:rsidTr="009A772C">
        <w:tc>
          <w:tcPr>
            <w:tcW w:w="3540" w:type="dxa"/>
          </w:tcPr>
          <w:p w14:paraId="5AE47724"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と畜場や火葬場</w:t>
            </w:r>
          </w:p>
        </w:tc>
        <w:tc>
          <w:tcPr>
            <w:tcW w:w="4104" w:type="dxa"/>
          </w:tcPr>
          <w:p w14:paraId="09BB8430"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MarketsSlaughterhousesCrematoria</w:t>
            </w:r>
          </w:p>
        </w:tc>
      </w:tr>
      <w:tr w:rsidR="009A772C" w:rsidRPr="009A772C" w14:paraId="476965EC" w14:textId="77777777" w:rsidTr="009A772C">
        <w:tc>
          <w:tcPr>
            <w:tcW w:w="3540" w:type="dxa"/>
          </w:tcPr>
          <w:p w14:paraId="740D706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集合住宅</w:t>
            </w:r>
          </w:p>
        </w:tc>
        <w:tc>
          <w:tcPr>
            <w:tcW w:w="4104" w:type="dxa"/>
          </w:tcPr>
          <w:p w14:paraId="429E211E"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CollectiveHousingFacilities</w:t>
            </w:r>
          </w:p>
        </w:tc>
      </w:tr>
      <w:tr w:rsidR="009A772C" w:rsidRPr="009A772C" w14:paraId="55623C17" w14:textId="77777777" w:rsidTr="009A772C">
        <w:tc>
          <w:tcPr>
            <w:tcW w:w="3540" w:type="dxa"/>
          </w:tcPr>
          <w:p w14:paraId="3177E96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官公庁施設</w:t>
            </w:r>
          </w:p>
        </w:tc>
        <w:tc>
          <w:tcPr>
            <w:tcW w:w="4104" w:type="dxa"/>
          </w:tcPr>
          <w:p w14:paraId="6041BFA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CollectiveGovernmentAndPublicOfficeFacilities</w:t>
            </w:r>
          </w:p>
        </w:tc>
      </w:tr>
      <w:tr w:rsidR="009A772C" w:rsidRPr="009A772C" w14:paraId="3B791911" w14:textId="77777777" w:rsidTr="009A772C">
        <w:tc>
          <w:tcPr>
            <w:tcW w:w="3540" w:type="dxa"/>
          </w:tcPr>
          <w:p w14:paraId="34A810B4" w14:textId="24C60A83"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流通業務団地</w:t>
            </w:r>
          </w:p>
        </w:tc>
        <w:tc>
          <w:tcPr>
            <w:tcW w:w="4104" w:type="dxa"/>
          </w:tcPr>
          <w:p w14:paraId="2E9594C5" w14:textId="5C8E0DD8"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DistributionBusinessPark</w:t>
            </w:r>
          </w:p>
        </w:tc>
      </w:tr>
      <w:tr w:rsidR="009A772C" w:rsidRPr="009A772C" w14:paraId="6AC8F0A6" w14:textId="77777777" w:rsidTr="009A772C">
        <w:tc>
          <w:tcPr>
            <w:tcW w:w="3540" w:type="dxa"/>
          </w:tcPr>
          <w:p w14:paraId="2FC3704D" w14:textId="60D34C55"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津波防災拠点市街地形成施設</w:t>
            </w:r>
          </w:p>
        </w:tc>
        <w:tc>
          <w:tcPr>
            <w:tcW w:w="4104" w:type="dxa"/>
          </w:tcPr>
          <w:p w14:paraId="77B80C9E" w14:textId="252434AB"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urf:CollectiveFacilitiesForTsunamiDisasterPrevention</w:t>
            </w:r>
          </w:p>
        </w:tc>
      </w:tr>
      <w:tr w:rsidR="009A772C" w:rsidRPr="009A772C" w14:paraId="2FD41BBD" w14:textId="77777777" w:rsidTr="009A772C">
        <w:tc>
          <w:tcPr>
            <w:tcW w:w="3540" w:type="dxa"/>
          </w:tcPr>
          <w:p w14:paraId="39C4F5D5" w14:textId="651C066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復興再生拠点市街地形成施設</w:t>
            </w:r>
          </w:p>
        </w:tc>
        <w:tc>
          <w:tcPr>
            <w:tcW w:w="4104" w:type="dxa"/>
          </w:tcPr>
          <w:p w14:paraId="5417CB03" w14:textId="7F2D82EA"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urf:CollectiveFacilitiesForReconstructionAndRevitalization</w:t>
            </w:r>
          </w:p>
        </w:tc>
      </w:tr>
      <w:tr w:rsidR="009A772C" w:rsidRPr="009A772C" w14:paraId="23B38209" w14:textId="77777777" w:rsidTr="009A772C">
        <w:tc>
          <w:tcPr>
            <w:tcW w:w="3540" w:type="dxa"/>
          </w:tcPr>
          <w:p w14:paraId="7738FFD8" w14:textId="51084AE8"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復興拠点市街地形成施設</w:t>
            </w:r>
          </w:p>
        </w:tc>
        <w:tc>
          <w:tcPr>
            <w:tcW w:w="4104" w:type="dxa"/>
          </w:tcPr>
          <w:p w14:paraId="60BBE7AB" w14:textId="462E8BE2"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w:t>
            </w:r>
          </w:p>
        </w:tc>
      </w:tr>
      <w:tr w:rsidR="009A772C" w:rsidRPr="009A772C" w14:paraId="6DF9F313" w14:textId="77777777" w:rsidTr="009A772C">
        <w:tc>
          <w:tcPr>
            <w:tcW w:w="3540" w:type="dxa"/>
          </w:tcPr>
          <w:p w14:paraId="389050DD" w14:textId="05397CCD"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災害時の特定公益的施設</w:t>
            </w:r>
          </w:p>
        </w:tc>
        <w:tc>
          <w:tcPr>
            <w:tcW w:w="4104" w:type="dxa"/>
          </w:tcPr>
          <w:p w14:paraId="137AED9A" w14:textId="097572B5" w:rsidR="009A772C" w:rsidRPr="009A772C" w:rsidRDefault="009A772C" w:rsidP="009A772C">
            <w:pPr>
              <w:pStyle w:val="afd"/>
              <w:snapToGrid w:val="0"/>
              <w:ind w:leftChars="0" w:left="0" w:firstLineChars="0" w:firstLine="0"/>
              <w:rPr>
                <w:sz w:val="20"/>
                <w:szCs w:val="18"/>
              </w:rPr>
            </w:pPr>
            <w:r w:rsidRPr="009A772C">
              <w:rPr>
                <w:sz w:val="20"/>
                <w:szCs w:val="18"/>
              </w:rPr>
              <w:t>urf:CollectiveUrbanDisasterPreventionFacilities</w:t>
            </w:r>
          </w:p>
        </w:tc>
      </w:tr>
      <w:tr w:rsidR="009A772C" w:rsidRPr="009A772C" w14:paraId="71A3E011" w14:textId="77777777" w:rsidTr="009A772C">
        <w:tc>
          <w:tcPr>
            <w:tcW w:w="3540" w:type="dxa"/>
          </w:tcPr>
          <w:p w14:paraId="28EF20B5"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通信施設</w:t>
            </w:r>
          </w:p>
        </w:tc>
        <w:tc>
          <w:tcPr>
            <w:tcW w:w="4104" w:type="dxa"/>
          </w:tcPr>
          <w:p w14:paraId="78C67C85" w14:textId="77777777" w:rsidR="009A772C" w:rsidRPr="009A772C" w:rsidRDefault="009A772C" w:rsidP="009A772C">
            <w:pPr>
              <w:pStyle w:val="afd"/>
              <w:snapToGrid w:val="0"/>
              <w:ind w:leftChars="0" w:left="0" w:firstLineChars="0" w:firstLine="0"/>
              <w:rPr>
                <w:sz w:val="20"/>
                <w:szCs w:val="18"/>
              </w:rPr>
            </w:pPr>
            <w:r w:rsidRPr="009A772C">
              <w:rPr>
                <w:sz w:val="20"/>
                <w:szCs w:val="18"/>
              </w:rPr>
              <w:t>urf:TelecommunicationFacility</w:t>
            </w:r>
          </w:p>
        </w:tc>
      </w:tr>
      <w:tr w:rsidR="009A772C" w:rsidRPr="009A772C" w14:paraId="320D2446" w14:textId="77777777" w:rsidTr="009A772C">
        <w:tc>
          <w:tcPr>
            <w:tcW w:w="3540" w:type="dxa"/>
          </w:tcPr>
          <w:p w14:paraId="36D7DFCB"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防風施設</w:t>
            </w:r>
          </w:p>
        </w:tc>
        <w:tc>
          <w:tcPr>
            <w:tcW w:w="4104" w:type="dxa"/>
          </w:tcPr>
          <w:p w14:paraId="12B12CB7" w14:textId="77777777" w:rsidR="009A772C" w:rsidRPr="009A772C" w:rsidRDefault="009A772C" w:rsidP="009A772C">
            <w:pPr>
              <w:pStyle w:val="afd"/>
              <w:snapToGrid w:val="0"/>
              <w:ind w:leftChars="0" w:left="0" w:firstLineChars="0" w:firstLine="0"/>
              <w:rPr>
                <w:sz w:val="20"/>
                <w:szCs w:val="18"/>
              </w:rPr>
            </w:pPr>
            <w:r w:rsidRPr="009A772C">
              <w:rPr>
                <w:sz w:val="20"/>
                <w:szCs w:val="18"/>
              </w:rPr>
              <w:t>urf:WindProtectionFacility</w:t>
            </w:r>
          </w:p>
        </w:tc>
      </w:tr>
      <w:tr w:rsidR="009A772C" w:rsidRPr="009A772C" w14:paraId="034BF5E5" w14:textId="77777777" w:rsidTr="009A772C">
        <w:tc>
          <w:tcPr>
            <w:tcW w:w="3540" w:type="dxa"/>
          </w:tcPr>
          <w:p w14:paraId="3D356952"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防火施設</w:t>
            </w:r>
          </w:p>
        </w:tc>
        <w:tc>
          <w:tcPr>
            <w:tcW w:w="4104" w:type="dxa"/>
          </w:tcPr>
          <w:p w14:paraId="45164B1A" w14:textId="77777777" w:rsidR="009A772C" w:rsidRPr="009A772C" w:rsidRDefault="009A772C" w:rsidP="009A772C">
            <w:pPr>
              <w:pStyle w:val="afd"/>
              <w:snapToGrid w:val="0"/>
              <w:ind w:leftChars="0" w:left="0" w:firstLineChars="0" w:firstLine="0"/>
              <w:rPr>
                <w:sz w:val="20"/>
                <w:szCs w:val="18"/>
              </w:rPr>
            </w:pPr>
            <w:r w:rsidRPr="009A772C">
              <w:rPr>
                <w:sz w:val="20"/>
                <w:szCs w:val="18"/>
              </w:rPr>
              <w:t>urf:FireProtectionFacility</w:t>
            </w:r>
          </w:p>
        </w:tc>
      </w:tr>
      <w:tr w:rsidR="009A772C" w:rsidRPr="009A772C" w14:paraId="561A3B51" w14:textId="77777777" w:rsidTr="009A772C">
        <w:tc>
          <w:tcPr>
            <w:tcW w:w="3540" w:type="dxa"/>
          </w:tcPr>
          <w:p w14:paraId="142516A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防潮施設</w:t>
            </w:r>
          </w:p>
        </w:tc>
        <w:tc>
          <w:tcPr>
            <w:tcW w:w="4104" w:type="dxa"/>
          </w:tcPr>
          <w:p w14:paraId="6DE3C570" w14:textId="77777777" w:rsidR="009A772C" w:rsidRPr="009A772C" w:rsidRDefault="009A772C" w:rsidP="009A772C">
            <w:pPr>
              <w:pStyle w:val="afd"/>
              <w:snapToGrid w:val="0"/>
              <w:ind w:leftChars="0" w:left="0" w:firstLineChars="0" w:firstLine="0"/>
              <w:rPr>
                <w:sz w:val="20"/>
                <w:szCs w:val="18"/>
              </w:rPr>
            </w:pPr>
            <w:r w:rsidRPr="009A772C">
              <w:rPr>
                <w:sz w:val="20"/>
                <w:szCs w:val="18"/>
              </w:rPr>
              <w:t>urf:TideFacility</w:t>
            </w:r>
          </w:p>
        </w:tc>
      </w:tr>
      <w:tr w:rsidR="009A772C" w:rsidRPr="009A772C" w14:paraId="0E7DB438" w14:textId="77777777" w:rsidTr="009A772C">
        <w:tc>
          <w:tcPr>
            <w:tcW w:w="3540" w:type="dxa"/>
          </w:tcPr>
          <w:p w14:paraId="4762865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洪水防止施設</w:t>
            </w:r>
          </w:p>
        </w:tc>
        <w:tc>
          <w:tcPr>
            <w:tcW w:w="4104" w:type="dxa"/>
          </w:tcPr>
          <w:p w14:paraId="29C8915F" w14:textId="77777777" w:rsidR="009A772C" w:rsidRPr="009A772C" w:rsidRDefault="009A772C" w:rsidP="009A772C">
            <w:pPr>
              <w:pStyle w:val="afd"/>
              <w:snapToGrid w:val="0"/>
              <w:ind w:leftChars="0" w:left="0" w:firstLineChars="0" w:firstLine="0"/>
              <w:rPr>
                <w:sz w:val="20"/>
                <w:szCs w:val="18"/>
              </w:rPr>
            </w:pPr>
            <w:r w:rsidRPr="009A772C">
              <w:rPr>
                <w:sz w:val="20"/>
                <w:szCs w:val="18"/>
              </w:rPr>
              <w:t>urf:FloodPreventionFacility</w:t>
            </w:r>
          </w:p>
        </w:tc>
      </w:tr>
      <w:tr w:rsidR="009A772C" w:rsidRPr="009A772C" w14:paraId="00371367" w14:textId="77777777" w:rsidTr="009A772C">
        <w:tc>
          <w:tcPr>
            <w:tcW w:w="3540" w:type="dxa"/>
          </w:tcPr>
          <w:p w14:paraId="07777F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防雪施設</w:t>
            </w:r>
          </w:p>
        </w:tc>
        <w:tc>
          <w:tcPr>
            <w:tcW w:w="4104" w:type="dxa"/>
          </w:tcPr>
          <w:p w14:paraId="0E62D2A1" w14:textId="77777777" w:rsidR="009A772C" w:rsidRPr="009A772C" w:rsidRDefault="009A772C" w:rsidP="009A772C">
            <w:pPr>
              <w:pStyle w:val="afd"/>
              <w:snapToGrid w:val="0"/>
              <w:ind w:leftChars="0" w:left="0" w:firstLineChars="0" w:firstLine="0"/>
              <w:rPr>
                <w:sz w:val="20"/>
                <w:szCs w:val="18"/>
              </w:rPr>
            </w:pPr>
            <w:r w:rsidRPr="009A772C">
              <w:rPr>
                <w:sz w:val="20"/>
                <w:szCs w:val="18"/>
              </w:rPr>
              <w:t>urf:SnowProtectionFacility</w:t>
            </w:r>
          </w:p>
        </w:tc>
      </w:tr>
      <w:tr w:rsidR="009A772C" w:rsidRPr="009A772C" w14:paraId="5C36AB38" w14:textId="77777777" w:rsidTr="009A772C">
        <w:tc>
          <w:tcPr>
            <w:tcW w:w="3540" w:type="dxa"/>
          </w:tcPr>
          <w:p w14:paraId="5BF010A3"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防砂施設</w:t>
            </w:r>
          </w:p>
        </w:tc>
        <w:tc>
          <w:tcPr>
            <w:tcW w:w="4104" w:type="dxa"/>
          </w:tcPr>
          <w:p w14:paraId="23BB1C3A" w14:textId="77777777" w:rsidR="009A772C" w:rsidRPr="009A772C" w:rsidRDefault="009A772C" w:rsidP="009A772C">
            <w:pPr>
              <w:pStyle w:val="afd"/>
              <w:snapToGrid w:val="0"/>
              <w:ind w:leftChars="0" w:left="0" w:firstLineChars="0" w:firstLine="0"/>
              <w:rPr>
                <w:sz w:val="20"/>
                <w:szCs w:val="18"/>
              </w:rPr>
            </w:pPr>
            <w:r w:rsidRPr="009A772C">
              <w:rPr>
                <w:sz w:val="20"/>
                <w:szCs w:val="18"/>
              </w:rPr>
              <w:t>urf:SandProtectionFacility</w:t>
            </w:r>
          </w:p>
        </w:tc>
      </w:tr>
      <w:tr w:rsidR="009A772C" w:rsidRPr="009A772C" w14:paraId="0DAEF686" w14:textId="77777777" w:rsidTr="009A772C">
        <w:tc>
          <w:tcPr>
            <w:tcW w:w="3540" w:type="dxa"/>
          </w:tcPr>
          <w:p w14:paraId="38536E7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集落地区の公共施設</w:t>
            </w:r>
          </w:p>
        </w:tc>
        <w:tc>
          <w:tcPr>
            <w:tcW w:w="4104" w:type="dxa"/>
          </w:tcPr>
          <w:p w14:paraId="73C2A7DE" w14:textId="77777777" w:rsidR="009A772C" w:rsidRPr="009A772C" w:rsidRDefault="009A772C" w:rsidP="009A772C">
            <w:pPr>
              <w:pStyle w:val="afd"/>
              <w:snapToGrid w:val="0"/>
              <w:ind w:leftChars="0" w:left="0" w:firstLineChars="0" w:firstLine="0"/>
              <w:rPr>
                <w:sz w:val="20"/>
                <w:szCs w:val="18"/>
              </w:rPr>
            </w:pPr>
            <w:r w:rsidRPr="009A772C">
              <w:rPr>
                <w:sz w:val="20"/>
                <w:szCs w:val="18"/>
              </w:rPr>
              <w:t>urf:RuralDistrictFacility</w:t>
            </w:r>
          </w:p>
        </w:tc>
      </w:tr>
      <w:tr w:rsidR="009A772C" w:rsidRPr="009A772C" w14:paraId="54301CE7" w14:textId="77777777" w:rsidTr="009A772C">
        <w:tc>
          <w:tcPr>
            <w:tcW w:w="3540" w:type="dxa"/>
          </w:tcPr>
          <w:p w14:paraId="0C34245C"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沿道の公共施設</w:t>
            </w:r>
          </w:p>
        </w:tc>
        <w:tc>
          <w:tcPr>
            <w:tcW w:w="4104" w:type="dxa"/>
          </w:tcPr>
          <w:p w14:paraId="4763A14F" w14:textId="77777777" w:rsidR="009A772C" w:rsidRPr="009A772C" w:rsidRDefault="009A772C" w:rsidP="009A772C">
            <w:pPr>
              <w:pStyle w:val="afd"/>
              <w:snapToGrid w:val="0"/>
              <w:ind w:leftChars="0" w:left="0" w:firstLineChars="0" w:firstLine="0"/>
              <w:rPr>
                <w:sz w:val="20"/>
                <w:szCs w:val="18"/>
              </w:rPr>
            </w:pPr>
            <w:r w:rsidRPr="009A772C">
              <w:rPr>
                <w:sz w:val="20"/>
                <w:szCs w:val="18"/>
              </w:rPr>
              <w:t>urf:RoadsideDistrictFacility</w:t>
            </w:r>
          </w:p>
        </w:tc>
      </w:tr>
      <w:tr w:rsidR="009A772C" w:rsidRPr="009A772C" w14:paraId="43426248" w14:textId="77777777" w:rsidTr="009A772C">
        <w:tc>
          <w:tcPr>
            <w:tcW w:w="3540" w:type="dxa"/>
          </w:tcPr>
          <w:p w14:paraId="54D1B584" w14:textId="2A9A2C1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防災街区整備地区の防災公共施設</w:t>
            </w:r>
          </w:p>
        </w:tc>
        <w:tc>
          <w:tcPr>
            <w:tcW w:w="4104" w:type="dxa"/>
          </w:tcPr>
          <w:p w14:paraId="0C2D5C80" w14:textId="77992B17" w:rsidR="009A772C" w:rsidRPr="009A772C" w:rsidRDefault="009A772C" w:rsidP="009A772C">
            <w:pPr>
              <w:pStyle w:val="afd"/>
              <w:snapToGrid w:val="0"/>
              <w:ind w:leftChars="0" w:left="0" w:firstLineChars="0" w:firstLine="0"/>
              <w:rPr>
                <w:sz w:val="20"/>
                <w:szCs w:val="18"/>
              </w:rPr>
            </w:pPr>
            <w:r w:rsidRPr="009A772C">
              <w:rPr>
                <w:sz w:val="20"/>
                <w:szCs w:val="18"/>
              </w:rPr>
              <w:t>urf:ZonalDisasterPreventionFacility</w:t>
            </w:r>
          </w:p>
        </w:tc>
      </w:tr>
    </w:tbl>
    <w:p w14:paraId="3709E093" w14:textId="77777777" w:rsidR="00D20DB0" w:rsidRDefault="00D20DB0">
      <w:pPr>
        <w:pStyle w:val="6"/>
      </w:pPr>
      <w:r>
        <w:rPr>
          <w:rFonts w:hint="eastAsia"/>
        </w:rPr>
        <w:lastRenderedPageBreak/>
        <w:t>電子国土基本図　地図情報ファイル仕様書</w:t>
      </w:r>
    </w:p>
    <w:p w14:paraId="10F93063" w14:textId="241636A8" w:rsidR="00D20DB0" w:rsidRPr="00D20DB0" w:rsidRDefault="00D20DB0" w:rsidP="00D20DB0">
      <w:pPr>
        <w:pStyle w:val="afd"/>
      </w:pPr>
      <w:r>
        <w:rPr>
          <w:rFonts w:hint="eastAsia"/>
        </w:rPr>
        <w:t>交通施設等のサブパッケージのデータモデルを参照できます。</w:t>
      </w:r>
    </w:p>
    <w:p w14:paraId="42C1F64B" w14:textId="77777777" w:rsidR="00D20DB0" w:rsidRDefault="00D20DB0">
      <w:pPr>
        <w:pStyle w:val="6"/>
      </w:pPr>
      <w:r>
        <w:rPr>
          <w:rFonts w:hint="eastAsia"/>
        </w:rPr>
        <w:t>国土数値情報</w:t>
      </w:r>
    </w:p>
    <w:p w14:paraId="26127B28" w14:textId="71CDF40A" w:rsidR="00D20DB0" w:rsidRDefault="00D20DB0" w:rsidP="00D20DB0">
      <w:pPr>
        <w:pStyle w:val="afd"/>
      </w:pPr>
      <w:r>
        <w:rPr>
          <w:rFonts w:hint="eastAsia"/>
        </w:rPr>
        <w:t>地域の施設のデータモデルを参照できます。</w:t>
      </w:r>
    </w:p>
    <w:p w14:paraId="05181CF2" w14:textId="2AFB08AE" w:rsidR="00D20DB0" w:rsidRPr="00D20DB0" w:rsidRDefault="00D20DB0" w:rsidP="00D20DB0">
      <w:pPr>
        <w:pStyle w:val="afd"/>
        <w:ind w:leftChars="654" w:left="1570" w:firstLineChars="0" w:firstLine="0"/>
        <w:rPr>
          <w:sz w:val="20"/>
          <w:szCs w:val="18"/>
        </w:rPr>
      </w:pPr>
      <w:r w:rsidRPr="00D20DB0">
        <w:rPr>
          <w:rFonts w:hint="eastAsia"/>
          <w:sz w:val="20"/>
          <w:szCs w:val="18"/>
        </w:rPr>
        <w:t>国・都道府県の機関、市町村役場等及び公的集会施設、市区町村役場、公共施設、警察署、消防署、郵便局、医療機関、福祉施設、文化施設、学校、都市公園、上水道関連施設、下水道関連施設、廃棄物処理施設、発電施設、燃料給油所、研究機関、地場産業関連施設、物流拠点、集客施設、道の駅</w:t>
      </w:r>
    </w:p>
    <w:p w14:paraId="4B3D6A15" w14:textId="77777777" w:rsidR="00C5420A" w:rsidRDefault="00C5420A">
      <w:pPr>
        <w:pStyle w:val="6"/>
      </w:pPr>
      <w:r>
        <w:rPr>
          <w:rFonts w:hint="eastAsia"/>
        </w:rPr>
        <w:t>Smart Data Model</w:t>
      </w:r>
    </w:p>
    <w:p w14:paraId="47BB3734" w14:textId="55309640"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282D74C6" w14:textId="77777777" w:rsidR="00C5420A" w:rsidRDefault="00C5420A">
      <w:pPr>
        <w:pStyle w:val="6"/>
      </w:pPr>
      <w:r>
        <w:t>S</w:t>
      </w:r>
      <w:r>
        <w:rPr>
          <w:rFonts w:hint="eastAsia"/>
        </w:rPr>
        <w:t>chema.org</w:t>
      </w:r>
    </w:p>
    <w:p w14:paraId="7DB5BBFA" w14:textId="3A2ED0BF" w:rsidR="00C5420A" w:rsidRPr="00C5420A" w:rsidRDefault="00C5420A" w:rsidP="00DE2F8B">
      <w:pPr>
        <w:pStyle w:val="afd"/>
      </w:pPr>
      <w:r>
        <w:rPr>
          <w:rFonts w:hint="eastAsia"/>
        </w:rPr>
        <w:t>Web検索情報用のPlaceモデル</w:t>
      </w:r>
      <w:r w:rsidR="00EA693C">
        <w:rPr>
          <w:rFonts w:hint="eastAsia"/>
        </w:rPr>
        <w:t>参照できます。</w:t>
      </w:r>
      <w:r>
        <w:rPr>
          <w:rFonts w:hint="eastAsia"/>
        </w:rPr>
        <w:t>目的地としての</w:t>
      </w:r>
      <w:r w:rsidR="009A772C">
        <w:rPr>
          <w:rFonts w:hint="eastAsia"/>
        </w:rPr>
        <w:t>施設</w:t>
      </w:r>
      <w:r>
        <w:rPr>
          <w:rFonts w:hint="eastAsia"/>
        </w:rPr>
        <w:t>を示しています。派生形として、宿泊施設、公共構造物、ランドマーク、歴史的建造物、住居のデータモデルがあります。</w:t>
      </w:r>
    </w:p>
    <w:p w14:paraId="3250514C" w14:textId="1155BE12" w:rsidR="00AB7E65" w:rsidRDefault="001641F9" w:rsidP="00E878F4">
      <w:pPr>
        <w:pStyle w:val="32"/>
      </w:pPr>
      <w:bookmarkStart w:id="88" w:name="_Toc103599979"/>
      <w:r>
        <w:rPr>
          <w:rFonts w:hint="eastAsia"/>
        </w:rPr>
        <w:t>公共施設</w:t>
      </w:r>
      <w:r w:rsidR="00D155BE">
        <w:rPr>
          <w:rFonts w:hint="eastAsia"/>
        </w:rPr>
        <w:t>・観光施設</w:t>
      </w:r>
      <w:bookmarkEnd w:id="88"/>
    </w:p>
    <w:p w14:paraId="628E731A" w14:textId="0B9CFFF2" w:rsidR="007F7C36" w:rsidRPr="00391B24" w:rsidRDefault="00391B24" w:rsidP="00391B24">
      <w:pPr>
        <w:pStyle w:val="a8"/>
        <w:ind w:left="120" w:firstLine="240"/>
      </w:pPr>
      <w:r>
        <w:rPr>
          <w:rFonts w:hint="eastAsia"/>
        </w:rPr>
        <w:t>行政機関等が運営する施設</w:t>
      </w:r>
      <w:r w:rsidR="00BF7352">
        <w:rPr>
          <w:rFonts w:hint="eastAsia"/>
        </w:rPr>
        <w:t>です</w:t>
      </w:r>
      <w:r>
        <w:rPr>
          <w:rFonts w:hint="eastAsia"/>
        </w:rPr>
        <w:t>。博物館、図書館などの文化施設</w:t>
      </w:r>
      <w:r w:rsidR="00D155BE">
        <w:rPr>
          <w:rFonts w:hint="eastAsia"/>
        </w:rPr>
        <w:t>や観光施設</w:t>
      </w:r>
      <w:r>
        <w:rPr>
          <w:rFonts w:hint="eastAsia"/>
        </w:rPr>
        <w:t>も含</w:t>
      </w:r>
      <w:r w:rsidR="009A772C">
        <w:rPr>
          <w:rFonts w:hint="eastAsia"/>
        </w:rPr>
        <w:t>みます</w:t>
      </w:r>
      <w:r>
        <w:rPr>
          <w:rFonts w:hint="eastAsia"/>
        </w:rPr>
        <w:t>。</w:t>
      </w:r>
    </w:p>
    <w:p w14:paraId="4BA75DB5" w14:textId="10222980" w:rsidR="007F7C36" w:rsidRDefault="004521EB" w:rsidP="001F162B">
      <w:pPr>
        <w:pStyle w:val="51"/>
        <w:numPr>
          <w:ilvl w:val="4"/>
          <w:numId w:val="15"/>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0A10A5" w:rsidRPr="00B7091E" w14:paraId="2D5D766F" w14:textId="77777777" w:rsidTr="00EA693C">
        <w:tc>
          <w:tcPr>
            <w:tcW w:w="1667" w:type="pct"/>
            <w:shd w:val="clear" w:color="auto" w:fill="D9D9D9" w:themeFill="background1" w:themeFillShade="D9"/>
          </w:tcPr>
          <w:p w14:paraId="60F4F8DF" w14:textId="33A75297" w:rsidR="000A10A5" w:rsidRPr="002304C9" w:rsidRDefault="000A10A5" w:rsidP="000F0914">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30FC7428" w14:textId="785C6699" w:rsidR="000A10A5" w:rsidRPr="002304C9" w:rsidRDefault="000A10A5" w:rsidP="000F0914">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000E0A5" w14:textId="167D28F0" w:rsidR="000A10A5" w:rsidRPr="002304C9" w:rsidRDefault="000A10A5" w:rsidP="000F0914">
            <w:pPr>
              <w:pStyle w:val="aa"/>
              <w:snapToGrid w:val="0"/>
              <w:ind w:leftChars="0" w:left="0" w:firstLineChars="0" w:firstLine="0"/>
              <w:rPr>
                <w:sz w:val="20"/>
                <w:szCs w:val="18"/>
              </w:rPr>
            </w:pPr>
            <w:r w:rsidRPr="002304C9">
              <w:rPr>
                <w:rFonts w:hint="eastAsia"/>
                <w:sz w:val="20"/>
                <w:szCs w:val="18"/>
              </w:rPr>
              <w:t>参照元</w:t>
            </w:r>
          </w:p>
        </w:tc>
      </w:tr>
      <w:tr w:rsidR="000A10A5" w:rsidRPr="00B7091E" w14:paraId="055FD935" w14:textId="77777777" w:rsidTr="00EA693C">
        <w:tc>
          <w:tcPr>
            <w:tcW w:w="1667" w:type="pct"/>
          </w:tcPr>
          <w:p w14:paraId="75954ABA" w14:textId="3FBF2D91" w:rsidR="000A10A5" w:rsidRPr="002304C9" w:rsidRDefault="000A10A5" w:rsidP="000F0914">
            <w:pPr>
              <w:pStyle w:val="aa"/>
              <w:snapToGrid w:val="0"/>
              <w:ind w:leftChars="0" w:left="0" w:firstLineChars="0" w:firstLine="0"/>
              <w:rPr>
                <w:sz w:val="20"/>
                <w:szCs w:val="18"/>
              </w:rPr>
            </w:pPr>
            <w:r w:rsidRPr="002304C9">
              <w:rPr>
                <w:rFonts w:hint="eastAsia"/>
                <w:sz w:val="20"/>
                <w:szCs w:val="18"/>
              </w:rPr>
              <w:t>公共施設</w:t>
            </w:r>
          </w:p>
        </w:tc>
        <w:tc>
          <w:tcPr>
            <w:tcW w:w="1404" w:type="pct"/>
          </w:tcPr>
          <w:p w14:paraId="7B60A991" w14:textId="13938A94" w:rsidR="000A10A5" w:rsidRPr="002304C9" w:rsidRDefault="000A10A5" w:rsidP="000F0914">
            <w:pPr>
              <w:pStyle w:val="aa"/>
              <w:snapToGrid w:val="0"/>
              <w:ind w:leftChars="0" w:left="0" w:firstLineChars="0" w:firstLine="0"/>
              <w:rPr>
                <w:sz w:val="20"/>
                <w:szCs w:val="18"/>
              </w:rPr>
            </w:pPr>
            <w:r w:rsidRPr="002304C9">
              <w:rPr>
                <w:rFonts w:hint="eastAsia"/>
                <w:sz w:val="20"/>
                <w:szCs w:val="18"/>
              </w:rPr>
              <w:t>Public Facility</w:t>
            </w:r>
          </w:p>
        </w:tc>
        <w:tc>
          <w:tcPr>
            <w:tcW w:w="1930" w:type="pct"/>
          </w:tcPr>
          <w:p w14:paraId="46562460" w14:textId="4618E5FC" w:rsidR="000A10A5" w:rsidRPr="002304C9" w:rsidRDefault="000A10A5" w:rsidP="000F0914">
            <w:pPr>
              <w:pStyle w:val="aa"/>
              <w:snapToGrid w:val="0"/>
              <w:ind w:leftChars="0" w:left="0" w:firstLineChars="0" w:firstLine="0"/>
              <w:rPr>
                <w:sz w:val="20"/>
                <w:szCs w:val="18"/>
              </w:rPr>
            </w:pPr>
            <w:r w:rsidRPr="002304C9">
              <w:rPr>
                <w:rFonts w:hint="eastAsia"/>
                <w:sz w:val="20"/>
                <w:szCs w:val="18"/>
              </w:rPr>
              <w:t>推奨データセット</w:t>
            </w:r>
          </w:p>
        </w:tc>
      </w:tr>
      <w:tr w:rsidR="009A772C" w:rsidRPr="00B7091E" w14:paraId="095FED9F" w14:textId="77777777" w:rsidTr="00EA693C">
        <w:tc>
          <w:tcPr>
            <w:tcW w:w="1667" w:type="pct"/>
          </w:tcPr>
          <w:p w14:paraId="349516AB" w14:textId="1B3A9D5B" w:rsidR="009A772C" w:rsidRPr="002304C9" w:rsidRDefault="000F0914" w:rsidP="000F0914">
            <w:pPr>
              <w:pStyle w:val="aa"/>
              <w:snapToGrid w:val="0"/>
              <w:ind w:leftChars="0" w:left="0" w:firstLineChars="0" w:firstLine="0"/>
              <w:rPr>
                <w:sz w:val="20"/>
                <w:szCs w:val="18"/>
              </w:rPr>
            </w:pPr>
            <w:r>
              <w:rPr>
                <w:rFonts w:hint="eastAsia"/>
                <w:sz w:val="20"/>
                <w:szCs w:val="18"/>
              </w:rPr>
              <w:t>都市施設</w:t>
            </w:r>
          </w:p>
        </w:tc>
        <w:tc>
          <w:tcPr>
            <w:tcW w:w="1404" w:type="pct"/>
          </w:tcPr>
          <w:p w14:paraId="56937E67" w14:textId="599A4BA8" w:rsidR="009A772C" w:rsidRPr="002304C9" w:rsidRDefault="000F0914" w:rsidP="000F0914">
            <w:pPr>
              <w:pStyle w:val="aa"/>
              <w:snapToGrid w:val="0"/>
              <w:ind w:leftChars="0" w:left="0" w:firstLineChars="0" w:firstLine="0"/>
              <w:rPr>
                <w:sz w:val="20"/>
                <w:szCs w:val="18"/>
              </w:rPr>
            </w:pPr>
            <w:r>
              <w:rPr>
                <w:rFonts w:hint="eastAsia"/>
                <w:sz w:val="20"/>
                <w:szCs w:val="18"/>
              </w:rPr>
              <w:t>Urban Facility</w:t>
            </w:r>
          </w:p>
        </w:tc>
        <w:tc>
          <w:tcPr>
            <w:tcW w:w="1930" w:type="pct"/>
          </w:tcPr>
          <w:p w14:paraId="73651EEA" w14:textId="336C53A8" w:rsidR="009A772C" w:rsidRPr="002304C9" w:rsidRDefault="000F0914" w:rsidP="000F0914">
            <w:pPr>
              <w:pStyle w:val="aa"/>
              <w:snapToGrid w:val="0"/>
              <w:ind w:leftChars="0" w:left="0" w:firstLineChars="0" w:firstLine="0"/>
              <w:rPr>
                <w:sz w:val="20"/>
                <w:szCs w:val="18"/>
              </w:rPr>
            </w:pPr>
            <w:r>
              <w:rPr>
                <w:rFonts w:hint="eastAsia"/>
                <w:sz w:val="20"/>
                <w:szCs w:val="20"/>
              </w:rPr>
              <w:t>３D都市モデル標準製品仕様書</w:t>
            </w:r>
          </w:p>
        </w:tc>
      </w:tr>
      <w:tr w:rsidR="000F0914" w:rsidRPr="00B7091E" w14:paraId="705768D5" w14:textId="77777777" w:rsidTr="00EA693C">
        <w:tc>
          <w:tcPr>
            <w:tcW w:w="1667" w:type="pct"/>
          </w:tcPr>
          <w:p w14:paraId="28C47CC2" w14:textId="64B75BBD" w:rsidR="000F0914" w:rsidRPr="002304C9" w:rsidRDefault="000F0914" w:rsidP="000F0914">
            <w:pPr>
              <w:pStyle w:val="aa"/>
              <w:snapToGrid w:val="0"/>
              <w:ind w:leftChars="0" w:left="0" w:firstLineChars="0" w:firstLine="0"/>
              <w:rPr>
                <w:sz w:val="20"/>
                <w:szCs w:val="18"/>
              </w:rPr>
            </w:pPr>
            <w:r>
              <w:rPr>
                <w:rFonts w:hint="eastAsia"/>
                <w:sz w:val="20"/>
                <w:szCs w:val="18"/>
              </w:rPr>
              <w:t>建物</w:t>
            </w:r>
          </w:p>
        </w:tc>
        <w:tc>
          <w:tcPr>
            <w:tcW w:w="1404" w:type="pct"/>
          </w:tcPr>
          <w:p w14:paraId="14F2DD58" w14:textId="55E17ECC" w:rsidR="000F0914" w:rsidRPr="002304C9" w:rsidRDefault="000F0914" w:rsidP="000F0914">
            <w:pPr>
              <w:pStyle w:val="aa"/>
              <w:snapToGrid w:val="0"/>
              <w:ind w:leftChars="0" w:left="0" w:firstLineChars="0" w:firstLine="0"/>
              <w:rPr>
                <w:sz w:val="20"/>
                <w:szCs w:val="18"/>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1930" w:type="pct"/>
          </w:tcPr>
          <w:p w14:paraId="44223BA8" w14:textId="12AC45DD" w:rsidR="000F0914" w:rsidRPr="002304C9" w:rsidRDefault="000F0914" w:rsidP="000F0914">
            <w:pPr>
              <w:pStyle w:val="aa"/>
              <w:snapToGrid w:val="0"/>
              <w:ind w:leftChars="0" w:left="0" w:firstLineChars="0" w:firstLine="0"/>
              <w:rPr>
                <w:sz w:val="20"/>
                <w:szCs w:val="18"/>
              </w:rPr>
            </w:pPr>
            <w:r>
              <w:rPr>
                <w:rFonts w:hint="eastAsia"/>
                <w:sz w:val="20"/>
                <w:szCs w:val="18"/>
              </w:rPr>
              <w:t>S</w:t>
            </w:r>
            <w:r>
              <w:rPr>
                <w:sz w:val="20"/>
                <w:szCs w:val="18"/>
              </w:rPr>
              <w:t>mart data model</w:t>
            </w:r>
          </w:p>
        </w:tc>
      </w:tr>
      <w:tr w:rsidR="000F0914" w:rsidRPr="00B7091E" w14:paraId="482326F4" w14:textId="77777777" w:rsidTr="00EA693C">
        <w:tc>
          <w:tcPr>
            <w:tcW w:w="1667" w:type="pct"/>
          </w:tcPr>
          <w:p w14:paraId="768EBAA9" w14:textId="4484DA1E" w:rsidR="000F0914" w:rsidRPr="002304C9" w:rsidRDefault="000F0914" w:rsidP="000F0914">
            <w:pPr>
              <w:pStyle w:val="aa"/>
              <w:snapToGrid w:val="0"/>
              <w:ind w:leftChars="0" w:left="0" w:firstLineChars="0" w:firstLine="0"/>
              <w:rPr>
                <w:sz w:val="20"/>
                <w:szCs w:val="18"/>
              </w:rPr>
            </w:pPr>
            <w:r>
              <w:rPr>
                <w:rFonts w:hint="eastAsia"/>
                <w:sz w:val="20"/>
                <w:szCs w:val="18"/>
              </w:rPr>
              <w:t>公共構造物</w:t>
            </w:r>
          </w:p>
        </w:tc>
        <w:tc>
          <w:tcPr>
            <w:tcW w:w="1404" w:type="pct"/>
          </w:tcPr>
          <w:p w14:paraId="5C9BCCDE" w14:textId="0A7A70CC" w:rsidR="000F0914" w:rsidRPr="002304C9" w:rsidRDefault="000F0914" w:rsidP="000F0914">
            <w:pPr>
              <w:pStyle w:val="aa"/>
              <w:snapToGrid w:val="0"/>
              <w:ind w:leftChars="0" w:left="0" w:firstLineChars="0" w:firstLine="0"/>
              <w:rPr>
                <w:sz w:val="20"/>
                <w:szCs w:val="18"/>
              </w:rPr>
            </w:pPr>
            <w:r>
              <w:rPr>
                <w:rFonts w:hint="eastAsia"/>
                <w:sz w:val="20"/>
                <w:szCs w:val="18"/>
              </w:rPr>
              <w:t>C</w:t>
            </w:r>
            <w:r>
              <w:rPr>
                <w:sz w:val="20"/>
                <w:szCs w:val="18"/>
              </w:rPr>
              <w:t>ivic Structure</w:t>
            </w:r>
          </w:p>
        </w:tc>
        <w:tc>
          <w:tcPr>
            <w:tcW w:w="1930" w:type="pct"/>
          </w:tcPr>
          <w:p w14:paraId="600F5B01" w14:textId="2DC44CA1" w:rsidR="000F0914" w:rsidRDefault="000F0914" w:rsidP="000F0914">
            <w:pPr>
              <w:pStyle w:val="aa"/>
              <w:snapToGrid w:val="0"/>
              <w:ind w:leftChars="0" w:left="0" w:firstLineChars="0" w:firstLine="0"/>
              <w:rPr>
                <w:sz w:val="20"/>
                <w:szCs w:val="18"/>
              </w:rPr>
            </w:pPr>
            <w:r>
              <w:rPr>
                <w:sz w:val="20"/>
                <w:szCs w:val="18"/>
              </w:rPr>
              <w:t>Schema.org</w:t>
            </w:r>
          </w:p>
        </w:tc>
      </w:tr>
    </w:tbl>
    <w:p w14:paraId="12BB0599" w14:textId="25A27DF0" w:rsidR="007F7C36" w:rsidRPr="007F7C36" w:rsidRDefault="00DB05B6" w:rsidP="00CB2498">
      <w:pPr>
        <w:pStyle w:val="51"/>
      </w:pPr>
      <w:r>
        <w:rPr>
          <w:rFonts w:hint="eastAsia"/>
        </w:rPr>
        <w:t>データモデル</w:t>
      </w:r>
    </w:p>
    <w:p w14:paraId="14888C50" w14:textId="549F3304" w:rsidR="000752A7" w:rsidRDefault="00B703D2" w:rsidP="00B00607">
      <w:pPr>
        <w:pStyle w:val="aa"/>
        <w:ind w:left="360" w:firstLine="240"/>
      </w:pPr>
      <w:r>
        <w:rPr>
          <w:rFonts w:hint="eastAsia"/>
        </w:rPr>
        <w:t>施設の基本モデルを利用</w:t>
      </w:r>
      <w:r w:rsidR="0001349A">
        <w:rPr>
          <w:rFonts w:hint="eastAsia"/>
        </w:rPr>
        <w:t>します</w:t>
      </w:r>
      <w:r w:rsidR="005812AC">
        <w:rPr>
          <w:rFonts w:hint="eastAsia"/>
        </w:rPr>
        <w:t>。</w:t>
      </w:r>
      <w:r w:rsidR="0001349A">
        <w:rPr>
          <w:rFonts w:hint="eastAsia"/>
        </w:rPr>
        <w:t>目的別追加データ項目はありません。</w:t>
      </w:r>
    </w:p>
    <w:p w14:paraId="7A74F3EC" w14:textId="77777777" w:rsidR="000F0914" w:rsidRDefault="000F0914" w:rsidP="00B00607">
      <w:pPr>
        <w:pStyle w:val="aa"/>
        <w:ind w:left="360" w:firstLine="240"/>
      </w:pPr>
    </w:p>
    <w:p w14:paraId="5F66FACF" w14:textId="603D56AF" w:rsidR="0031472A" w:rsidRDefault="0031472A" w:rsidP="0031472A">
      <w:pPr>
        <w:pStyle w:val="aa"/>
        <w:ind w:left="360" w:firstLine="240"/>
      </w:pPr>
      <w:r>
        <w:rPr>
          <w:rFonts w:hint="eastAsia"/>
          <w:noProof/>
        </w:rPr>
        <w:drawing>
          <wp:inline distT="0" distB="0" distL="0" distR="0" wp14:anchorId="17F07051" wp14:editId="098DE871">
            <wp:extent cx="4914900" cy="419100"/>
            <wp:effectExtent l="0" t="0" r="0" b="19050"/>
            <wp:docPr id="23" name="図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242673C" w14:textId="3981C3C2" w:rsidR="006478CF" w:rsidRDefault="00550C04" w:rsidP="00CB2498">
      <w:pPr>
        <w:pStyle w:val="51"/>
      </w:pPr>
      <w:r>
        <w:rPr>
          <w:rFonts w:hint="eastAsia"/>
        </w:rPr>
        <w:lastRenderedPageBreak/>
        <w:t>データ項目に選択肢があるときの候補</w:t>
      </w:r>
    </w:p>
    <w:p w14:paraId="05EEC17D" w14:textId="596A440B" w:rsidR="00163A70" w:rsidRDefault="00BA6916" w:rsidP="0001349A">
      <w:pPr>
        <w:pStyle w:val="aa"/>
        <w:numPr>
          <w:ilvl w:val="0"/>
          <w:numId w:val="2"/>
        </w:numPr>
        <w:ind w:leftChars="0" w:firstLineChars="0"/>
      </w:pPr>
      <w:r>
        <w:rPr>
          <w:rFonts w:hint="eastAsia"/>
        </w:rPr>
        <w:t>POIは</w:t>
      </w:r>
      <w:r w:rsidR="000F0914">
        <w:rPr>
          <w:rFonts w:hint="eastAsia"/>
        </w:rPr>
        <w:t>、</w:t>
      </w:r>
      <w:r w:rsidR="0001349A">
        <w:rPr>
          <w:rFonts w:hint="eastAsia"/>
        </w:rPr>
        <w:t>GIFコード（</w:t>
      </w:r>
      <w:r w:rsidR="00803561">
        <w:rPr>
          <w:rFonts w:hint="eastAsia"/>
        </w:rPr>
        <w:t>POIコード</w:t>
      </w:r>
      <w:r w:rsidR="0001349A">
        <w:rPr>
          <w:rFonts w:hint="eastAsia"/>
        </w:rPr>
        <w:t>）</w:t>
      </w:r>
      <w:r w:rsidR="00803561">
        <w:rPr>
          <w:rFonts w:hint="eastAsia"/>
        </w:rPr>
        <w:t>を</w:t>
      </w:r>
      <w:r w:rsidR="004B591F">
        <w:rPr>
          <w:rFonts w:hint="eastAsia"/>
        </w:rPr>
        <w:t>参照します</w:t>
      </w:r>
      <w:r w:rsidR="0001349A">
        <w:rPr>
          <w:rFonts w:hint="eastAsia"/>
        </w:rPr>
        <w:t>。</w:t>
      </w:r>
    </w:p>
    <w:p w14:paraId="723680B5" w14:textId="252FC7D4" w:rsidR="003E0A44" w:rsidRDefault="00C56848" w:rsidP="00CB2498">
      <w:pPr>
        <w:pStyle w:val="51"/>
      </w:pPr>
      <w:r>
        <w:rPr>
          <w:rFonts w:hint="eastAsia"/>
        </w:rPr>
        <w:t>既存データモデル</w:t>
      </w:r>
    </w:p>
    <w:p w14:paraId="71026A27" w14:textId="2F0E2863" w:rsidR="00C62B89" w:rsidRDefault="008B1EC9">
      <w:pPr>
        <w:pStyle w:val="6"/>
      </w:pPr>
      <w:r>
        <w:rPr>
          <w:rFonts w:hint="eastAsia"/>
        </w:rPr>
        <w:t>国土数値情報</w:t>
      </w:r>
    </w:p>
    <w:p w14:paraId="74707AAA" w14:textId="13E32DE8" w:rsidR="00302289" w:rsidRDefault="00302289" w:rsidP="00DE2F8B">
      <w:pPr>
        <w:pStyle w:val="afd"/>
      </w:pPr>
      <w:r>
        <w:rPr>
          <w:rFonts w:hint="eastAsia"/>
        </w:rPr>
        <w:t>国</w:t>
      </w:r>
      <w:r w:rsidRPr="00DE2F8B">
        <w:rPr>
          <w:rStyle w:val="afe"/>
          <w:rFonts w:hint="eastAsia"/>
        </w:rPr>
        <w:t>土数値情</w:t>
      </w:r>
      <w:r>
        <w:rPr>
          <w:rFonts w:hint="eastAsia"/>
        </w:rPr>
        <w:t>報</w:t>
      </w:r>
      <w:r w:rsidR="00B91AEC">
        <w:rPr>
          <w:rFonts w:hint="eastAsia"/>
        </w:rPr>
        <w:t>の「</w:t>
      </w:r>
      <w:r w:rsidR="00A90D1F">
        <w:rPr>
          <w:rFonts w:hint="eastAsia"/>
        </w:rPr>
        <w:t>公共施設</w:t>
      </w:r>
      <w:r w:rsidR="00B91AEC">
        <w:rPr>
          <w:rFonts w:hint="eastAsia"/>
        </w:rPr>
        <w:t>」</w:t>
      </w:r>
      <w:r w:rsidR="000F0914">
        <w:rPr>
          <w:rStyle w:val="affa"/>
        </w:rPr>
        <w:footnoteReference w:id="29"/>
      </w:r>
      <w:r w:rsidR="008B1EC9">
        <w:rPr>
          <w:rFonts w:hint="eastAsia"/>
        </w:rPr>
        <w:t>が参照でき</w:t>
      </w:r>
      <w:r w:rsidR="0001349A">
        <w:rPr>
          <w:rFonts w:hint="eastAsia"/>
        </w:rPr>
        <w:t>ます。</w:t>
      </w:r>
    </w:p>
    <w:p w14:paraId="53D2B100" w14:textId="77777777" w:rsidR="000F0914" w:rsidRPr="00D463E6" w:rsidRDefault="000F0914">
      <w:pPr>
        <w:pStyle w:val="6"/>
      </w:pPr>
      <w:r w:rsidRPr="00E83C25">
        <w:rPr>
          <w:rFonts w:hint="eastAsia"/>
        </w:rPr>
        <w:t>３</w:t>
      </w:r>
      <w:r>
        <w:rPr>
          <w:rFonts w:hint="eastAsia"/>
        </w:rPr>
        <w:t>Ｄ</w:t>
      </w:r>
      <w:r w:rsidRPr="00E83C25">
        <w:rPr>
          <w:rFonts w:hint="eastAsia"/>
        </w:rPr>
        <w:t>都市モデル標準製品仕様書（国土交通省）</w:t>
      </w:r>
    </w:p>
    <w:p w14:paraId="54DD26EA" w14:textId="35DA4AFF" w:rsidR="000F0914" w:rsidRDefault="000F0914" w:rsidP="000F0914">
      <w:pPr>
        <w:pStyle w:val="afd"/>
      </w:pPr>
      <w:r w:rsidRPr="000C5F19">
        <w:t>urf:</w:t>
      </w:r>
      <w:r>
        <w:rPr>
          <w:rFonts w:hint="eastAsia"/>
        </w:rPr>
        <w:t>UrbanFacility、</w:t>
      </w:r>
      <w:r w:rsidRPr="00580F92">
        <w:t>urf:DistrictFacility</w:t>
      </w:r>
      <w:r>
        <w:rPr>
          <w:rFonts w:hint="eastAsia"/>
        </w:rPr>
        <w:t>の定義および派生形が参照できます。</w:t>
      </w:r>
    </w:p>
    <w:p w14:paraId="373A6DB1" w14:textId="77777777" w:rsidR="000F0914" w:rsidRDefault="000F0914">
      <w:pPr>
        <w:pStyle w:val="6"/>
      </w:pPr>
      <w:r>
        <w:rPr>
          <w:rFonts w:hint="eastAsia"/>
        </w:rPr>
        <w:t>Smart Data Model</w:t>
      </w:r>
    </w:p>
    <w:p w14:paraId="578EFADD" w14:textId="5A5E9D8F"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1EB34D7C" w14:textId="0079AB5F" w:rsidR="009C17C7" w:rsidRDefault="009C17C7">
      <w:pPr>
        <w:pStyle w:val="6"/>
      </w:pPr>
      <w:r>
        <w:t>S</w:t>
      </w:r>
      <w:r>
        <w:rPr>
          <w:rFonts w:hint="eastAsia"/>
        </w:rPr>
        <w:t>chema.org</w:t>
      </w:r>
    </w:p>
    <w:p w14:paraId="5FB05C46" w14:textId="1D4D2BE7" w:rsidR="009C17C7" w:rsidRDefault="00EA693C" w:rsidP="00DE2F8B">
      <w:pPr>
        <w:pStyle w:val="afd"/>
      </w:pPr>
      <w:r>
        <w:rPr>
          <w:rFonts w:hint="eastAsia"/>
        </w:rPr>
        <w:t>Web検索情報用の</w:t>
      </w:r>
      <w:r w:rsidR="00D679A7" w:rsidRPr="00D679A7">
        <w:t>CivicStructure</w:t>
      </w:r>
      <w:r w:rsidR="009C17C7">
        <w:rPr>
          <w:rFonts w:hint="eastAsia"/>
        </w:rPr>
        <w:t>が参照でき</w:t>
      </w:r>
      <w:r w:rsidR="0001349A">
        <w:rPr>
          <w:rFonts w:hint="eastAsia"/>
        </w:rPr>
        <w:t>ます。</w:t>
      </w:r>
    </w:p>
    <w:p w14:paraId="48693F84" w14:textId="51F8E896" w:rsidR="001641F9" w:rsidRDefault="001641F9" w:rsidP="00E878F4">
      <w:pPr>
        <w:pStyle w:val="32"/>
      </w:pPr>
      <w:bookmarkStart w:id="89" w:name="_Toc103515213"/>
      <w:bookmarkStart w:id="90" w:name="_Toc103598178"/>
      <w:bookmarkStart w:id="91" w:name="_Toc103599501"/>
      <w:bookmarkStart w:id="92" w:name="_Toc103599980"/>
      <w:bookmarkStart w:id="93" w:name="_Toc103515214"/>
      <w:bookmarkStart w:id="94" w:name="_Toc103598179"/>
      <w:bookmarkStart w:id="95" w:name="_Toc103599502"/>
      <w:bookmarkStart w:id="96" w:name="_Toc103599981"/>
      <w:bookmarkStart w:id="97" w:name="_Toc103599982"/>
      <w:bookmarkEnd w:id="89"/>
      <w:bookmarkEnd w:id="90"/>
      <w:bookmarkEnd w:id="91"/>
      <w:bookmarkEnd w:id="92"/>
      <w:bookmarkEnd w:id="93"/>
      <w:bookmarkEnd w:id="94"/>
      <w:bookmarkEnd w:id="95"/>
      <w:bookmarkEnd w:id="96"/>
      <w:r>
        <w:rPr>
          <w:rFonts w:hint="eastAsia"/>
        </w:rPr>
        <w:t>医療機関</w:t>
      </w:r>
      <w:bookmarkEnd w:id="97"/>
    </w:p>
    <w:p w14:paraId="2CFFFD7D" w14:textId="379389A2" w:rsidR="00B703D2" w:rsidRPr="00391B24" w:rsidRDefault="00362F27" w:rsidP="00DE2F8B">
      <w:pPr>
        <w:pStyle w:val="afd"/>
      </w:pPr>
      <w:r>
        <w:rPr>
          <w:rFonts w:hint="eastAsia"/>
        </w:rPr>
        <w:t>医療</w:t>
      </w:r>
      <w:r w:rsidR="00507250">
        <w:rPr>
          <w:rFonts w:hint="eastAsia"/>
        </w:rPr>
        <w:t>機関</w:t>
      </w:r>
      <w:r>
        <w:rPr>
          <w:rFonts w:hint="eastAsia"/>
        </w:rPr>
        <w:t>に関する情報</w:t>
      </w:r>
      <w:r w:rsidR="00C6784F">
        <w:rPr>
          <w:rFonts w:hint="eastAsia"/>
        </w:rPr>
        <w:t>を示</w:t>
      </w:r>
      <w:r w:rsidR="0001349A">
        <w:rPr>
          <w:rFonts w:hint="eastAsia"/>
        </w:rPr>
        <w:t>します</w:t>
      </w:r>
      <w:r w:rsidR="00B703D2">
        <w:rPr>
          <w:rFonts w:hint="eastAsia"/>
        </w:rPr>
        <w:t>。</w:t>
      </w:r>
      <w:r>
        <w:rPr>
          <w:rFonts w:hint="eastAsia"/>
        </w:rPr>
        <w:t>薬局なども含</w:t>
      </w:r>
      <w:r w:rsidR="0001349A">
        <w:rPr>
          <w:rFonts w:hint="eastAsia"/>
        </w:rPr>
        <w:t>みます</w:t>
      </w:r>
      <w:r w:rsidR="00C6784F">
        <w:rPr>
          <w:rFonts w:hint="eastAsia"/>
        </w:rPr>
        <w:t>。</w:t>
      </w:r>
    </w:p>
    <w:p w14:paraId="73AC6CB7" w14:textId="2C7918E0" w:rsidR="00B703D2" w:rsidRDefault="004521EB" w:rsidP="001F162B">
      <w:pPr>
        <w:pStyle w:val="51"/>
        <w:numPr>
          <w:ilvl w:val="4"/>
          <w:numId w:val="16"/>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677FBD" w:rsidRPr="00B7091E" w14:paraId="02CAAE27" w14:textId="77777777" w:rsidTr="00DE2933">
        <w:tc>
          <w:tcPr>
            <w:tcW w:w="1667" w:type="pct"/>
            <w:shd w:val="clear" w:color="auto" w:fill="D9D9D9" w:themeFill="background1" w:themeFillShade="D9"/>
          </w:tcPr>
          <w:p w14:paraId="38D38D2F"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26DC22B6"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62C6367"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参照元</w:t>
            </w:r>
          </w:p>
        </w:tc>
      </w:tr>
      <w:tr w:rsidR="00677FBD" w:rsidRPr="00B7091E" w14:paraId="29BB7416" w14:textId="77777777" w:rsidTr="00DE2933">
        <w:tc>
          <w:tcPr>
            <w:tcW w:w="1667" w:type="pct"/>
          </w:tcPr>
          <w:p w14:paraId="3487B85B" w14:textId="4A319DCE" w:rsidR="00677FBD" w:rsidRPr="002304C9" w:rsidRDefault="00677FBD" w:rsidP="00EA693C">
            <w:pPr>
              <w:pStyle w:val="aa"/>
              <w:snapToGrid w:val="0"/>
              <w:ind w:leftChars="0" w:left="0" w:firstLineChars="0" w:firstLine="0"/>
              <w:rPr>
                <w:sz w:val="20"/>
                <w:szCs w:val="18"/>
              </w:rPr>
            </w:pPr>
            <w:r w:rsidRPr="002304C9">
              <w:rPr>
                <w:rFonts w:hint="eastAsia"/>
                <w:sz w:val="20"/>
                <w:szCs w:val="18"/>
              </w:rPr>
              <w:t>医療機関</w:t>
            </w:r>
          </w:p>
        </w:tc>
        <w:tc>
          <w:tcPr>
            <w:tcW w:w="1404" w:type="pct"/>
          </w:tcPr>
          <w:p w14:paraId="55B838A7" w14:textId="473FA97D" w:rsidR="00677FBD" w:rsidRPr="002304C9" w:rsidRDefault="00677FBD"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176234FD"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推奨データセット</w:t>
            </w:r>
          </w:p>
        </w:tc>
      </w:tr>
      <w:tr w:rsidR="00EA693C" w:rsidRPr="00B7091E" w14:paraId="02CF5A17" w14:textId="77777777" w:rsidTr="00DE2933">
        <w:tc>
          <w:tcPr>
            <w:tcW w:w="1667" w:type="pct"/>
          </w:tcPr>
          <w:p w14:paraId="55749463" w14:textId="2FA447C3" w:rsidR="00EA693C" w:rsidRPr="002304C9" w:rsidRDefault="00EA693C" w:rsidP="00EA693C">
            <w:pPr>
              <w:pStyle w:val="aa"/>
              <w:snapToGrid w:val="0"/>
              <w:ind w:leftChars="0" w:left="0" w:firstLineChars="0" w:firstLine="0"/>
              <w:rPr>
                <w:sz w:val="20"/>
                <w:szCs w:val="18"/>
              </w:rPr>
            </w:pPr>
            <w:r>
              <w:rPr>
                <w:rFonts w:hint="eastAsia"/>
                <w:sz w:val="20"/>
                <w:szCs w:val="18"/>
              </w:rPr>
              <w:t>医療施設</w:t>
            </w:r>
          </w:p>
        </w:tc>
        <w:tc>
          <w:tcPr>
            <w:tcW w:w="1404" w:type="pct"/>
          </w:tcPr>
          <w:p w14:paraId="746D74DA" w14:textId="3690B7AC" w:rsidR="00EA693C" w:rsidRPr="002304C9" w:rsidRDefault="00EA693C" w:rsidP="00EA693C">
            <w:pPr>
              <w:pStyle w:val="aa"/>
              <w:snapToGrid w:val="0"/>
              <w:ind w:leftChars="0" w:left="0" w:firstLineChars="0" w:firstLine="0"/>
              <w:rPr>
                <w:sz w:val="20"/>
                <w:szCs w:val="18"/>
              </w:rPr>
            </w:pPr>
            <w:r w:rsidRPr="009A772C">
              <w:rPr>
                <w:rFonts w:hint="eastAsia"/>
                <w:sz w:val="20"/>
                <w:szCs w:val="18"/>
              </w:rPr>
              <w:t>MedicalFacility</w:t>
            </w:r>
          </w:p>
        </w:tc>
        <w:tc>
          <w:tcPr>
            <w:tcW w:w="1930" w:type="pct"/>
          </w:tcPr>
          <w:p w14:paraId="2628B5B3" w14:textId="33EE8412" w:rsidR="00EA693C" w:rsidRPr="002304C9" w:rsidRDefault="00EA693C" w:rsidP="00EA693C">
            <w:pPr>
              <w:pStyle w:val="aa"/>
              <w:snapToGrid w:val="0"/>
              <w:ind w:leftChars="0" w:left="0" w:firstLineChars="0" w:firstLine="0"/>
              <w:rPr>
                <w:sz w:val="20"/>
                <w:szCs w:val="18"/>
              </w:rPr>
            </w:pPr>
            <w:r>
              <w:rPr>
                <w:rFonts w:hint="eastAsia"/>
                <w:sz w:val="20"/>
                <w:szCs w:val="20"/>
              </w:rPr>
              <w:t>３D都市モデル標準製品仕様書</w:t>
            </w:r>
          </w:p>
        </w:tc>
      </w:tr>
      <w:tr w:rsidR="00EA693C" w:rsidRPr="00B7091E" w14:paraId="1909D9A6" w14:textId="77777777" w:rsidTr="00DE2933">
        <w:tc>
          <w:tcPr>
            <w:tcW w:w="1667" w:type="pct"/>
          </w:tcPr>
          <w:p w14:paraId="45ABACE0" w14:textId="2C39E5BF" w:rsidR="00EA693C" w:rsidRPr="002304C9" w:rsidRDefault="00EA693C" w:rsidP="00EA693C">
            <w:pPr>
              <w:pStyle w:val="aa"/>
              <w:snapToGrid w:val="0"/>
              <w:ind w:leftChars="0" w:left="0" w:firstLineChars="0" w:firstLine="0"/>
              <w:rPr>
                <w:sz w:val="20"/>
                <w:szCs w:val="18"/>
              </w:rPr>
            </w:pPr>
            <w:r>
              <w:rPr>
                <w:rFonts w:hint="eastAsia"/>
                <w:sz w:val="20"/>
                <w:szCs w:val="18"/>
              </w:rPr>
              <w:t>医療機関</w:t>
            </w:r>
          </w:p>
        </w:tc>
        <w:tc>
          <w:tcPr>
            <w:tcW w:w="1404" w:type="pct"/>
          </w:tcPr>
          <w:p w14:paraId="6613DF45" w14:textId="3E539298" w:rsidR="00EA693C" w:rsidRPr="002304C9" w:rsidRDefault="00EA693C"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2369485D" w14:textId="15B93824" w:rsidR="00EA693C" w:rsidRPr="002304C9" w:rsidRDefault="00EA693C" w:rsidP="00EA693C">
            <w:pPr>
              <w:pStyle w:val="aa"/>
              <w:snapToGrid w:val="0"/>
              <w:ind w:leftChars="0" w:left="0" w:firstLineChars="0" w:firstLine="0"/>
              <w:rPr>
                <w:sz w:val="20"/>
                <w:szCs w:val="18"/>
              </w:rPr>
            </w:pPr>
            <w:r>
              <w:rPr>
                <w:sz w:val="20"/>
                <w:szCs w:val="18"/>
              </w:rPr>
              <w:t>Schema.org</w:t>
            </w:r>
          </w:p>
        </w:tc>
      </w:tr>
    </w:tbl>
    <w:p w14:paraId="17612C9D" w14:textId="6845E5B3" w:rsidR="00B703D2" w:rsidRPr="007F7C36" w:rsidRDefault="00B703D2" w:rsidP="00CB2498">
      <w:pPr>
        <w:pStyle w:val="51"/>
      </w:pPr>
      <w:r>
        <w:rPr>
          <w:rFonts w:hint="eastAsia"/>
        </w:rPr>
        <w:t>データモデル</w:t>
      </w:r>
    </w:p>
    <w:p w14:paraId="05F9347E" w14:textId="4C61C82D" w:rsidR="00B703D2" w:rsidRDefault="00B703D2" w:rsidP="00B703D2">
      <w:pPr>
        <w:pStyle w:val="aa"/>
        <w:ind w:left="360" w:firstLine="240"/>
      </w:pPr>
      <w:r>
        <w:rPr>
          <w:rFonts w:hint="eastAsia"/>
        </w:rPr>
        <w:t>施設の基本モデルに</w:t>
      </w:r>
      <w:r w:rsidR="00310D48">
        <w:rPr>
          <w:rFonts w:hint="eastAsia"/>
        </w:rPr>
        <w:t>、目的別追加データ項目として</w:t>
      </w:r>
      <w:r>
        <w:rPr>
          <w:rFonts w:hint="eastAsia"/>
        </w:rPr>
        <w:t>以下を付加して利用</w:t>
      </w:r>
      <w:r w:rsidR="00310D48">
        <w:rPr>
          <w:rFonts w:hint="eastAsia"/>
        </w:rPr>
        <w:t>します。</w:t>
      </w:r>
    </w:p>
    <w:p w14:paraId="5E4932FF" w14:textId="77777777" w:rsidR="00EA693C" w:rsidRDefault="00EA693C" w:rsidP="00B703D2">
      <w:pPr>
        <w:pStyle w:val="aa"/>
        <w:ind w:left="360" w:firstLine="240"/>
      </w:pPr>
    </w:p>
    <w:p w14:paraId="3C88B3F5" w14:textId="437094F7" w:rsidR="0031472A" w:rsidRDefault="0031472A" w:rsidP="00B703D2">
      <w:pPr>
        <w:pStyle w:val="aa"/>
        <w:ind w:left="360" w:firstLine="240"/>
      </w:pPr>
      <w:r>
        <w:rPr>
          <w:rFonts w:hint="eastAsia"/>
          <w:noProof/>
        </w:rPr>
        <w:lastRenderedPageBreak/>
        <w:drawing>
          <wp:inline distT="0" distB="0" distL="0" distR="0" wp14:anchorId="54A31253" wp14:editId="40F1375C">
            <wp:extent cx="4914900" cy="1009650"/>
            <wp:effectExtent l="0" t="0" r="0" b="19050"/>
            <wp:docPr id="24" name="図表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10FAB76" w14:textId="77777777" w:rsidR="0031472A" w:rsidRDefault="0031472A" w:rsidP="00B703D2">
      <w:pPr>
        <w:pStyle w:val="aa"/>
        <w:ind w:left="360" w:firstLine="240"/>
      </w:pPr>
    </w:p>
    <w:tbl>
      <w:tblPr>
        <w:tblW w:w="8068" w:type="dxa"/>
        <w:tblInd w:w="426" w:type="dxa"/>
        <w:tblCellMar>
          <w:left w:w="99" w:type="dxa"/>
          <w:right w:w="99" w:type="dxa"/>
        </w:tblCellMar>
        <w:tblLook w:val="04A0" w:firstRow="1" w:lastRow="0" w:firstColumn="1" w:lastColumn="0" w:noHBand="0" w:noVBand="1"/>
      </w:tblPr>
      <w:tblGrid>
        <w:gridCol w:w="703"/>
        <w:gridCol w:w="2352"/>
        <w:gridCol w:w="5013"/>
      </w:tblGrid>
      <w:tr w:rsidR="0001349A" w:rsidRPr="006478CF" w14:paraId="0B2E1EDA" w14:textId="77777777" w:rsidTr="0001349A">
        <w:trPr>
          <w:trHeight w:val="64"/>
        </w:trPr>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B72C5" w14:textId="6CEE90D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0DFB8D" w14:textId="662BB213"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FED3C46" w14:textId="77777777"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6478CF" w14:paraId="6130A932" w14:textId="77777777" w:rsidTr="0001349A">
        <w:trPr>
          <w:trHeight w:val="71"/>
        </w:trPr>
        <w:tc>
          <w:tcPr>
            <w:tcW w:w="703" w:type="dxa"/>
            <w:tcBorders>
              <w:top w:val="single" w:sz="4" w:space="0" w:color="auto"/>
              <w:left w:val="single" w:sz="4" w:space="0" w:color="auto"/>
              <w:bottom w:val="single" w:sz="4" w:space="0" w:color="auto"/>
              <w:right w:val="single" w:sz="4" w:space="0" w:color="auto"/>
            </w:tcBorders>
          </w:tcPr>
          <w:p w14:paraId="3AA83FE9" w14:textId="2797D89F"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tcPr>
          <w:p w14:paraId="2432AABC" w14:textId="104ED0AD"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医療機関区分</w:t>
            </w:r>
          </w:p>
        </w:tc>
        <w:tc>
          <w:tcPr>
            <w:tcW w:w="5013" w:type="dxa"/>
            <w:tcBorders>
              <w:top w:val="single" w:sz="4" w:space="0" w:color="auto"/>
              <w:left w:val="nil"/>
              <w:bottom w:val="single" w:sz="4" w:space="0" w:color="auto"/>
              <w:right w:val="single" w:sz="4" w:space="0" w:color="auto"/>
            </w:tcBorders>
            <w:shd w:val="clear" w:color="auto" w:fill="auto"/>
            <w:vAlign w:val="center"/>
          </w:tcPr>
          <w:p w14:paraId="34A60C3F" w14:textId="3F3B68F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医療機関の種類を記載。</w:t>
            </w:r>
          </w:p>
        </w:tc>
      </w:tr>
      <w:tr w:rsidR="0001349A" w:rsidRPr="00020E70" w14:paraId="62A32EA7" w14:textId="77777777" w:rsidTr="0001349A">
        <w:trPr>
          <w:trHeight w:val="221"/>
        </w:trPr>
        <w:tc>
          <w:tcPr>
            <w:tcW w:w="703" w:type="dxa"/>
            <w:tcBorders>
              <w:top w:val="single" w:sz="4" w:space="0" w:color="auto"/>
              <w:left w:val="single" w:sz="4" w:space="0" w:color="auto"/>
              <w:bottom w:val="single" w:sz="4" w:space="0" w:color="auto"/>
              <w:right w:val="single" w:sz="4" w:space="0" w:color="auto"/>
            </w:tcBorders>
          </w:tcPr>
          <w:p w14:paraId="55B2CE4C" w14:textId="3EF577B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16B5E" w14:textId="63A896EC"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医療機関コード</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215F5DEE"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医療機関の医療機関コードを記載。</w:t>
            </w:r>
          </w:p>
        </w:tc>
      </w:tr>
      <w:tr w:rsidR="0001349A" w:rsidRPr="00020E70" w14:paraId="297AFAA2" w14:textId="77777777" w:rsidTr="0001349A">
        <w:trPr>
          <w:trHeight w:val="90"/>
        </w:trPr>
        <w:tc>
          <w:tcPr>
            <w:tcW w:w="703" w:type="dxa"/>
            <w:tcBorders>
              <w:top w:val="single" w:sz="4" w:space="0" w:color="auto"/>
              <w:left w:val="single" w:sz="4" w:space="0" w:color="auto"/>
              <w:bottom w:val="single" w:sz="4" w:space="0" w:color="auto"/>
              <w:right w:val="single" w:sz="4" w:space="0" w:color="auto"/>
            </w:tcBorders>
          </w:tcPr>
          <w:p w14:paraId="0DA424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E3AB0" w14:textId="47A12F66"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時間外における対応</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4733CE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医療機関の診療時間外における対応内容を記載。</w:t>
            </w:r>
          </w:p>
        </w:tc>
      </w:tr>
      <w:tr w:rsidR="0001349A" w:rsidRPr="00020E70" w14:paraId="340FD13E" w14:textId="77777777" w:rsidTr="0001349A">
        <w:trPr>
          <w:trHeight w:val="97"/>
        </w:trPr>
        <w:tc>
          <w:tcPr>
            <w:tcW w:w="703" w:type="dxa"/>
            <w:tcBorders>
              <w:top w:val="single" w:sz="4" w:space="0" w:color="auto"/>
              <w:left w:val="single" w:sz="4" w:space="0" w:color="auto"/>
              <w:bottom w:val="single" w:sz="4" w:space="0" w:color="auto"/>
              <w:right w:val="single" w:sz="4" w:space="0" w:color="auto"/>
            </w:tcBorders>
          </w:tcPr>
          <w:p w14:paraId="4D7E507A" w14:textId="24EE231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DECD8" w14:textId="6D0E0262"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診療科目</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3F6F8360"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医療機関の診療科目を「;」（半角のセミコロン）区切りで記載。</w:t>
            </w:r>
          </w:p>
        </w:tc>
      </w:tr>
      <w:tr w:rsidR="0001349A" w:rsidRPr="00020E70" w14:paraId="1F1304ED" w14:textId="77777777" w:rsidTr="0001349A">
        <w:trPr>
          <w:trHeight w:val="50"/>
        </w:trPr>
        <w:tc>
          <w:tcPr>
            <w:tcW w:w="703" w:type="dxa"/>
            <w:tcBorders>
              <w:top w:val="single" w:sz="4" w:space="0" w:color="auto"/>
              <w:left w:val="single" w:sz="4" w:space="0" w:color="auto"/>
              <w:bottom w:val="single" w:sz="4" w:space="0" w:color="auto"/>
              <w:right w:val="single" w:sz="4" w:space="0" w:color="auto"/>
            </w:tcBorders>
          </w:tcPr>
          <w:p w14:paraId="5FEFC671"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B096B" w14:textId="01E2414D"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病床数</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5EE1FF7B"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医療機関の病床数を記載。</w:t>
            </w:r>
          </w:p>
        </w:tc>
      </w:tr>
    </w:tbl>
    <w:p w14:paraId="55E20B09" w14:textId="64280BC1" w:rsidR="002E300F" w:rsidRDefault="00FA00EC" w:rsidP="00FA00EC">
      <w:pPr>
        <w:pStyle w:val="aa"/>
        <w:ind w:left="360" w:firstLine="240"/>
      </w:pPr>
      <w:r>
        <w:rPr>
          <w:rFonts w:hint="eastAsia"/>
        </w:rPr>
        <w:t>災害対応情報として、以下の項目を付加することも</w:t>
      </w:r>
      <w:r w:rsidR="00355F5A">
        <w:rPr>
          <w:rFonts w:hint="eastAsia"/>
        </w:rPr>
        <w:t>あ</w:t>
      </w:r>
      <w:r w:rsidR="00310D48">
        <w:rPr>
          <w:rFonts w:hint="eastAsia"/>
        </w:rPr>
        <w:t>ります</w:t>
      </w:r>
      <w:r w:rsidR="004825A9">
        <w:rPr>
          <w:rFonts w:hint="eastAsia"/>
        </w:rPr>
        <w:t>。</w:t>
      </w:r>
    </w:p>
    <w:tbl>
      <w:tblPr>
        <w:tblW w:w="8073" w:type="dxa"/>
        <w:tblInd w:w="421" w:type="dxa"/>
        <w:tblCellMar>
          <w:left w:w="99" w:type="dxa"/>
          <w:right w:w="99" w:type="dxa"/>
        </w:tblCellMar>
        <w:tblLook w:val="04A0" w:firstRow="1" w:lastRow="0" w:firstColumn="1" w:lastColumn="0" w:noHBand="0" w:noVBand="1"/>
      </w:tblPr>
      <w:tblGrid>
        <w:gridCol w:w="708"/>
        <w:gridCol w:w="2354"/>
        <w:gridCol w:w="5011"/>
      </w:tblGrid>
      <w:tr w:rsidR="0001349A" w:rsidRPr="006478CF" w14:paraId="7D4765FE" w14:textId="77777777" w:rsidTr="0001349A">
        <w:trPr>
          <w:trHeight w:val="6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6BCEA" w14:textId="7D166314"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81C488" w14:textId="2643600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8284E0F" w14:textId="77777777"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020E70" w14:paraId="0F5B92CF" w14:textId="77777777" w:rsidTr="0001349A">
        <w:trPr>
          <w:trHeight w:val="97"/>
        </w:trPr>
        <w:tc>
          <w:tcPr>
            <w:tcW w:w="708" w:type="dxa"/>
            <w:tcBorders>
              <w:top w:val="single" w:sz="4" w:space="0" w:color="auto"/>
              <w:left w:val="single" w:sz="4" w:space="0" w:color="auto"/>
              <w:bottom w:val="single" w:sz="4" w:space="0" w:color="auto"/>
              <w:right w:val="single" w:sz="4" w:space="0" w:color="auto"/>
            </w:tcBorders>
          </w:tcPr>
          <w:p w14:paraId="75C02733"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0EE" w14:textId="404A197A"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災害拠点分類</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C024D48" w14:textId="24F8151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災害拠点病院等の分類を記載</w:t>
            </w:r>
          </w:p>
        </w:tc>
      </w:tr>
      <w:tr w:rsidR="0001349A" w:rsidRPr="00020E70" w14:paraId="0837A9B4" w14:textId="77777777" w:rsidTr="0001349A">
        <w:trPr>
          <w:trHeight w:val="50"/>
        </w:trPr>
        <w:tc>
          <w:tcPr>
            <w:tcW w:w="708" w:type="dxa"/>
            <w:tcBorders>
              <w:top w:val="single" w:sz="4" w:space="0" w:color="auto"/>
              <w:left w:val="single" w:sz="4" w:space="0" w:color="auto"/>
              <w:bottom w:val="single" w:sz="4" w:space="0" w:color="auto"/>
              <w:right w:val="single" w:sz="4" w:space="0" w:color="auto"/>
            </w:tcBorders>
          </w:tcPr>
          <w:p w14:paraId="69EC7EA6"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BC5E6" w14:textId="67ACC41D"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状況</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F40E901" w14:textId="1865DA00"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w:t>
            </w:r>
            <w:r>
              <w:rPr>
                <w:rFonts w:asciiTheme="minorEastAsia" w:eastAsiaTheme="minorEastAsia" w:hAnsiTheme="minorEastAsia" w:cs="ＭＳ Ｐゴシック" w:hint="eastAsia"/>
                <w:kern w:val="0"/>
                <w:sz w:val="20"/>
                <w:szCs w:val="20"/>
              </w:rPr>
              <w:t>状況</w:t>
            </w:r>
            <w:r w:rsidRPr="00F31B8C">
              <w:rPr>
                <w:rFonts w:asciiTheme="minorEastAsia" w:eastAsiaTheme="minorEastAsia" w:hAnsiTheme="minorEastAsia" w:cs="ＭＳ Ｐゴシック" w:hint="eastAsia"/>
                <w:kern w:val="0"/>
                <w:sz w:val="20"/>
                <w:szCs w:val="20"/>
              </w:rPr>
              <w:t>を記載。</w:t>
            </w:r>
          </w:p>
        </w:tc>
      </w:tr>
    </w:tbl>
    <w:p w14:paraId="445F74C1" w14:textId="21EFFAB7" w:rsidR="00B703D2" w:rsidRDefault="00550C04" w:rsidP="00CB2498">
      <w:pPr>
        <w:pStyle w:val="51"/>
      </w:pPr>
      <w:r>
        <w:rPr>
          <w:rFonts w:hint="eastAsia"/>
        </w:rPr>
        <w:t>データ項目に選択肢があるときの候補</w:t>
      </w:r>
    </w:p>
    <w:p w14:paraId="1D0EE5AF" w14:textId="4C17991E" w:rsidR="00B703D2" w:rsidRDefault="00E1529B">
      <w:pPr>
        <w:pStyle w:val="6"/>
      </w:pPr>
      <w:r>
        <w:rPr>
          <w:rFonts w:hint="eastAsia"/>
        </w:rPr>
        <w:t>医療機関区分</w:t>
      </w:r>
    </w:p>
    <w:p w14:paraId="4059FFB8" w14:textId="74AD4CF8" w:rsidR="00CA04C7" w:rsidRDefault="000F4BF9" w:rsidP="00DE2F8B">
      <w:pPr>
        <w:pStyle w:val="afd"/>
      </w:pPr>
      <w:r>
        <w:rPr>
          <w:rFonts w:hint="eastAsia"/>
        </w:rPr>
        <w:t>厚生労働省が示す</w:t>
      </w:r>
      <w:r w:rsidR="00D16C95">
        <w:rPr>
          <w:rFonts w:hint="eastAsia"/>
        </w:rPr>
        <w:t>医療施設</w:t>
      </w:r>
      <w:r>
        <w:rPr>
          <w:rFonts w:hint="eastAsia"/>
        </w:rPr>
        <w:t>の区分</w:t>
      </w:r>
      <w:r w:rsidR="00D16C95">
        <w:rPr>
          <w:rStyle w:val="affa"/>
        </w:rPr>
        <w:footnoteReference w:id="30"/>
      </w:r>
      <w:r>
        <w:rPr>
          <w:rFonts w:hint="eastAsia"/>
        </w:rPr>
        <w:t>を</w:t>
      </w:r>
      <w:r w:rsidR="00665221">
        <w:rPr>
          <w:rFonts w:hint="eastAsia"/>
        </w:rPr>
        <w:t>参照</w:t>
      </w:r>
      <w:r w:rsidR="00310D48">
        <w:rPr>
          <w:rFonts w:hint="eastAsia"/>
        </w:rPr>
        <w:t>します</w:t>
      </w:r>
      <w:r w:rsidR="00665221">
        <w:rPr>
          <w:rFonts w:hint="eastAsia"/>
        </w:rPr>
        <w:t>。</w:t>
      </w:r>
      <w:r w:rsidR="00092D8B">
        <w:rPr>
          <w:rFonts w:hint="eastAsia"/>
        </w:rPr>
        <w:t>（診療所は、オープンデータ推奨データセットに従い</w:t>
      </w:r>
      <w:r w:rsidR="00D16C95">
        <w:rPr>
          <w:rFonts w:hint="eastAsia"/>
        </w:rPr>
        <w:t>、無床、有床に分割</w:t>
      </w:r>
      <w:r w:rsidR="00092D8B">
        <w:rPr>
          <w:rFonts w:hint="eastAsia"/>
        </w:rPr>
        <w:t>）</w:t>
      </w:r>
    </w:p>
    <w:p w14:paraId="376ECD31" w14:textId="77777777" w:rsidR="00DE2F8B" w:rsidRPr="00CA04C7" w:rsidRDefault="00DE2F8B" w:rsidP="00DE2F8B">
      <w:pPr>
        <w:pStyle w:val="afd"/>
      </w:pPr>
    </w:p>
    <w:p w14:paraId="02B81ADD" w14:textId="3B51447D" w:rsidR="00665221" w:rsidRDefault="00665221" w:rsidP="00DE2F8B">
      <w:pPr>
        <w:pStyle w:val="afd"/>
      </w:pPr>
      <w:r>
        <w:rPr>
          <w:rFonts w:hint="eastAsia"/>
          <w:noProof/>
        </w:rPr>
        <w:drawing>
          <wp:inline distT="0" distB="0" distL="0" distR="0" wp14:anchorId="37BD4B7F" wp14:editId="32DD94D5">
            <wp:extent cx="4250094" cy="1553547"/>
            <wp:effectExtent l="0" t="0" r="0" b="27940"/>
            <wp:docPr id="18" name="図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5753AB" w14:textId="3E6B6717" w:rsidR="00E1529B" w:rsidRDefault="00E1529B">
      <w:pPr>
        <w:pStyle w:val="6"/>
      </w:pPr>
      <w:r>
        <w:rPr>
          <w:rFonts w:hint="eastAsia"/>
        </w:rPr>
        <w:lastRenderedPageBreak/>
        <w:t>診療科目</w:t>
      </w:r>
    </w:p>
    <w:p w14:paraId="01D6E4E3" w14:textId="46166E1A" w:rsidR="00C37044" w:rsidRDefault="00F279C3" w:rsidP="00DE2F8B">
      <w:pPr>
        <w:pStyle w:val="afd"/>
      </w:pPr>
      <w:r w:rsidRPr="00F279C3">
        <w:rPr>
          <w:rFonts w:hint="eastAsia"/>
        </w:rPr>
        <w:t>診療科区分（厚生労働省 様式コード表）</w:t>
      </w:r>
      <w:r>
        <w:rPr>
          <w:rFonts w:hint="eastAsia"/>
        </w:rPr>
        <w:t>のコード</w:t>
      </w:r>
      <w:r w:rsidR="00013927">
        <w:rPr>
          <w:rStyle w:val="affa"/>
        </w:rPr>
        <w:footnoteReference w:id="31"/>
      </w:r>
      <w:r>
        <w:rPr>
          <w:rFonts w:hint="eastAsia"/>
        </w:rPr>
        <w:t>を</w:t>
      </w:r>
      <w:r w:rsidR="004B591F">
        <w:rPr>
          <w:rFonts w:hint="eastAsia"/>
        </w:rPr>
        <w:t>参照します</w:t>
      </w:r>
      <w:r w:rsidR="00823F96">
        <w:rPr>
          <w:rFonts w:hint="eastAsia"/>
        </w:rPr>
        <w:t>。</w:t>
      </w:r>
    </w:p>
    <w:tbl>
      <w:tblPr>
        <w:tblW w:w="7796" w:type="dxa"/>
        <w:tblInd w:w="709" w:type="dxa"/>
        <w:tblCellMar>
          <w:left w:w="99" w:type="dxa"/>
          <w:right w:w="99" w:type="dxa"/>
        </w:tblCellMar>
        <w:tblLook w:val="04A0" w:firstRow="1" w:lastRow="0" w:firstColumn="1" w:lastColumn="0" w:noHBand="0" w:noVBand="1"/>
      </w:tblPr>
      <w:tblGrid>
        <w:gridCol w:w="851"/>
        <w:gridCol w:w="3047"/>
        <w:gridCol w:w="922"/>
        <w:gridCol w:w="2976"/>
      </w:tblGrid>
      <w:tr w:rsidR="004A68FA" w:rsidRPr="00985170" w14:paraId="1286BABD" w14:textId="77777777" w:rsidTr="004A68FA">
        <w:trPr>
          <w:trHeight w:val="260"/>
        </w:trPr>
        <w:tc>
          <w:tcPr>
            <w:tcW w:w="85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78BCC6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304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92C6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c>
          <w:tcPr>
            <w:tcW w:w="9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89E704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297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4581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r>
      <w:tr w:rsidR="00985170" w:rsidRPr="00985170" w14:paraId="48285776" w14:textId="77777777" w:rsidTr="004A68FA">
        <w:trPr>
          <w:trHeight w:val="12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9C0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CC1A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E59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D6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泌尿器科 </w:t>
            </w:r>
          </w:p>
        </w:tc>
      </w:tr>
      <w:tr w:rsidR="00985170" w:rsidRPr="00985170" w14:paraId="2A01EE7D" w14:textId="77777777" w:rsidTr="004A68FA">
        <w:trPr>
          <w:trHeight w:val="12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188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A5B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心療内科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C954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7A7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産科 </w:t>
            </w:r>
          </w:p>
        </w:tc>
      </w:tr>
      <w:tr w:rsidR="00985170" w:rsidRPr="00985170" w14:paraId="7B2DE7F4" w14:textId="77777777" w:rsidTr="004A68FA">
        <w:trPr>
          <w:trHeight w:val="13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6FEA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47DA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精神科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524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5D1C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婦人科 </w:t>
            </w:r>
          </w:p>
        </w:tc>
      </w:tr>
      <w:tr w:rsidR="00985170" w:rsidRPr="00985170" w14:paraId="24F74377"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876F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907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神経科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91E5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CDD6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呼吸器内科</w:t>
            </w:r>
          </w:p>
        </w:tc>
      </w:tr>
      <w:tr w:rsidR="00985170" w:rsidRPr="00985170" w14:paraId="2C9DEDD7" w14:textId="77777777" w:rsidTr="004A68FA">
        <w:trPr>
          <w:trHeight w:val="13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3EDC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65C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8966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FE84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循環器内科</w:t>
            </w:r>
          </w:p>
        </w:tc>
      </w:tr>
      <w:tr w:rsidR="00985170" w:rsidRPr="00985170" w14:paraId="3D27316F"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A1DF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D0DF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消化器科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D5F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0EF4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w:t>
            </w:r>
          </w:p>
        </w:tc>
      </w:tr>
      <w:tr w:rsidR="00985170" w:rsidRPr="00985170" w14:paraId="03E1CE99" w14:textId="77777777" w:rsidTr="004A68FA">
        <w:trPr>
          <w:trHeight w:val="14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038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FF2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E859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6AB9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歯科矯正科</w:t>
            </w:r>
          </w:p>
        </w:tc>
      </w:tr>
      <w:tr w:rsidR="00985170" w:rsidRPr="00985170" w14:paraId="75167ABD" w14:textId="77777777" w:rsidTr="004A68FA">
        <w:trPr>
          <w:trHeight w:val="14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F780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CAA7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アレルギー科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37B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B598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小児歯科</w:t>
            </w:r>
          </w:p>
        </w:tc>
      </w:tr>
      <w:tr w:rsidR="00985170" w:rsidRPr="00985170" w14:paraId="25ED7B47" w14:textId="77777777" w:rsidTr="004A68FA">
        <w:trPr>
          <w:trHeight w:val="14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F97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A9AC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リウマチ科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13A9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141F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歯科口腔外科</w:t>
            </w:r>
          </w:p>
        </w:tc>
      </w:tr>
      <w:tr w:rsidR="00985170" w:rsidRPr="00985170" w14:paraId="6D140BA2"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F09A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1B0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072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5C1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糖尿病科</w:t>
            </w:r>
          </w:p>
        </w:tc>
      </w:tr>
      <w:tr w:rsidR="00985170" w:rsidRPr="00985170" w14:paraId="28239DF7" w14:textId="77777777" w:rsidTr="004A68FA">
        <w:trPr>
          <w:trHeight w:val="16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F31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7C0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外科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F417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BC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腎臓内科</w:t>
            </w:r>
          </w:p>
        </w:tc>
      </w:tr>
      <w:tr w:rsidR="00985170" w:rsidRPr="00985170" w14:paraId="2EA651C8" w14:textId="77777777" w:rsidTr="004A68FA">
        <w:trPr>
          <w:trHeight w:val="19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FD8C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C588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整形外科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43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E6E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腎移植科</w:t>
            </w:r>
          </w:p>
        </w:tc>
      </w:tr>
      <w:tr w:rsidR="00985170" w:rsidRPr="00985170" w14:paraId="1292FC57" w14:textId="77777777" w:rsidTr="004A68FA">
        <w:trPr>
          <w:trHeight w:val="17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2BC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BE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形成外科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D61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C4BC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血液透析科</w:t>
            </w:r>
          </w:p>
        </w:tc>
      </w:tr>
      <w:tr w:rsidR="00985170" w:rsidRPr="00985170" w14:paraId="4786DAE7" w14:textId="77777777" w:rsidTr="004A68FA">
        <w:trPr>
          <w:trHeight w:val="12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745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1A0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美容外科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65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9C2E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代謝内科 </w:t>
            </w:r>
          </w:p>
        </w:tc>
      </w:tr>
      <w:tr w:rsidR="00985170" w:rsidRPr="00985170" w14:paraId="00DA8725" w14:textId="77777777" w:rsidTr="004A68FA">
        <w:trPr>
          <w:trHeight w:val="25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8B89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E6F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脳神経外科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9F6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24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内分泌内科 </w:t>
            </w:r>
          </w:p>
        </w:tc>
      </w:tr>
      <w:tr w:rsidR="00985170" w:rsidRPr="00985170" w14:paraId="378FD7CE" w14:textId="77777777" w:rsidTr="004A68FA">
        <w:trPr>
          <w:trHeight w:val="18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F551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FDA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呼吸器外科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8C28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BF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救急医学科 </w:t>
            </w:r>
          </w:p>
        </w:tc>
      </w:tr>
      <w:tr w:rsidR="00985170" w:rsidRPr="00985170" w14:paraId="1DCE507F" w14:textId="77777777" w:rsidTr="004A68FA">
        <w:trPr>
          <w:trHeight w:val="4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6D7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B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心臓血管外科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E64E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20B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血液科 </w:t>
            </w:r>
          </w:p>
        </w:tc>
      </w:tr>
      <w:tr w:rsidR="00985170" w:rsidRPr="00985170" w14:paraId="45E2BD58" w14:textId="77777777" w:rsidTr="004A68FA">
        <w:trPr>
          <w:trHeight w:val="18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2D2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70C5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0BA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6F8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血液内科 </w:t>
            </w:r>
          </w:p>
        </w:tc>
      </w:tr>
      <w:tr w:rsidR="00985170" w:rsidRPr="00985170" w14:paraId="619E422C" w14:textId="77777777" w:rsidTr="004A68FA">
        <w:trPr>
          <w:trHeight w:val="19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6C1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B882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皮膚泌尿器科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3C5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D48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麻酔科 </w:t>
            </w:r>
          </w:p>
        </w:tc>
      </w:tr>
      <w:tr w:rsidR="00985170" w:rsidRPr="00985170" w14:paraId="1A311A8E" w14:textId="77777777" w:rsidTr="004A68FA">
        <w:trPr>
          <w:trHeight w:val="5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D6D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90BF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性病科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CBDB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653F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消化器内科 </w:t>
            </w:r>
          </w:p>
        </w:tc>
      </w:tr>
      <w:tr w:rsidR="00985170" w:rsidRPr="00985170" w14:paraId="46650710"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86E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83D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肛門科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7B2B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FF2D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消化器外科 </w:t>
            </w:r>
          </w:p>
        </w:tc>
      </w:tr>
      <w:tr w:rsidR="00985170" w:rsidRPr="00985170" w14:paraId="5D7FA581" w14:textId="77777777" w:rsidTr="004A68FA">
        <w:trPr>
          <w:trHeight w:val="6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CD7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5A41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産婦人科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51A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A8BB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肝胆膵外科 </w:t>
            </w:r>
          </w:p>
        </w:tc>
      </w:tr>
      <w:tr w:rsidR="00985170" w:rsidRPr="00985170" w14:paraId="1F8AD1FE"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D29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E9D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E84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C84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糖尿内科 </w:t>
            </w:r>
          </w:p>
        </w:tc>
      </w:tr>
      <w:tr w:rsidR="00985170" w:rsidRPr="00985170" w14:paraId="07010096" w14:textId="77777777" w:rsidTr="004A68FA">
        <w:trPr>
          <w:trHeight w:val="122"/>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6BB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574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耳鼻咽喉科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A3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1CC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大腸肛門科 </w:t>
            </w:r>
          </w:p>
        </w:tc>
      </w:tr>
      <w:tr w:rsidR="00985170" w:rsidRPr="00985170" w14:paraId="11FB5E21" w14:textId="77777777" w:rsidTr="004A68FA">
        <w:trPr>
          <w:trHeight w:val="18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0395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5411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気管食道科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F9BF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F805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眼形成眼窩外科 </w:t>
            </w:r>
          </w:p>
        </w:tc>
      </w:tr>
      <w:tr w:rsidR="00985170" w:rsidRPr="00985170" w14:paraId="71CB031D" w14:textId="77777777" w:rsidTr="004A68FA">
        <w:trPr>
          <w:trHeight w:val="10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6C74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76D2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リハビリテーション科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2FE9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614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不妊内分泌科 </w:t>
            </w:r>
          </w:p>
        </w:tc>
      </w:tr>
      <w:tr w:rsidR="00985170" w:rsidRPr="00985170" w14:paraId="37756235"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373A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7F0A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放射線科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9337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7C6D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膠原病リウマチ内科 </w:t>
            </w:r>
          </w:p>
        </w:tc>
      </w:tr>
      <w:tr w:rsidR="00985170" w:rsidRPr="00985170" w14:paraId="73762510" w14:textId="77777777" w:rsidTr="004A68FA">
        <w:trPr>
          <w:trHeight w:val="11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555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2B6C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神経内科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BF3E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88A1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脳卒中科 </w:t>
            </w:r>
          </w:p>
        </w:tc>
      </w:tr>
      <w:tr w:rsidR="00985170" w:rsidRPr="00985170" w14:paraId="53A23D03" w14:textId="77777777" w:rsidTr="004A68FA">
        <w:trPr>
          <w:trHeight w:val="30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8C41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646F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胃腸科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E6C6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21F2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腫瘍治療科 </w:t>
            </w:r>
          </w:p>
        </w:tc>
      </w:tr>
      <w:tr w:rsidR="00985170" w:rsidRPr="00985170" w14:paraId="0B7668F3"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B83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1E6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FA77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99CE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総合診療科 </w:t>
            </w:r>
          </w:p>
        </w:tc>
      </w:tr>
      <w:tr w:rsidR="004A68FA" w:rsidRPr="00985170" w14:paraId="7492CD8E" w14:textId="77777777" w:rsidTr="004A68FA">
        <w:trPr>
          <w:trHeight w:val="27"/>
        </w:trPr>
        <w:tc>
          <w:tcPr>
            <w:tcW w:w="851" w:type="dxa"/>
            <w:tcBorders>
              <w:top w:val="single" w:sz="4" w:space="0" w:color="auto"/>
              <w:left w:val="nil"/>
              <w:bottom w:val="nil"/>
              <w:right w:val="nil"/>
            </w:tcBorders>
            <w:shd w:val="clear" w:color="auto" w:fill="auto"/>
            <w:noWrap/>
            <w:vAlign w:val="center"/>
            <w:hideMark/>
          </w:tcPr>
          <w:p w14:paraId="58A4E9DF"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single" w:sz="4" w:space="0" w:color="auto"/>
              <w:left w:val="nil"/>
              <w:bottom w:val="nil"/>
              <w:right w:val="single" w:sz="4" w:space="0" w:color="auto"/>
            </w:tcBorders>
            <w:shd w:val="clear" w:color="auto" w:fill="auto"/>
            <w:noWrap/>
            <w:vAlign w:val="center"/>
            <w:hideMark/>
          </w:tcPr>
          <w:p w14:paraId="49AD07AC"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C2E6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CBB8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乳腺甲状腺外科 </w:t>
            </w:r>
          </w:p>
        </w:tc>
      </w:tr>
      <w:tr w:rsidR="00985170" w:rsidRPr="00985170" w14:paraId="3F9D5A57" w14:textId="77777777" w:rsidTr="004A68FA">
        <w:trPr>
          <w:trHeight w:val="44"/>
        </w:trPr>
        <w:tc>
          <w:tcPr>
            <w:tcW w:w="851" w:type="dxa"/>
            <w:tcBorders>
              <w:top w:val="nil"/>
              <w:left w:val="nil"/>
              <w:bottom w:val="nil"/>
              <w:right w:val="nil"/>
            </w:tcBorders>
            <w:shd w:val="clear" w:color="auto" w:fill="auto"/>
            <w:noWrap/>
            <w:vAlign w:val="center"/>
            <w:hideMark/>
          </w:tcPr>
          <w:p w14:paraId="3EE4C489"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695490A9"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E9BE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E39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新生児科 </w:t>
            </w:r>
          </w:p>
        </w:tc>
      </w:tr>
      <w:tr w:rsidR="00985170" w:rsidRPr="00985170" w14:paraId="72277FC8" w14:textId="77777777" w:rsidTr="004A68FA">
        <w:trPr>
          <w:trHeight w:val="27"/>
        </w:trPr>
        <w:tc>
          <w:tcPr>
            <w:tcW w:w="851" w:type="dxa"/>
            <w:tcBorders>
              <w:top w:val="nil"/>
              <w:left w:val="nil"/>
              <w:bottom w:val="nil"/>
              <w:right w:val="nil"/>
            </w:tcBorders>
            <w:shd w:val="clear" w:color="auto" w:fill="auto"/>
            <w:noWrap/>
            <w:vAlign w:val="center"/>
            <w:hideMark/>
          </w:tcPr>
          <w:p w14:paraId="129F9094"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0E7A307F"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32A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1D9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小児循環器科 </w:t>
            </w:r>
          </w:p>
        </w:tc>
      </w:tr>
    </w:tbl>
    <w:p w14:paraId="31E8AE2F" w14:textId="4228124F" w:rsidR="006351CC" w:rsidRDefault="006351CC">
      <w:pPr>
        <w:pStyle w:val="6"/>
      </w:pPr>
      <w:r>
        <w:rPr>
          <w:rFonts w:hint="eastAsia"/>
        </w:rPr>
        <w:t>医療機関番号</w:t>
      </w:r>
    </w:p>
    <w:p w14:paraId="5F8E2EAF" w14:textId="13233CAC" w:rsidR="00B703D2" w:rsidRDefault="006351CC" w:rsidP="00DE2F8B">
      <w:pPr>
        <w:pStyle w:val="afd"/>
      </w:pPr>
      <w:r>
        <w:rPr>
          <w:rFonts w:hint="eastAsia"/>
        </w:rPr>
        <w:t>地方</w:t>
      </w:r>
      <w:r w:rsidR="00E03A48">
        <w:rPr>
          <w:rFonts w:hint="eastAsia"/>
        </w:rPr>
        <w:t>厚生</w:t>
      </w:r>
      <w:r>
        <w:rPr>
          <w:rFonts w:hint="eastAsia"/>
        </w:rPr>
        <w:t>局の</w:t>
      </w:r>
      <w:r w:rsidR="00987A1A">
        <w:rPr>
          <w:rFonts w:hint="eastAsia"/>
        </w:rPr>
        <w:t>コード内容別医療機関一覧表の医療機関番号を</w:t>
      </w:r>
      <w:r w:rsidR="004B591F">
        <w:rPr>
          <w:rFonts w:hint="eastAsia"/>
        </w:rPr>
        <w:t>参照します</w:t>
      </w:r>
      <w:r w:rsidR="00A85F64">
        <w:rPr>
          <w:rFonts w:hint="eastAsia"/>
        </w:rPr>
        <w:t>。</w:t>
      </w:r>
    </w:p>
    <w:p w14:paraId="3207C2BE" w14:textId="77777777" w:rsidR="003E7766" w:rsidRDefault="003E7766" w:rsidP="00EA693C">
      <w:pPr>
        <w:pStyle w:val="aa"/>
        <w:ind w:leftChars="450" w:left="1080" w:firstLine="240"/>
      </w:pPr>
      <w:r>
        <w:rPr>
          <w:rFonts w:hint="eastAsia"/>
        </w:rPr>
        <w:t>北海道厚生局</w:t>
      </w:r>
    </w:p>
    <w:p w14:paraId="6EC6CB83" w14:textId="77777777" w:rsidR="003E7766" w:rsidRDefault="003E7766" w:rsidP="00EA693C">
      <w:pPr>
        <w:pStyle w:val="affd"/>
        <w:ind w:leftChars="700" w:left="1680"/>
      </w:pPr>
      <w:r w:rsidRPr="00E60F61">
        <w:t>https://kouseikyoku.mhlw.go.jp/hokkaido/iryo_shido/hoken</w:t>
      </w:r>
      <w:r w:rsidRPr="00E60F61">
        <w:lastRenderedPageBreak/>
        <w:t>-kikan.html</w:t>
      </w:r>
    </w:p>
    <w:p w14:paraId="5B7A4E49" w14:textId="77777777" w:rsidR="003E7766" w:rsidRDefault="003E7766" w:rsidP="00EA693C">
      <w:pPr>
        <w:pStyle w:val="aa"/>
        <w:ind w:leftChars="450" w:left="1080" w:firstLine="240"/>
      </w:pPr>
      <w:r>
        <w:rPr>
          <w:rFonts w:hint="eastAsia"/>
        </w:rPr>
        <w:t>東北厚生局</w:t>
      </w:r>
    </w:p>
    <w:p w14:paraId="7E1A1D5C" w14:textId="77777777" w:rsidR="003E7766" w:rsidRDefault="003E7766" w:rsidP="00EA693C">
      <w:pPr>
        <w:pStyle w:val="affd"/>
        <w:ind w:leftChars="700" w:left="1680"/>
      </w:pPr>
      <w:r w:rsidRPr="009B19E3">
        <w:t>https://kouseikyoku.mhlw.go.jp/tohoku/gyomu/gyomu/hoken_kikan/itiran.html</w:t>
      </w:r>
    </w:p>
    <w:p w14:paraId="4AE54044" w14:textId="77777777" w:rsidR="003E7766" w:rsidRDefault="003E7766" w:rsidP="00EA693C">
      <w:pPr>
        <w:pStyle w:val="aa"/>
        <w:ind w:leftChars="450" w:left="1080" w:firstLine="240"/>
      </w:pPr>
      <w:r w:rsidRPr="004F3727">
        <w:rPr>
          <w:rFonts w:hint="eastAsia"/>
        </w:rPr>
        <w:t>関東信越厚生局</w:t>
      </w:r>
    </w:p>
    <w:p w14:paraId="57DF55A1" w14:textId="77777777" w:rsidR="003E7766" w:rsidRDefault="003E7766" w:rsidP="00EA693C">
      <w:pPr>
        <w:pStyle w:val="affd"/>
        <w:ind w:leftChars="700" w:left="1680"/>
      </w:pPr>
      <w:r w:rsidRPr="00B633FA">
        <w:t>https://kouseikyoku.mhlw.go.jp/kantoshinetsu/chousa/shitei.html</w:t>
      </w:r>
    </w:p>
    <w:p w14:paraId="2DE4F507" w14:textId="77777777" w:rsidR="003E7766" w:rsidRDefault="003E7766" w:rsidP="00EA693C">
      <w:pPr>
        <w:pStyle w:val="aa"/>
        <w:ind w:leftChars="450" w:left="1080" w:firstLine="240"/>
      </w:pPr>
      <w:r>
        <w:rPr>
          <w:rFonts w:hint="eastAsia"/>
        </w:rPr>
        <w:t>東海北陸厚生局</w:t>
      </w:r>
    </w:p>
    <w:p w14:paraId="4398EAD4" w14:textId="77777777" w:rsidR="003E7766" w:rsidRDefault="003E7766" w:rsidP="00EA693C">
      <w:pPr>
        <w:pStyle w:val="affd"/>
        <w:ind w:leftChars="700" w:left="1680"/>
      </w:pPr>
      <w:r w:rsidRPr="00C16425">
        <w:t>https://kouseikyoku.mhlw.go.jp/tokaihokuriku/gyomu/gyomu/hoken_kikan/shitei.html</w:t>
      </w:r>
    </w:p>
    <w:p w14:paraId="5C75A653" w14:textId="77777777" w:rsidR="003E7766" w:rsidRDefault="003E7766" w:rsidP="00EA693C">
      <w:pPr>
        <w:pStyle w:val="aa"/>
        <w:ind w:leftChars="450" w:left="1080" w:firstLine="240"/>
      </w:pPr>
      <w:r w:rsidRPr="00525E38">
        <w:rPr>
          <w:rFonts w:hint="eastAsia"/>
        </w:rPr>
        <w:t>近畿厚生局</w:t>
      </w:r>
    </w:p>
    <w:p w14:paraId="287A99CB" w14:textId="77777777" w:rsidR="003E7766" w:rsidRDefault="003E7766" w:rsidP="00EA693C">
      <w:pPr>
        <w:pStyle w:val="affd"/>
        <w:ind w:leftChars="700" w:left="1680"/>
      </w:pPr>
      <w:r w:rsidRPr="00230B08">
        <w:t>https://kouseikyoku.mhlw.go.jp/kinki/tyousa/shinkishitei.html</w:t>
      </w:r>
    </w:p>
    <w:p w14:paraId="536856AE" w14:textId="77777777" w:rsidR="003E7766" w:rsidRDefault="003E7766" w:rsidP="00EA693C">
      <w:pPr>
        <w:pStyle w:val="aa"/>
        <w:ind w:leftChars="450" w:left="1080" w:firstLine="240"/>
      </w:pPr>
      <w:r>
        <w:rPr>
          <w:rFonts w:hint="eastAsia"/>
        </w:rPr>
        <w:t>中国四国厚生局</w:t>
      </w:r>
    </w:p>
    <w:p w14:paraId="64D2286E" w14:textId="77777777" w:rsidR="003E7766" w:rsidRDefault="003E7766" w:rsidP="00EA693C">
      <w:pPr>
        <w:pStyle w:val="affd"/>
        <w:ind w:leftChars="700" w:left="1680"/>
      </w:pPr>
      <w:r w:rsidRPr="004C5554">
        <w:t>https://kouseikyoku.mhlw.go.jp/chugokushikoku/chousaka/iryoukikanshitei.html</w:t>
      </w:r>
    </w:p>
    <w:p w14:paraId="6D65DEEC" w14:textId="77777777" w:rsidR="003E7766" w:rsidRDefault="003E7766" w:rsidP="00EA693C">
      <w:pPr>
        <w:pStyle w:val="aa"/>
        <w:ind w:leftChars="450" w:left="1080" w:firstLine="240"/>
      </w:pPr>
      <w:r>
        <w:rPr>
          <w:rFonts w:hint="eastAsia"/>
        </w:rPr>
        <w:t>四国厚生支局</w:t>
      </w:r>
    </w:p>
    <w:p w14:paraId="7825F134" w14:textId="77777777" w:rsidR="003E7766" w:rsidRDefault="003E7766" w:rsidP="00EA693C">
      <w:pPr>
        <w:pStyle w:val="affd"/>
        <w:ind w:leftChars="700" w:left="1680"/>
      </w:pPr>
      <w:r w:rsidRPr="00611587">
        <w:t>https://kouseikyoku.mhlw.go.jp/shikoku/gyomu/gyomu/hoken_kikan/shitei/</w:t>
      </w:r>
    </w:p>
    <w:p w14:paraId="62A34044" w14:textId="77777777" w:rsidR="003E7766" w:rsidRDefault="003E7766" w:rsidP="00EA693C">
      <w:pPr>
        <w:pStyle w:val="aa"/>
        <w:ind w:leftChars="450" w:left="1080" w:firstLine="240"/>
      </w:pPr>
      <w:r>
        <w:rPr>
          <w:rFonts w:hint="eastAsia"/>
        </w:rPr>
        <w:t>九州厚生局</w:t>
      </w:r>
    </w:p>
    <w:p w14:paraId="2BE54B98" w14:textId="77777777" w:rsidR="003E7766" w:rsidRDefault="003E7766" w:rsidP="00EA693C">
      <w:pPr>
        <w:pStyle w:val="affd"/>
        <w:ind w:leftChars="700" w:left="1680"/>
      </w:pPr>
      <w:r w:rsidRPr="00054EBB">
        <w:t>https://kouseikyoku.mhlw.go.jp/kyushu/gyomu/gyomu/hoken_kikan/index.html</w:t>
      </w:r>
    </w:p>
    <w:p w14:paraId="2BC76B7C" w14:textId="42989BBB" w:rsidR="00A47173" w:rsidRDefault="00A47173">
      <w:pPr>
        <w:pStyle w:val="6"/>
      </w:pPr>
      <w:r>
        <w:rPr>
          <w:rFonts w:hint="eastAsia"/>
        </w:rPr>
        <w:t>災害</w:t>
      </w:r>
      <w:r w:rsidR="00930B7B">
        <w:rPr>
          <w:rFonts w:hint="eastAsia"/>
        </w:rPr>
        <w:t>拠点</w:t>
      </w:r>
      <w:r w:rsidR="005E299F">
        <w:rPr>
          <w:rFonts w:hint="eastAsia"/>
        </w:rPr>
        <w:t>分類</w:t>
      </w:r>
    </w:p>
    <w:p w14:paraId="74924E01" w14:textId="4B5F326C" w:rsidR="00A47173" w:rsidRPr="00A47173" w:rsidRDefault="005E299F" w:rsidP="00DE2F8B">
      <w:pPr>
        <w:pStyle w:val="afd"/>
      </w:pPr>
      <w:r>
        <w:rPr>
          <w:rFonts w:hint="eastAsia"/>
        </w:rPr>
        <w:t>「期間災害医療センター」</w:t>
      </w:r>
      <w:r w:rsidR="00FD73E7">
        <w:rPr>
          <w:rFonts w:hint="eastAsia"/>
        </w:rPr>
        <w:t>「地域災害医療センター」「救護所」</w:t>
      </w:r>
      <w:r w:rsidR="00BE2DA3">
        <w:rPr>
          <w:rFonts w:hint="eastAsia"/>
        </w:rPr>
        <w:t>から選択</w:t>
      </w:r>
      <w:r w:rsidR="00623D29">
        <w:rPr>
          <w:rFonts w:hint="eastAsia"/>
        </w:rPr>
        <w:t>します</w:t>
      </w:r>
      <w:r w:rsidR="00FD73E7">
        <w:rPr>
          <w:rFonts w:hint="eastAsia"/>
        </w:rPr>
        <w:t>。</w:t>
      </w:r>
    </w:p>
    <w:p w14:paraId="22C9C250" w14:textId="09905BE4" w:rsidR="00B703D2" w:rsidRDefault="00C56848" w:rsidP="00CB2498">
      <w:pPr>
        <w:pStyle w:val="51"/>
      </w:pPr>
      <w:r>
        <w:rPr>
          <w:rFonts w:hint="eastAsia"/>
        </w:rPr>
        <w:t>既存データモデル</w:t>
      </w:r>
    </w:p>
    <w:p w14:paraId="5844B442" w14:textId="2C91E24D" w:rsidR="00EE7B79" w:rsidRPr="00EE7B79" w:rsidRDefault="00EF6E5D">
      <w:pPr>
        <w:pStyle w:val="6"/>
      </w:pPr>
      <w:r w:rsidRPr="00EF6E5D">
        <w:rPr>
          <w:rFonts w:hint="eastAsia"/>
        </w:rPr>
        <w:t>厚生労働省各地方局の「保険医療機関・保険薬局の指定等一覧」</w:t>
      </w:r>
    </w:p>
    <w:p w14:paraId="41B896E3" w14:textId="4F462E37" w:rsidR="00A85F64" w:rsidRPr="00A85F64" w:rsidRDefault="00E03A48" w:rsidP="00DE2F8B">
      <w:pPr>
        <w:pStyle w:val="afd"/>
      </w:pPr>
      <w:r>
        <w:rPr>
          <w:rFonts w:hint="eastAsia"/>
        </w:rPr>
        <w:t>厚生労働省</w:t>
      </w:r>
      <w:r w:rsidR="002559FC">
        <w:rPr>
          <w:rFonts w:hint="eastAsia"/>
        </w:rPr>
        <w:t>各地方局</w:t>
      </w:r>
      <w:r w:rsidR="00592A3B">
        <w:rPr>
          <w:rFonts w:hint="eastAsia"/>
        </w:rPr>
        <w:t>が</w:t>
      </w:r>
      <w:r w:rsidR="00E40BA9">
        <w:rPr>
          <w:rFonts w:hint="eastAsia"/>
        </w:rPr>
        <w:t>毎月</w:t>
      </w:r>
      <w:r w:rsidR="00355F5A">
        <w:rPr>
          <w:rFonts w:hint="eastAsia"/>
        </w:rPr>
        <w:t>公表する</w:t>
      </w:r>
      <w:r w:rsidR="00592A3B" w:rsidRPr="00EF6E5D">
        <w:rPr>
          <w:rFonts w:hint="eastAsia"/>
        </w:rPr>
        <w:t>「保険医療機関・保険薬局の指定等一覧」</w:t>
      </w:r>
      <w:r w:rsidR="00355F5A">
        <w:rPr>
          <w:rFonts w:hint="eastAsia"/>
        </w:rPr>
        <w:t>が参照でき</w:t>
      </w:r>
      <w:r w:rsidR="004A68FA">
        <w:rPr>
          <w:rFonts w:hint="eastAsia"/>
        </w:rPr>
        <w:t>ます</w:t>
      </w:r>
      <w:r w:rsidR="00592A3B">
        <w:rPr>
          <w:rFonts w:hint="eastAsia"/>
        </w:rPr>
        <w:t>。</w:t>
      </w:r>
    </w:p>
    <w:p w14:paraId="28B09C44" w14:textId="77777777" w:rsidR="00310711" w:rsidRDefault="00B703D2">
      <w:pPr>
        <w:pStyle w:val="6"/>
      </w:pPr>
      <w:r>
        <w:rPr>
          <w:rFonts w:hint="eastAsia"/>
        </w:rPr>
        <w:lastRenderedPageBreak/>
        <w:t>国土数値情報の「</w:t>
      </w:r>
      <w:r w:rsidR="00EF0A2A">
        <w:rPr>
          <w:rFonts w:hint="eastAsia"/>
        </w:rPr>
        <w:t>医療機関</w:t>
      </w:r>
      <w:r>
        <w:rPr>
          <w:rFonts w:hint="eastAsia"/>
        </w:rPr>
        <w:t>」</w:t>
      </w:r>
    </w:p>
    <w:p w14:paraId="313039C0" w14:textId="708BB9E0" w:rsidR="00B703D2" w:rsidRDefault="00E40BA9" w:rsidP="00DE2F8B">
      <w:pPr>
        <w:pStyle w:val="afd"/>
      </w:pPr>
      <w:r>
        <w:rPr>
          <w:rFonts w:hint="eastAsia"/>
        </w:rPr>
        <w:t>国土数値</w:t>
      </w:r>
      <w:r w:rsidR="00355F5A">
        <w:rPr>
          <w:rFonts w:hint="eastAsia"/>
        </w:rPr>
        <w:t>情報</w:t>
      </w:r>
      <w:r>
        <w:rPr>
          <w:rFonts w:hint="eastAsia"/>
        </w:rPr>
        <w:t>の医療情報</w:t>
      </w:r>
      <w:r w:rsidR="00EA693C">
        <w:rPr>
          <w:rStyle w:val="affa"/>
        </w:rPr>
        <w:footnoteReference w:id="32"/>
      </w:r>
      <w:r>
        <w:rPr>
          <w:rFonts w:hint="eastAsia"/>
        </w:rPr>
        <w:t>が参照でき</w:t>
      </w:r>
      <w:r w:rsidR="004A68FA">
        <w:rPr>
          <w:rFonts w:hint="eastAsia"/>
        </w:rPr>
        <w:t>ます。</w:t>
      </w:r>
    </w:p>
    <w:p w14:paraId="11D51E00" w14:textId="77777777" w:rsidR="00EA693C" w:rsidRPr="00D463E6" w:rsidRDefault="00EA693C">
      <w:pPr>
        <w:pStyle w:val="6"/>
      </w:pPr>
      <w:r w:rsidRPr="00E83C25">
        <w:rPr>
          <w:rFonts w:hint="eastAsia"/>
        </w:rPr>
        <w:t>３</w:t>
      </w:r>
      <w:r>
        <w:rPr>
          <w:rFonts w:hint="eastAsia"/>
        </w:rPr>
        <w:t>Ｄ</w:t>
      </w:r>
      <w:r w:rsidRPr="00E83C25">
        <w:rPr>
          <w:rFonts w:hint="eastAsia"/>
        </w:rPr>
        <w:t>都市モデル標準製品仕様書（国土交通省）</w:t>
      </w:r>
    </w:p>
    <w:p w14:paraId="3B66BB6A" w14:textId="7F59E7FB" w:rsidR="00EA693C" w:rsidRDefault="00EA693C" w:rsidP="00EA693C">
      <w:pPr>
        <w:pStyle w:val="afd"/>
      </w:pPr>
      <w:r w:rsidRPr="000C5F19">
        <w:t>urf:</w:t>
      </w:r>
      <w:r w:rsidRPr="009A772C">
        <w:rPr>
          <w:rFonts w:hint="eastAsia"/>
          <w:sz w:val="20"/>
          <w:szCs w:val="18"/>
        </w:rPr>
        <w:t>MedicalFacility</w:t>
      </w:r>
      <w:r w:rsidR="00DE2933">
        <w:rPr>
          <w:rFonts w:hint="eastAsia"/>
        </w:rPr>
        <w:t>のデータ項目が参照できます</w:t>
      </w:r>
      <w:r>
        <w:rPr>
          <w:rFonts w:hint="eastAsia"/>
        </w:rPr>
        <w:t>。</w:t>
      </w:r>
    </w:p>
    <w:p w14:paraId="5356C1C2" w14:textId="5BB654D4" w:rsidR="00EE7B79" w:rsidRDefault="00E40BA9">
      <w:pPr>
        <w:pStyle w:val="6"/>
      </w:pPr>
      <w:r>
        <w:t>S</w:t>
      </w:r>
      <w:r>
        <w:rPr>
          <w:rFonts w:hint="eastAsia"/>
        </w:rPr>
        <w:t>chema.org</w:t>
      </w:r>
    </w:p>
    <w:p w14:paraId="65DA6805" w14:textId="0211663C" w:rsidR="00E40BA9" w:rsidRDefault="00EA693C" w:rsidP="00DE2F8B">
      <w:pPr>
        <w:pStyle w:val="afd"/>
      </w:pPr>
      <w:r>
        <w:rPr>
          <w:rFonts w:hint="eastAsia"/>
        </w:rPr>
        <w:t>Web検索情報用の</w:t>
      </w:r>
      <w:r w:rsidR="003E7766" w:rsidRPr="00CB0083">
        <w:t>Hospital</w:t>
      </w:r>
      <w:r w:rsidR="003E7766">
        <w:rPr>
          <w:rFonts w:hint="eastAsia"/>
        </w:rPr>
        <w:t>のデータ</w:t>
      </w:r>
      <w:r w:rsidR="00E40BA9">
        <w:rPr>
          <w:rFonts w:hint="eastAsia"/>
        </w:rPr>
        <w:t>項目が参照でき</w:t>
      </w:r>
      <w:r w:rsidR="004A68FA">
        <w:rPr>
          <w:rFonts w:hint="eastAsia"/>
        </w:rPr>
        <w:t>ます</w:t>
      </w:r>
      <w:r w:rsidR="00E40BA9">
        <w:rPr>
          <w:rFonts w:hint="eastAsia"/>
        </w:rPr>
        <w:t>。</w:t>
      </w:r>
    </w:p>
    <w:p w14:paraId="7D57D10B" w14:textId="55669BEF" w:rsidR="00D520D2" w:rsidRDefault="001641F9" w:rsidP="00B93CDC">
      <w:pPr>
        <w:pStyle w:val="32"/>
      </w:pPr>
      <w:bookmarkStart w:id="98" w:name="_Toc103599983"/>
      <w:r>
        <w:rPr>
          <w:rFonts w:hint="eastAsia"/>
        </w:rPr>
        <w:t>教育機関</w:t>
      </w:r>
      <w:bookmarkEnd w:id="98"/>
    </w:p>
    <w:p w14:paraId="3A434798" w14:textId="2344B7E8" w:rsidR="0026076E" w:rsidRPr="00391B24" w:rsidRDefault="00BB4313" w:rsidP="00DE2933">
      <w:pPr>
        <w:pStyle w:val="a8"/>
        <w:ind w:left="120" w:firstLine="240"/>
      </w:pPr>
      <w:r>
        <w:rPr>
          <w:rFonts w:hint="eastAsia"/>
        </w:rPr>
        <w:t>教育</w:t>
      </w:r>
      <w:r w:rsidR="00D520D2">
        <w:rPr>
          <w:rFonts w:hint="eastAsia"/>
        </w:rPr>
        <w:t>機関に関する情報</w:t>
      </w:r>
      <w:r w:rsidR="003E7766">
        <w:rPr>
          <w:rFonts w:hint="eastAsia"/>
        </w:rPr>
        <w:t>を以下に示</w:t>
      </w:r>
      <w:r w:rsidR="004A68FA">
        <w:rPr>
          <w:rFonts w:hint="eastAsia"/>
        </w:rPr>
        <w:t>します</w:t>
      </w:r>
      <w:r w:rsidR="00D520D2">
        <w:rPr>
          <w:rFonts w:hint="eastAsia"/>
        </w:rPr>
        <w:t>。</w:t>
      </w:r>
      <w:r>
        <w:rPr>
          <w:rFonts w:hint="eastAsia"/>
        </w:rPr>
        <w:t>塾など</w:t>
      </w:r>
      <w:r w:rsidR="00592A3B">
        <w:rPr>
          <w:rFonts w:hint="eastAsia"/>
        </w:rPr>
        <w:t>民間教育機関は</w:t>
      </w:r>
      <w:r w:rsidR="001B09DA">
        <w:rPr>
          <w:rFonts w:hint="eastAsia"/>
        </w:rPr>
        <w:t>事業所のデータモデルに含まれるので、このデータには</w:t>
      </w:r>
      <w:r>
        <w:rPr>
          <w:rFonts w:hint="eastAsia"/>
        </w:rPr>
        <w:t>含</w:t>
      </w:r>
      <w:r w:rsidR="004A68FA">
        <w:rPr>
          <w:rFonts w:hint="eastAsia"/>
        </w:rPr>
        <w:t>みません</w:t>
      </w:r>
      <w:r>
        <w:rPr>
          <w:rFonts w:hint="eastAsia"/>
        </w:rPr>
        <w:t>。</w:t>
      </w:r>
    </w:p>
    <w:p w14:paraId="4942692C" w14:textId="392A959E" w:rsidR="00D520D2" w:rsidRDefault="004521EB" w:rsidP="001F162B">
      <w:pPr>
        <w:pStyle w:val="51"/>
        <w:numPr>
          <w:ilvl w:val="4"/>
          <w:numId w:val="17"/>
        </w:numPr>
      </w:pPr>
      <w:r w:rsidRPr="004521EB">
        <w:rPr>
          <w:rFonts w:hint="eastAsia"/>
        </w:rPr>
        <w:t>参照元データ</w:t>
      </w:r>
    </w:p>
    <w:tbl>
      <w:tblPr>
        <w:tblStyle w:val="aff"/>
        <w:tblW w:w="4839" w:type="pct"/>
        <w:tblInd w:w="421" w:type="dxa"/>
        <w:tblLook w:val="04A0" w:firstRow="1" w:lastRow="0" w:firstColumn="1" w:lastColumn="0" w:noHBand="0" w:noVBand="1"/>
      </w:tblPr>
      <w:tblGrid>
        <w:gridCol w:w="1842"/>
        <w:gridCol w:w="3120"/>
        <w:gridCol w:w="3258"/>
      </w:tblGrid>
      <w:tr w:rsidR="00EA08C8" w:rsidRPr="00B7091E" w14:paraId="226E0D00" w14:textId="77777777" w:rsidTr="00DE2933">
        <w:tc>
          <w:tcPr>
            <w:tcW w:w="1120" w:type="pct"/>
            <w:shd w:val="clear" w:color="auto" w:fill="D9D9D9" w:themeFill="background1" w:themeFillShade="D9"/>
          </w:tcPr>
          <w:p w14:paraId="13C998D9"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名称</w:t>
            </w:r>
          </w:p>
        </w:tc>
        <w:tc>
          <w:tcPr>
            <w:tcW w:w="1898" w:type="pct"/>
            <w:shd w:val="clear" w:color="auto" w:fill="D9D9D9" w:themeFill="background1" w:themeFillShade="D9"/>
          </w:tcPr>
          <w:p w14:paraId="37F98AD5"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英語名称</w:t>
            </w:r>
          </w:p>
        </w:tc>
        <w:tc>
          <w:tcPr>
            <w:tcW w:w="1982" w:type="pct"/>
            <w:shd w:val="clear" w:color="auto" w:fill="D9D9D9" w:themeFill="background1" w:themeFillShade="D9"/>
          </w:tcPr>
          <w:p w14:paraId="7B4FEA96"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参照元</w:t>
            </w:r>
          </w:p>
        </w:tc>
      </w:tr>
      <w:tr w:rsidR="00EA08C8" w:rsidRPr="00B7091E" w14:paraId="1C467F57" w14:textId="77777777" w:rsidTr="00DE2933">
        <w:tc>
          <w:tcPr>
            <w:tcW w:w="1120" w:type="pct"/>
          </w:tcPr>
          <w:p w14:paraId="72F578B0" w14:textId="35ABA215" w:rsidR="00EA08C8" w:rsidRPr="00521A36" w:rsidRDefault="00EA08C8" w:rsidP="00DE2933">
            <w:pPr>
              <w:pStyle w:val="aa"/>
              <w:snapToGrid w:val="0"/>
              <w:ind w:leftChars="0" w:left="0" w:firstLineChars="0" w:firstLine="0"/>
              <w:rPr>
                <w:sz w:val="20"/>
                <w:szCs w:val="18"/>
              </w:rPr>
            </w:pPr>
            <w:r w:rsidRPr="00521A36">
              <w:rPr>
                <w:rFonts w:hint="eastAsia"/>
                <w:sz w:val="20"/>
                <w:szCs w:val="18"/>
              </w:rPr>
              <w:t>学校</w:t>
            </w:r>
          </w:p>
        </w:tc>
        <w:tc>
          <w:tcPr>
            <w:tcW w:w="1898" w:type="pct"/>
          </w:tcPr>
          <w:p w14:paraId="4E23E0E9" w14:textId="66E1AB8A" w:rsidR="00EA08C8" w:rsidRPr="00521A36" w:rsidRDefault="00EA08C8" w:rsidP="00DE2933">
            <w:pPr>
              <w:pStyle w:val="aa"/>
              <w:snapToGrid w:val="0"/>
              <w:ind w:leftChars="0" w:left="0" w:firstLineChars="0" w:firstLine="0"/>
              <w:rPr>
                <w:sz w:val="20"/>
                <w:szCs w:val="18"/>
              </w:rPr>
            </w:pPr>
            <w:r w:rsidRPr="00521A36">
              <w:rPr>
                <w:sz w:val="20"/>
                <w:szCs w:val="18"/>
              </w:rPr>
              <w:t>S</w:t>
            </w:r>
            <w:r w:rsidRPr="00521A36">
              <w:rPr>
                <w:rFonts w:hint="eastAsia"/>
                <w:sz w:val="20"/>
                <w:szCs w:val="18"/>
              </w:rPr>
              <w:t>chool</w:t>
            </w:r>
          </w:p>
        </w:tc>
        <w:tc>
          <w:tcPr>
            <w:tcW w:w="1982" w:type="pct"/>
          </w:tcPr>
          <w:p w14:paraId="023229D0" w14:textId="77777777" w:rsidR="00EA08C8" w:rsidRDefault="00EA08C8" w:rsidP="00DE2933">
            <w:pPr>
              <w:pStyle w:val="aa"/>
              <w:snapToGrid w:val="0"/>
              <w:ind w:leftChars="0" w:left="0" w:firstLineChars="0" w:firstLine="0"/>
              <w:rPr>
                <w:sz w:val="20"/>
                <w:szCs w:val="18"/>
              </w:rPr>
            </w:pPr>
            <w:r w:rsidRPr="00521A36">
              <w:rPr>
                <w:rFonts w:hint="eastAsia"/>
                <w:sz w:val="20"/>
                <w:szCs w:val="18"/>
              </w:rPr>
              <w:t>文部科学省</w:t>
            </w:r>
          </w:p>
          <w:p w14:paraId="48B73592" w14:textId="42FC13BF" w:rsidR="00DE2933" w:rsidRDefault="00DE2933" w:rsidP="00DE2933">
            <w:pPr>
              <w:pStyle w:val="aa"/>
              <w:snapToGrid w:val="0"/>
              <w:ind w:leftChars="0" w:left="0" w:firstLine="200"/>
              <w:rPr>
                <w:sz w:val="20"/>
                <w:szCs w:val="18"/>
              </w:rPr>
            </w:pPr>
            <w:r>
              <w:rPr>
                <w:rFonts w:hint="eastAsia"/>
                <w:sz w:val="20"/>
                <w:szCs w:val="18"/>
              </w:rPr>
              <w:t>学校コード</w:t>
            </w:r>
            <w:r>
              <w:rPr>
                <w:rStyle w:val="affa"/>
                <w:sz w:val="20"/>
                <w:szCs w:val="18"/>
              </w:rPr>
              <w:footnoteReference w:id="33"/>
            </w:r>
          </w:p>
          <w:p w14:paraId="517836EA" w14:textId="1B102F41" w:rsidR="00DE2933" w:rsidRPr="00521A36" w:rsidRDefault="00DE2933" w:rsidP="00DE2933">
            <w:pPr>
              <w:pStyle w:val="aa"/>
              <w:snapToGrid w:val="0"/>
              <w:ind w:leftChars="0" w:left="0" w:firstLine="200"/>
              <w:rPr>
                <w:sz w:val="20"/>
                <w:szCs w:val="18"/>
              </w:rPr>
            </w:pPr>
            <w:r>
              <w:rPr>
                <w:rFonts w:hint="eastAsia"/>
                <w:sz w:val="20"/>
                <w:szCs w:val="18"/>
              </w:rPr>
              <w:t>教育データ標準</w:t>
            </w:r>
            <w:r>
              <w:rPr>
                <w:rStyle w:val="affa"/>
                <w:sz w:val="20"/>
                <w:szCs w:val="18"/>
              </w:rPr>
              <w:footnoteReference w:id="34"/>
            </w:r>
          </w:p>
        </w:tc>
      </w:tr>
      <w:tr w:rsidR="00DE2933" w:rsidRPr="00B7091E" w14:paraId="7B1CBC5E" w14:textId="77777777" w:rsidTr="00DE2933">
        <w:tc>
          <w:tcPr>
            <w:tcW w:w="1120" w:type="pct"/>
          </w:tcPr>
          <w:p w14:paraId="51ADE830" w14:textId="661A8E91" w:rsidR="00DE2933" w:rsidRDefault="00DE2933" w:rsidP="00DE2933">
            <w:pPr>
              <w:pStyle w:val="aa"/>
              <w:snapToGrid w:val="0"/>
              <w:ind w:leftChars="0" w:left="0" w:firstLineChars="0" w:firstLine="0"/>
              <w:rPr>
                <w:sz w:val="20"/>
                <w:szCs w:val="18"/>
              </w:rPr>
            </w:pPr>
            <w:r>
              <w:rPr>
                <w:rFonts w:hint="eastAsia"/>
                <w:sz w:val="20"/>
                <w:szCs w:val="18"/>
              </w:rPr>
              <w:t>教育・文化施設</w:t>
            </w:r>
          </w:p>
        </w:tc>
        <w:tc>
          <w:tcPr>
            <w:tcW w:w="1898" w:type="pct"/>
          </w:tcPr>
          <w:p w14:paraId="17B15215" w14:textId="31B605A0" w:rsidR="00DE2933" w:rsidRPr="00521A36" w:rsidRDefault="00DE2933" w:rsidP="00DE2933">
            <w:pPr>
              <w:pStyle w:val="aa"/>
              <w:snapToGrid w:val="0"/>
              <w:ind w:leftChars="0" w:left="0" w:firstLineChars="0" w:firstLine="0"/>
              <w:rPr>
                <w:sz w:val="20"/>
                <w:szCs w:val="18"/>
              </w:rPr>
            </w:pPr>
            <w:r w:rsidRPr="009A772C">
              <w:rPr>
                <w:rFonts w:hint="eastAsia"/>
                <w:sz w:val="20"/>
                <w:szCs w:val="18"/>
              </w:rPr>
              <w:t>EducationAndCultureFacility</w:t>
            </w:r>
          </w:p>
        </w:tc>
        <w:tc>
          <w:tcPr>
            <w:tcW w:w="1982" w:type="pct"/>
          </w:tcPr>
          <w:p w14:paraId="08A69E8A" w14:textId="0A9ABE3C" w:rsidR="00DE2933" w:rsidRPr="00521A36" w:rsidRDefault="00DE2933" w:rsidP="00DE2933">
            <w:pPr>
              <w:pStyle w:val="aa"/>
              <w:snapToGrid w:val="0"/>
              <w:ind w:leftChars="0" w:left="0" w:firstLineChars="0" w:firstLine="0"/>
              <w:rPr>
                <w:sz w:val="20"/>
                <w:szCs w:val="18"/>
              </w:rPr>
            </w:pPr>
            <w:r>
              <w:rPr>
                <w:rFonts w:hint="eastAsia"/>
                <w:sz w:val="20"/>
                <w:szCs w:val="20"/>
              </w:rPr>
              <w:t>３D都市モデル標準製品仕様書</w:t>
            </w:r>
          </w:p>
        </w:tc>
      </w:tr>
      <w:tr w:rsidR="00DE2933" w:rsidRPr="00B7091E" w14:paraId="1C6138F6" w14:textId="77777777" w:rsidTr="00DE2933">
        <w:tc>
          <w:tcPr>
            <w:tcW w:w="1120" w:type="pct"/>
          </w:tcPr>
          <w:p w14:paraId="290C93A6" w14:textId="49830491" w:rsidR="00DE2933" w:rsidRPr="00521A36" w:rsidRDefault="00DE2933" w:rsidP="00DE2933">
            <w:pPr>
              <w:pStyle w:val="aa"/>
              <w:snapToGrid w:val="0"/>
              <w:ind w:leftChars="0" w:left="0" w:firstLineChars="0" w:firstLine="0"/>
              <w:rPr>
                <w:sz w:val="20"/>
                <w:szCs w:val="18"/>
              </w:rPr>
            </w:pPr>
            <w:r>
              <w:rPr>
                <w:rFonts w:hint="eastAsia"/>
                <w:sz w:val="20"/>
                <w:szCs w:val="18"/>
              </w:rPr>
              <w:t>教育機関</w:t>
            </w:r>
          </w:p>
        </w:tc>
        <w:tc>
          <w:tcPr>
            <w:tcW w:w="1898" w:type="pct"/>
          </w:tcPr>
          <w:p w14:paraId="62890664" w14:textId="7B393F79" w:rsidR="00DE2933" w:rsidRPr="00521A36" w:rsidRDefault="00DE2933" w:rsidP="00DE2933">
            <w:pPr>
              <w:pStyle w:val="aa"/>
              <w:snapToGrid w:val="0"/>
              <w:ind w:leftChars="0" w:left="0" w:firstLineChars="0" w:firstLine="0"/>
              <w:rPr>
                <w:sz w:val="20"/>
                <w:szCs w:val="18"/>
              </w:rPr>
            </w:pPr>
            <w:r w:rsidRPr="00DE2933">
              <w:rPr>
                <w:sz w:val="20"/>
                <w:szCs w:val="18"/>
              </w:rPr>
              <w:t>EducationalOrganization</w:t>
            </w:r>
          </w:p>
        </w:tc>
        <w:tc>
          <w:tcPr>
            <w:tcW w:w="1982" w:type="pct"/>
          </w:tcPr>
          <w:p w14:paraId="3DC72848" w14:textId="0F3F54D7" w:rsidR="00DE2933" w:rsidRPr="00521A36" w:rsidRDefault="00DE2933" w:rsidP="00DE2933">
            <w:pPr>
              <w:pStyle w:val="aa"/>
              <w:snapToGrid w:val="0"/>
              <w:ind w:leftChars="0" w:left="0" w:firstLineChars="0" w:firstLine="0"/>
              <w:rPr>
                <w:sz w:val="20"/>
                <w:szCs w:val="18"/>
              </w:rPr>
            </w:pPr>
            <w:r>
              <w:rPr>
                <w:rFonts w:hint="eastAsia"/>
                <w:sz w:val="20"/>
                <w:szCs w:val="18"/>
              </w:rPr>
              <w:t>Schema.org</w:t>
            </w:r>
          </w:p>
        </w:tc>
      </w:tr>
    </w:tbl>
    <w:p w14:paraId="578FE3E7" w14:textId="49F20046" w:rsidR="00D520D2" w:rsidRDefault="00D520D2" w:rsidP="00D520D2">
      <w:pPr>
        <w:pStyle w:val="51"/>
      </w:pPr>
      <w:r>
        <w:rPr>
          <w:rFonts w:hint="eastAsia"/>
        </w:rPr>
        <w:t>データモデル</w:t>
      </w:r>
    </w:p>
    <w:p w14:paraId="6401643B" w14:textId="3CC676A7" w:rsidR="00BE2DA3" w:rsidRPr="00BE2DA3" w:rsidRDefault="00BE2DA3" w:rsidP="00BE2DA3">
      <w:pPr>
        <w:pStyle w:val="aa"/>
        <w:ind w:left="360" w:firstLine="240"/>
      </w:pPr>
      <w:r>
        <w:rPr>
          <w:rFonts w:hint="eastAsia"/>
        </w:rPr>
        <w:t>学校のデータモデルは文部科学省が定める学校コード</w:t>
      </w:r>
      <w:r>
        <w:rPr>
          <w:rStyle w:val="affa"/>
        </w:rPr>
        <w:footnoteReference w:id="35"/>
      </w:r>
      <w:r>
        <w:rPr>
          <w:rFonts w:hint="eastAsia"/>
        </w:rPr>
        <w:t>のデータモデルを</w:t>
      </w:r>
      <w:r w:rsidR="0088583A">
        <w:rPr>
          <w:rFonts w:hint="eastAsia"/>
        </w:rPr>
        <w:t>元に、教育データ標準の主体情報の学校データ項目を追加しています</w:t>
      </w:r>
      <w:r>
        <w:rPr>
          <w:rFonts w:hint="eastAsia"/>
        </w:rPr>
        <w:t>。</w:t>
      </w:r>
    </w:p>
    <w:tbl>
      <w:tblPr>
        <w:tblStyle w:val="aff"/>
        <w:tblW w:w="8221" w:type="dxa"/>
        <w:tblInd w:w="421" w:type="dxa"/>
        <w:tblLook w:val="04A0" w:firstRow="1" w:lastRow="0" w:firstColumn="1" w:lastColumn="0" w:noHBand="0" w:noVBand="1"/>
      </w:tblPr>
      <w:tblGrid>
        <w:gridCol w:w="2126"/>
        <w:gridCol w:w="6095"/>
      </w:tblGrid>
      <w:tr w:rsidR="00F17B49" w14:paraId="6399F111" w14:textId="77777777" w:rsidTr="0088583A">
        <w:tc>
          <w:tcPr>
            <w:tcW w:w="2126" w:type="dxa"/>
            <w:shd w:val="clear" w:color="auto" w:fill="D9D9D9" w:themeFill="background1" w:themeFillShade="D9"/>
          </w:tcPr>
          <w:p w14:paraId="489BCB28" w14:textId="18DEDEF9" w:rsidR="00F17B49" w:rsidRPr="00521A36" w:rsidRDefault="00F17B49" w:rsidP="0088583A">
            <w:pPr>
              <w:pStyle w:val="a8"/>
              <w:snapToGrid w:val="0"/>
              <w:ind w:leftChars="0" w:left="0" w:firstLineChars="0" w:firstLine="0"/>
              <w:rPr>
                <w:sz w:val="20"/>
                <w:szCs w:val="18"/>
              </w:rPr>
            </w:pPr>
            <w:r w:rsidRPr="00521A36">
              <w:rPr>
                <w:rFonts w:hint="eastAsia"/>
                <w:sz w:val="20"/>
                <w:szCs w:val="18"/>
              </w:rPr>
              <w:t>項目</w:t>
            </w:r>
          </w:p>
        </w:tc>
        <w:tc>
          <w:tcPr>
            <w:tcW w:w="6095" w:type="dxa"/>
            <w:shd w:val="clear" w:color="auto" w:fill="D9D9D9" w:themeFill="background1" w:themeFillShade="D9"/>
          </w:tcPr>
          <w:p w14:paraId="37661E02" w14:textId="0C71204A" w:rsidR="00F17B49" w:rsidRPr="00521A36" w:rsidRDefault="00F17B49" w:rsidP="0088583A">
            <w:pPr>
              <w:pStyle w:val="a8"/>
              <w:snapToGrid w:val="0"/>
              <w:ind w:leftChars="0" w:left="0" w:firstLineChars="0" w:firstLine="0"/>
              <w:rPr>
                <w:sz w:val="20"/>
                <w:szCs w:val="18"/>
              </w:rPr>
            </w:pPr>
            <w:r w:rsidRPr="00521A36">
              <w:rPr>
                <w:rFonts w:hint="eastAsia"/>
                <w:sz w:val="20"/>
                <w:szCs w:val="18"/>
              </w:rPr>
              <w:t>備考</w:t>
            </w:r>
          </w:p>
        </w:tc>
      </w:tr>
      <w:tr w:rsidR="00F17B49" w14:paraId="5E3227A7" w14:textId="77777777" w:rsidTr="0088583A">
        <w:tc>
          <w:tcPr>
            <w:tcW w:w="2126" w:type="dxa"/>
          </w:tcPr>
          <w:p w14:paraId="23C1F7D0" w14:textId="51CAFF52" w:rsidR="00F17B49" w:rsidRPr="00521A36" w:rsidRDefault="00F17B49" w:rsidP="0088583A">
            <w:pPr>
              <w:pStyle w:val="a8"/>
              <w:snapToGrid w:val="0"/>
              <w:ind w:leftChars="0" w:left="0" w:firstLineChars="0" w:firstLine="0"/>
              <w:rPr>
                <w:sz w:val="20"/>
                <w:szCs w:val="18"/>
              </w:rPr>
            </w:pPr>
            <w:r w:rsidRPr="00521A36">
              <w:rPr>
                <w:sz w:val="20"/>
                <w:szCs w:val="18"/>
              </w:rPr>
              <w:t>学校コード</w:t>
            </w:r>
          </w:p>
        </w:tc>
        <w:tc>
          <w:tcPr>
            <w:tcW w:w="6095" w:type="dxa"/>
          </w:tcPr>
          <w:p w14:paraId="0F1CC805" w14:textId="7A9D9C9D" w:rsidR="00F17B49" w:rsidRPr="00521A36" w:rsidRDefault="005E0858" w:rsidP="0088583A">
            <w:pPr>
              <w:pStyle w:val="a8"/>
              <w:snapToGrid w:val="0"/>
              <w:ind w:leftChars="0" w:left="0" w:firstLineChars="0" w:firstLine="0"/>
              <w:rPr>
                <w:sz w:val="20"/>
                <w:szCs w:val="18"/>
              </w:rPr>
            </w:pPr>
            <w:r w:rsidRPr="00521A36">
              <w:rPr>
                <w:rFonts w:hint="eastAsia"/>
                <w:sz w:val="20"/>
                <w:szCs w:val="18"/>
              </w:rPr>
              <w:t>学校コードを記入する</w:t>
            </w:r>
          </w:p>
        </w:tc>
      </w:tr>
      <w:tr w:rsidR="00F17B49" w14:paraId="0CC293D1" w14:textId="77777777" w:rsidTr="0088583A">
        <w:tc>
          <w:tcPr>
            <w:tcW w:w="2126" w:type="dxa"/>
          </w:tcPr>
          <w:p w14:paraId="45282894" w14:textId="4758F528" w:rsidR="00F17B49" w:rsidRPr="00521A36" w:rsidRDefault="00F17B49" w:rsidP="0088583A">
            <w:pPr>
              <w:pStyle w:val="a8"/>
              <w:snapToGrid w:val="0"/>
              <w:ind w:leftChars="0" w:left="0" w:firstLineChars="0" w:firstLine="0"/>
              <w:rPr>
                <w:sz w:val="20"/>
                <w:szCs w:val="18"/>
              </w:rPr>
            </w:pPr>
            <w:r w:rsidRPr="00521A36">
              <w:rPr>
                <w:sz w:val="20"/>
                <w:szCs w:val="18"/>
              </w:rPr>
              <w:t>学校種</w:t>
            </w:r>
          </w:p>
        </w:tc>
        <w:tc>
          <w:tcPr>
            <w:tcW w:w="6095" w:type="dxa"/>
          </w:tcPr>
          <w:p w14:paraId="757B0D85" w14:textId="0A1C1DE6" w:rsidR="00F17B49" w:rsidRPr="00521A36" w:rsidRDefault="00F17B49" w:rsidP="0088583A">
            <w:pPr>
              <w:pStyle w:val="a8"/>
              <w:snapToGrid w:val="0"/>
              <w:ind w:leftChars="0" w:left="0" w:firstLineChars="0" w:firstLine="0"/>
              <w:rPr>
                <w:sz w:val="20"/>
                <w:szCs w:val="18"/>
              </w:rPr>
            </w:pPr>
            <w:r w:rsidRPr="00521A36">
              <w:rPr>
                <w:sz w:val="20"/>
                <w:szCs w:val="18"/>
              </w:rPr>
              <w:t>A1：幼稚園 A2：幼保連携型 認定こども園 B1：小学校 C1：中学校 C2：義務教育学校 D1：高等学校 D2：中等教育学校 E1：特別支援学校 F1：大学 F2：短期大学 G1：高等専門学校 H1：専修学校 H2：各種学校</w:t>
            </w:r>
          </w:p>
        </w:tc>
      </w:tr>
      <w:tr w:rsidR="00F17B49" w14:paraId="3888533C" w14:textId="77777777" w:rsidTr="0088583A">
        <w:tc>
          <w:tcPr>
            <w:tcW w:w="2126" w:type="dxa"/>
          </w:tcPr>
          <w:p w14:paraId="1FAD6D01" w14:textId="6B6A6E09" w:rsidR="00F17B49" w:rsidRPr="00521A36" w:rsidRDefault="00F17B49" w:rsidP="0088583A">
            <w:pPr>
              <w:pStyle w:val="a8"/>
              <w:snapToGrid w:val="0"/>
              <w:ind w:leftChars="0" w:left="0" w:firstLineChars="0" w:firstLine="0"/>
              <w:rPr>
                <w:sz w:val="20"/>
                <w:szCs w:val="18"/>
              </w:rPr>
            </w:pPr>
            <w:r w:rsidRPr="00521A36">
              <w:rPr>
                <w:sz w:val="20"/>
                <w:szCs w:val="18"/>
              </w:rPr>
              <w:t>都道府県番号</w:t>
            </w:r>
          </w:p>
        </w:tc>
        <w:tc>
          <w:tcPr>
            <w:tcW w:w="6095" w:type="dxa"/>
          </w:tcPr>
          <w:p w14:paraId="141303E0" w14:textId="0E04EB7A" w:rsidR="00F17B49" w:rsidRPr="00521A36" w:rsidRDefault="00F17B49" w:rsidP="0088583A">
            <w:pPr>
              <w:pStyle w:val="a8"/>
              <w:snapToGrid w:val="0"/>
              <w:ind w:leftChars="0" w:left="0" w:firstLineChars="0" w:firstLine="0"/>
              <w:rPr>
                <w:sz w:val="20"/>
                <w:szCs w:val="18"/>
              </w:rPr>
            </w:pPr>
            <w:r w:rsidRPr="00521A36">
              <w:rPr>
                <w:sz w:val="20"/>
                <w:szCs w:val="18"/>
              </w:rPr>
              <w:t>学校コードの都道府県番号の規則にならう。</w:t>
            </w:r>
            <w:r w:rsidR="009A4DB5" w:rsidRPr="00521A36">
              <w:rPr>
                <w:rFonts w:hint="eastAsia"/>
                <w:sz w:val="20"/>
                <w:szCs w:val="18"/>
              </w:rPr>
              <w:t>01-47</w:t>
            </w:r>
          </w:p>
        </w:tc>
      </w:tr>
      <w:tr w:rsidR="00F17B49" w14:paraId="029B423E" w14:textId="77777777" w:rsidTr="0088583A">
        <w:tc>
          <w:tcPr>
            <w:tcW w:w="2126" w:type="dxa"/>
          </w:tcPr>
          <w:p w14:paraId="60EDFABD" w14:textId="0AABAAF6" w:rsidR="00F17B49" w:rsidRPr="00521A36" w:rsidRDefault="00F17B49" w:rsidP="0088583A">
            <w:pPr>
              <w:pStyle w:val="a8"/>
              <w:snapToGrid w:val="0"/>
              <w:ind w:leftChars="0" w:left="0" w:firstLineChars="0" w:firstLine="0"/>
              <w:rPr>
                <w:sz w:val="20"/>
                <w:szCs w:val="18"/>
              </w:rPr>
            </w:pPr>
            <w:r w:rsidRPr="00521A36">
              <w:rPr>
                <w:sz w:val="20"/>
                <w:szCs w:val="18"/>
              </w:rPr>
              <w:t>設置区分</w:t>
            </w:r>
          </w:p>
        </w:tc>
        <w:tc>
          <w:tcPr>
            <w:tcW w:w="6095" w:type="dxa"/>
          </w:tcPr>
          <w:p w14:paraId="69FF4F8A" w14:textId="121403DB" w:rsidR="00F17B49" w:rsidRPr="00521A36" w:rsidRDefault="00F17B49" w:rsidP="0088583A">
            <w:pPr>
              <w:pStyle w:val="a8"/>
              <w:snapToGrid w:val="0"/>
              <w:ind w:leftChars="0" w:left="0" w:firstLineChars="0" w:firstLine="0"/>
              <w:rPr>
                <w:sz w:val="20"/>
                <w:szCs w:val="18"/>
              </w:rPr>
            </w:pPr>
            <w:r w:rsidRPr="00521A36">
              <w:rPr>
                <w:sz w:val="20"/>
                <w:szCs w:val="18"/>
              </w:rPr>
              <w:t>1：国立 2：公立 3：私立</w:t>
            </w:r>
          </w:p>
        </w:tc>
      </w:tr>
      <w:tr w:rsidR="0088583A" w14:paraId="10874D0D" w14:textId="77777777" w:rsidTr="0088583A">
        <w:tc>
          <w:tcPr>
            <w:tcW w:w="2126" w:type="dxa"/>
          </w:tcPr>
          <w:p w14:paraId="15E456AA" w14:textId="4534005A" w:rsidR="0088583A" w:rsidRPr="00521A36" w:rsidRDefault="0088583A" w:rsidP="0088583A">
            <w:pPr>
              <w:pStyle w:val="a8"/>
              <w:snapToGrid w:val="0"/>
              <w:ind w:leftChars="0" w:left="0" w:firstLineChars="0" w:firstLine="0"/>
              <w:rPr>
                <w:sz w:val="20"/>
                <w:szCs w:val="18"/>
              </w:rPr>
            </w:pPr>
            <w:r>
              <w:rPr>
                <w:rFonts w:hint="eastAsia"/>
                <w:sz w:val="20"/>
                <w:szCs w:val="18"/>
              </w:rPr>
              <w:t>設置者情報</w:t>
            </w:r>
          </w:p>
        </w:tc>
        <w:tc>
          <w:tcPr>
            <w:tcW w:w="6095" w:type="dxa"/>
          </w:tcPr>
          <w:p w14:paraId="73DD6C0E" w14:textId="4B1BB0A6" w:rsidR="0088583A" w:rsidRPr="00521A36" w:rsidRDefault="0088583A" w:rsidP="0088583A">
            <w:pPr>
              <w:pStyle w:val="a8"/>
              <w:snapToGrid w:val="0"/>
              <w:ind w:leftChars="0" w:left="0" w:firstLineChars="0" w:firstLine="0"/>
              <w:rPr>
                <w:sz w:val="20"/>
                <w:szCs w:val="18"/>
              </w:rPr>
            </w:pPr>
            <w:r>
              <w:rPr>
                <w:rFonts w:hint="eastAsia"/>
                <w:sz w:val="20"/>
                <w:szCs w:val="18"/>
              </w:rPr>
              <w:t>学校の設置法人</w:t>
            </w:r>
          </w:p>
        </w:tc>
      </w:tr>
      <w:tr w:rsidR="00F17B49" w14:paraId="6FCDB612" w14:textId="77777777" w:rsidTr="0088583A">
        <w:tc>
          <w:tcPr>
            <w:tcW w:w="2126" w:type="dxa"/>
          </w:tcPr>
          <w:p w14:paraId="19490796" w14:textId="018D26E9" w:rsidR="00F17B49" w:rsidRPr="00521A36" w:rsidRDefault="00F17B49" w:rsidP="0088583A">
            <w:pPr>
              <w:pStyle w:val="a8"/>
              <w:snapToGrid w:val="0"/>
              <w:ind w:leftChars="0" w:left="0" w:firstLineChars="0" w:firstLine="0"/>
              <w:rPr>
                <w:sz w:val="20"/>
                <w:szCs w:val="18"/>
              </w:rPr>
            </w:pPr>
            <w:r w:rsidRPr="00521A36">
              <w:rPr>
                <w:sz w:val="20"/>
                <w:szCs w:val="18"/>
              </w:rPr>
              <w:t>本分校</w:t>
            </w:r>
          </w:p>
        </w:tc>
        <w:tc>
          <w:tcPr>
            <w:tcW w:w="6095" w:type="dxa"/>
          </w:tcPr>
          <w:p w14:paraId="306D6523" w14:textId="776DC041" w:rsidR="00F17B49" w:rsidRPr="00521A36" w:rsidRDefault="00F17B49" w:rsidP="0088583A">
            <w:pPr>
              <w:pStyle w:val="a8"/>
              <w:snapToGrid w:val="0"/>
              <w:ind w:leftChars="0" w:left="0" w:firstLineChars="0" w:firstLine="0"/>
              <w:rPr>
                <w:sz w:val="20"/>
                <w:szCs w:val="18"/>
              </w:rPr>
            </w:pPr>
            <w:r w:rsidRPr="00521A36">
              <w:rPr>
                <w:sz w:val="20"/>
                <w:szCs w:val="18"/>
              </w:rPr>
              <w:t>1：本校 2：分校 9：廃校</w:t>
            </w:r>
          </w:p>
        </w:tc>
      </w:tr>
      <w:tr w:rsidR="0088583A" w14:paraId="046217F7" w14:textId="77777777" w:rsidTr="0088583A">
        <w:tc>
          <w:tcPr>
            <w:tcW w:w="2126" w:type="dxa"/>
          </w:tcPr>
          <w:p w14:paraId="0DA1C75D" w14:textId="77F4D416" w:rsidR="0088583A" w:rsidRPr="00521A36" w:rsidRDefault="0088583A" w:rsidP="0088583A">
            <w:pPr>
              <w:pStyle w:val="a8"/>
              <w:snapToGrid w:val="0"/>
              <w:ind w:leftChars="0" w:left="0" w:firstLineChars="0" w:firstLine="0"/>
              <w:rPr>
                <w:sz w:val="20"/>
                <w:szCs w:val="18"/>
              </w:rPr>
            </w:pPr>
            <w:r>
              <w:rPr>
                <w:rFonts w:hint="eastAsia"/>
                <w:sz w:val="20"/>
                <w:szCs w:val="18"/>
              </w:rPr>
              <w:t>本校学校コード</w:t>
            </w:r>
          </w:p>
        </w:tc>
        <w:tc>
          <w:tcPr>
            <w:tcW w:w="6095" w:type="dxa"/>
          </w:tcPr>
          <w:p w14:paraId="1269EAD1" w14:textId="29FB93A3"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88583A" w14:paraId="48A6156C" w14:textId="77777777" w:rsidTr="0088583A">
        <w:tc>
          <w:tcPr>
            <w:tcW w:w="2126" w:type="dxa"/>
          </w:tcPr>
          <w:p w14:paraId="423E0F82" w14:textId="4E6FFCDE" w:rsidR="0088583A" w:rsidRPr="00521A36" w:rsidRDefault="0088583A" w:rsidP="0088583A">
            <w:pPr>
              <w:pStyle w:val="a8"/>
              <w:snapToGrid w:val="0"/>
              <w:ind w:leftChars="0" w:left="0" w:firstLineChars="0" w:firstLine="0"/>
              <w:rPr>
                <w:sz w:val="20"/>
                <w:szCs w:val="18"/>
              </w:rPr>
            </w:pPr>
            <w:r>
              <w:rPr>
                <w:rFonts w:hint="eastAsia"/>
                <w:sz w:val="20"/>
                <w:szCs w:val="18"/>
              </w:rPr>
              <w:t>本校学校名</w:t>
            </w:r>
          </w:p>
        </w:tc>
        <w:tc>
          <w:tcPr>
            <w:tcW w:w="6095" w:type="dxa"/>
          </w:tcPr>
          <w:p w14:paraId="61E5D194" w14:textId="5D42B700"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F17B49" w14:paraId="1D601579" w14:textId="77777777" w:rsidTr="0088583A">
        <w:tc>
          <w:tcPr>
            <w:tcW w:w="2126" w:type="dxa"/>
          </w:tcPr>
          <w:p w14:paraId="41CEBFE2" w14:textId="7D9E03FC" w:rsidR="00F17B49" w:rsidRPr="00521A36" w:rsidRDefault="00F17B49" w:rsidP="0088583A">
            <w:pPr>
              <w:pStyle w:val="a8"/>
              <w:snapToGrid w:val="0"/>
              <w:ind w:leftChars="0" w:left="0" w:firstLineChars="0" w:firstLine="0"/>
              <w:rPr>
                <w:sz w:val="20"/>
                <w:szCs w:val="18"/>
              </w:rPr>
            </w:pPr>
            <w:r w:rsidRPr="00521A36">
              <w:rPr>
                <w:sz w:val="20"/>
                <w:szCs w:val="18"/>
              </w:rPr>
              <w:t>学校名</w:t>
            </w:r>
          </w:p>
        </w:tc>
        <w:tc>
          <w:tcPr>
            <w:tcW w:w="6095" w:type="dxa"/>
          </w:tcPr>
          <w:p w14:paraId="39376665" w14:textId="3F9BB90D" w:rsidR="00F17B49" w:rsidRPr="00521A36" w:rsidRDefault="00F17B49" w:rsidP="0088583A">
            <w:pPr>
              <w:pStyle w:val="a8"/>
              <w:snapToGrid w:val="0"/>
              <w:ind w:leftChars="0" w:left="0" w:firstLineChars="0" w:firstLine="0"/>
              <w:rPr>
                <w:sz w:val="20"/>
                <w:szCs w:val="18"/>
              </w:rPr>
            </w:pPr>
            <w:r w:rsidRPr="00521A36">
              <w:rPr>
                <w:sz w:val="20"/>
                <w:szCs w:val="18"/>
              </w:rPr>
              <w:t>設置者名は入れないことを原則とするが、学校コード上の学校</w:t>
            </w:r>
            <w:r w:rsidRPr="00521A36">
              <w:rPr>
                <w:sz w:val="20"/>
                <w:szCs w:val="18"/>
              </w:rPr>
              <w:lastRenderedPageBreak/>
              <w:t>種、都道府県番号及び設置区分が同一となる、同じ名称の学校が同一都 道府県内に存在する場合（例：「公立」とな る県立と市立で同じ名称の高校が存在する場合）には、区別を容易にするために設置者名を含めて記載（例：「〇〇市立〇〇高等学校」と記載）することを原則とする。</w:t>
            </w:r>
          </w:p>
        </w:tc>
      </w:tr>
      <w:tr w:rsidR="004A68FA" w14:paraId="4257C377" w14:textId="77777777" w:rsidTr="0088583A">
        <w:tc>
          <w:tcPr>
            <w:tcW w:w="2126" w:type="dxa"/>
          </w:tcPr>
          <w:p w14:paraId="5FF42CC7" w14:textId="1C981DE3" w:rsidR="004A68FA" w:rsidRPr="00521A36" w:rsidRDefault="004A68FA" w:rsidP="0088583A">
            <w:pPr>
              <w:pStyle w:val="a8"/>
              <w:snapToGrid w:val="0"/>
              <w:ind w:leftChars="0" w:left="0" w:firstLineChars="0" w:firstLine="0"/>
              <w:rPr>
                <w:sz w:val="20"/>
                <w:szCs w:val="18"/>
              </w:rPr>
            </w:pPr>
            <w:r>
              <w:rPr>
                <w:rFonts w:hint="eastAsia"/>
                <w:sz w:val="20"/>
                <w:szCs w:val="18"/>
              </w:rPr>
              <w:lastRenderedPageBreak/>
              <w:t>学校名カナ表記</w:t>
            </w:r>
          </w:p>
        </w:tc>
        <w:tc>
          <w:tcPr>
            <w:tcW w:w="6095" w:type="dxa"/>
          </w:tcPr>
          <w:p w14:paraId="4FEB9612" w14:textId="77777777" w:rsidR="00E623B0" w:rsidRDefault="004A68FA" w:rsidP="0088583A">
            <w:pPr>
              <w:pStyle w:val="a8"/>
              <w:snapToGrid w:val="0"/>
              <w:ind w:leftChars="0" w:left="0" w:firstLineChars="0" w:firstLine="0"/>
              <w:rPr>
                <w:sz w:val="20"/>
                <w:szCs w:val="18"/>
              </w:rPr>
            </w:pPr>
            <w:r>
              <w:rPr>
                <w:rFonts w:hint="eastAsia"/>
                <w:sz w:val="20"/>
                <w:szCs w:val="18"/>
              </w:rPr>
              <w:t>学校名のカナ表記</w:t>
            </w:r>
          </w:p>
          <w:p w14:paraId="3566C31B" w14:textId="019BC545"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4A68FA" w14:paraId="65F4D64F" w14:textId="77777777" w:rsidTr="0088583A">
        <w:tc>
          <w:tcPr>
            <w:tcW w:w="2126" w:type="dxa"/>
          </w:tcPr>
          <w:p w14:paraId="12E43979" w14:textId="54DAEEA3" w:rsidR="004A68FA" w:rsidRPr="00521A36" w:rsidRDefault="004A68FA" w:rsidP="0088583A">
            <w:pPr>
              <w:pStyle w:val="a8"/>
              <w:snapToGrid w:val="0"/>
              <w:ind w:leftChars="0" w:left="0" w:firstLineChars="0" w:firstLine="0"/>
              <w:rPr>
                <w:sz w:val="20"/>
                <w:szCs w:val="18"/>
              </w:rPr>
            </w:pPr>
            <w:r>
              <w:rPr>
                <w:rFonts w:hint="eastAsia"/>
                <w:sz w:val="20"/>
                <w:szCs w:val="18"/>
              </w:rPr>
              <w:t>学校略称</w:t>
            </w:r>
          </w:p>
        </w:tc>
        <w:tc>
          <w:tcPr>
            <w:tcW w:w="6095" w:type="dxa"/>
          </w:tcPr>
          <w:p w14:paraId="59482574" w14:textId="77777777" w:rsidR="00E623B0" w:rsidRDefault="004A68FA" w:rsidP="0088583A">
            <w:pPr>
              <w:pStyle w:val="a8"/>
              <w:snapToGrid w:val="0"/>
              <w:ind w:leftChars="0" w:left="0" w:firstLineChars="0" w:firstLine="0"/>
              <w:rPr>
                <w:sz w:val="20"/>
                <w:szCs w:val="18"/>
              </w:rPr>
            </w:pPr>
            <w:r>
              <w:rPr>
                <w:rFonts w:hint="eastAsia"/>
                <w:sz w:val="20"/>
                <w:szCs w:val="18"/>
              </w:rPr>
              <w:t>学校名の略称がある場合に記入</w:t>
            </w:r>
          </w:p>
          <w:p w14:paraId="587D9CCA" w14:textId="1BE91E9D"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F17B49" w14:paraId="5CB4739A" w14:textId="77777777" w:rsidTr="0088583A">
        <w:tc>
          <w:tcPr>
            <w:tcW w:w="2126" w:type="dxa"/>
          </w:tcPr>
          <w:p w14:paraId="0A248233" w14:textId="5EAF5994" w:rsidR="00F17B49" w:rsidRPr="00521A36" w:rsidRDefault="00F17B49" w:rsidP="0088583A">
            <w:pPr>
              <w:pStyle w:val="a8"/>
              <w:snapToGrid w:val="0"/>
              <w:ind w:leftChars="0" w:left="0" w:firstLineChars="0" w:firstLine="0"/>
              <w:rPr>
                <w:sz w:val="20"/>
                <w:szCs w:val="18"/>
              </w:rPr>
            </w:pPr>
            <w:r w:rsidRPr="00521A36">
              <w:rPr>
                <w:sz w:val="20"/>
                <w:szCs w:val="18"/>
              </w:rPr>
              <w:t>学校所在地</w:t>
            </w:r>
          </w:p>
        </w:tc>
        <w:tc>
          <w:tcPr>
            <w:tcW w:w="6095" w:type="dxa"/>
          </w:tcPr>
          <w:p w14:paraId="60E56DDC" w14:textId="5CA90A23" w:rsidR="00F17B49" w:rsidRPr="00521A36" w:rsidRDefault="00F17B49" w:rsidP="0088583A">
            <w:pPr>
              <w:pStyle w:val="a8"/>
              <w:snapToGrid w:val="0"/>
              <w:ind w:leftChars="0" w:left="0" w:firstLineChars="0" w:firstLine="0"/>
              <w:rPr>
                <w:sz w:val="20"/>
                <w:szCs w:val="18"/>
              </w:rPr>
            </w:pPr>
            <w:r w:rsidRPr="00521A36">
              <w:rPr>
                <w:sz w:val="20"/>
                <w:szCs w:val="18"/>
              </w:rPr>
              <w:t>都道府県名は入れないことを原則とする。</w:t>
            </w:r>
          </w:p>
        </w:tc>
      </w:tr>
      <w:tr w:rsidR="00F17B49" w14:paraId="3A1E68B8" w14:textId="77777777" w:rsidTr="0088583A">
        <w:tc>
          <w:tcPr>
            <w:tcW w:w="2126" w:type="dxa"/>
          </w:tcPr>
          <w:p w14:paraId="1A3D1259" w14:textId="42E8167B" w:rsidR="00F17B49" w:rsidRPr="00521A36" w:rsidRDefault="00F17B49" w:rsidP="0088583A">
            <w:pPr>
              <w:pStyle w:val="a8"/>
              <w:snapToGrid w:val="0"/>
              <w:ind w:leftChars="0" w:left="0" w:firstLineChars="0" w:firstLine="0"/>
              <w:rPr>
                <w:sz w:val="20"/>
                <w:szCs w:val="18"/>
              </w:rPr>
            </w:pPr>
            <w:r w:rsidRPr="00521A36">
              <w:rPr>
                <w:sz w:val="20"/>
                <w:szCs w:val="18"/>
              </w:rPr>
              <w:t>郵便番号</w:t>
            </w:r>
          </w:p>
        </w:tc>
        <w:tc>
          <w:tcPr>
            <w:tcW w:w="6095" w:type="dxa"/>
          </w:tcPr>
          <w:p w14:paraId="7081AEDE" w14:textId="51CB4D68" w:rsidR="00F17B49" w:rsidRPr="00521A36" w:rsidRDefault="00083E3A" w:rsidP="0088583A">
            <w:pPr>
              <w:pStyle w:val="a8"/>
              <w:snapToGrid w:val="0"/>
              <w:ind w:leftChars="0" w:left="0" w:firstLineChars="0" w:firstLine="0"/>
              <w:rPr>
                <w:sz w:val="20"/>
                <w:szCs w:val="18"/>
              </w:rPr>
            </w:pPr>
            <w:r w:rsidRPr="00521A36">
              <w:rPr>
                <w:rFonts w:hint="eastAsia"/>
                <w:sz w:val="20"/>
                <w:szCs w:val="18"/>
              </w:rPr>
              <w:t>9999999</w:t>
            </w:r>
          </w:p>
        </w:tc>
      </w:tr>
      <w:tr w:rsidR="00F17B49" w14:paraId="4E250994" w14:textId="77777777" w:rsidTr="0088583A">
        <w:tc>
          <w:tcPr>
            <w:tcW w:w="2126" w:type="dxa"/>
          </w:tcPr>
          <w:p w14:paraId="3BA42E3D" w14:textId="78AA1F8F" w:rsidR="00F17B49" w:rsidRPr="00521A36" w:rsidRDefault="00F17B49" w:rsidP="0088583A">
            <w:pPr>
              <w:pStyle w:val="a8"/>
              <w:snapToGrid w:val="0"/>
              <w:ind w:leftChars="0" w:left="0" w:firstLineChars="0" w:firstLine="0"/>
              <w:rPr>
                <w:sz w:val="20"/>
                <w:szCs w:val="18"/>
              </w:rPr>
            </w:pPr>
            <w:r w:rsidRPr="00521A36">
              <w:rPr>
                <w:sz w:val="20"/>
                <w:szCs w:val="18"/>
              </w:rPr>
              <w:t>属性情報設定年月日</w:t>
            </w:r>
          </w:p>
        </w:tc>
        <w:tc>
          <w:tcPr>
            <w:tcW w:w="6095" w:type="dxa"/>
          </w:tcPr>
          <w:p w14:paraId="12908AAF" w14:textId="77777777"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11E66961" w14:textId="77777777" w:rsidTr="0088583A">
        <w:tc>
          <w:tcPr>
            <w:tcW w:w="2126" w:type="dxa"/>
          </w:tcPr>
          <w:p w14:paraId="7DED60D5" w14:textId="6D6B493F" w:rsidR="00F17B49" w:rsidRPr="00521A36" w:rsidRDefault="00F17B49" w:rsidP="0088583A">
            <w:pPr>
              <w:pStyle w:val="a8"/>
              <w:snapToGrid w:val="0"/>
              <w:ind w:leftChars="0" w:left="0" w:firstLineChars="0" w:firstLine="0"/>
              <w:rPr>
                <w:sz w:val="20"/>
                <w:szCs w:val="18"/>
              </w:rPr>
            </w:pPr>
            <w:r w:rsidRPr="00521A36">
              <w:rPr>
                <w:sz w:val="20"/>
                <w:szCs w:val="18"/>
              </w:rPr>
              <w:t>属性情報廃止年月日</w:t>
            </w:r>
          </w:p>
        </w:tc>
        <w:tc>
          <w:tcPr>
            <w:tcW w:w="6095" w:type="dxa"/>
          </w:tcPr>
          <w:p w14:paraId="639CD00D" w14:textId="0B03CC2A"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3413AC6F" w14:textId="77777777" w:rsidTr="0088583A">
        <w:tc>
          <w:tcPr>
            <w:tcW w:w="2126" w:type="dxa"/>
          </w:tcPr>
          <w:p w14:paraId="4F655BDE" w14:textId="4F550508" w:rsidR="00F17B49" w:rsidRPr="00521A36" w:rsidRDefault="00F17B49" w:rsidP="0088583A">
            <w:pPr>
              <w:pStyle w:val="a8"/>
              <w:snapToGrid w:val="0"/>
              <w:ind w:leftChars="0" w:left="0" w:firstLineChars="0" w:firstLine="0"/>
              <w:rPr>
                <w:sz w:val="20"/>
                <w:szCs w:val="18"/>
              </w:rPr>
            </w:pPr>
            <w:r w:rsidRPr="00521A36">
              <w:rPr>
                <w:sz w:val="20"/>
                <w:szCs w:val="18"/>
              </w:rPr>
              <w:t>旧学校調査番号</w:t>
            </w:r>
          </w:p>
        </w:tc>
        <w:tc>
          <w:tcPr>
            <w:tcW w:w="6095" w:type="dxa"/>
          </w:tcPr>
          <w:p w14:paraId="66A71D15" w14:textId="51DAC82F" w:rsidR="00F17B49" w:rsidRPr="00521A36" w:rsidRDefault="00F17B49" w:rsidP="0088583A">
            <w:pPr>
              <w:pStyle w:val="a8"/>
              <w:snapToGrid w:val="0"/>
              <w:ind w:leftChars="0" w:left="0" w:firstLineChars="0" w:firstLine="0"/>
              <w:rPr>
                <w:sz w:val="20"/>
                <w:szCs w:val="18"/>
              </w:rPr>
            </w:pPr>
            <w:r w:rsidRPr="00521A36">
              <w:rPr>
                <w:sz w:val="20"/>
                <w:szCs w:val="18"/>
              </w:rPr>
              <w:t>学校コードへの移行前に当該学校に設定されていた都道府県番号-学校調査番号を記載する。但し、大学、短期大学、高等専門学校に ついては、都道府県番号を含めず学校調査番号のみを記載する。</w:t>
            </w:r>
          </w:p>
        </w:tc>
      </w:tr>
      <w:tr w:rsidR="00F17B49" w14:paraId="6FC28E44" w14:textId="77777777" w:rsidTr="0088583A">
        <w:tc>
          <w:tcPr>
            <w:tcW w:w="2126" w:type="dxa"/>
          </w:tcPr>
          <w:p w14:paraId="1D579387" w14:textId="7E0061D2" w:rsidR="00F17B49" w:rsidRPr="00521A36" w:rsidRDefault="00F17B49" w:rsidP="0088583A">
            <w:pPr>
              <w:pStyle w:val="a8"/>
              <w:snapToGrid w:val="0"/>
              <w:ind w:leftChars="0" w:left="0" w:firstLineChars="0" w:firstLine="0"/>
              <w:rPr>
                <w:sz w:val="20"/>
                <w:szCs w:val="18"/>
              </w:rPr>
            </w:pPr>
            <w:r w:rsidRPr="00521A36">
              <w:rPr>
                <w:sz w:val="20"/>
                <w:szCs w:val="18"/>
              </w:rPr>
              <w:t>移行後の学校コード</w:t>
            </w:r>
          </w:p>
        </w:tc>
        <w:tc>
          <w:tcPr>
            <w:tcW w:w="6095" w:type="dxa"/>
          </w:tcPr>
          <w:p w14:paraId="3BB6D2D2" w14:textId="24B96A07" w:rsidR="00F17B49" w:rsidRPr="00521A36" w:rsidRDefault="00F17B49" w:rsidP="0088583A">
            <w:pPr>
              <w:pStyle w:val="a8"/>
              <w:snapToGrid w:val="0"/>
              <w:ind w:leftChars="0" w:left="0" w:firstLineChars="0" w:firstLine="0"/>
              <w:rPr>
                <w:sz w:val="20"/>
                <w:szCs w:val="18"/>
              </w:rPr>
            </w:pPr>
            <w:r w:rsidRPr="00521A36">
              <w:rPr>
                <w:sz w:val="20"/>
                <w:szCs w:val="18"/>
              </w:rPr>
              <w:t>現行の学校コードを廃止した上で別の学校コードに移行する場合に本データを設定する。</w:t>
            </w:r>
          </w:p>
        </w:tc>
      </w:tr>
    </w:tbl>
    <w:p w14:paraId="6C614BF3" w14:textId="6F2423DA" w:rsidR="00343CED" w:rsidRDefault="008972A2" w:rsidP="006D21EA">
      <w:pPr>
        <w:pStyle w:val="aa"/>
        <w:ind w:left="360" w:firstLine="240"/>
      </w:pPr>
      <w:r>
        <w:rPr>
          <w:rFonts w:hint="eastAsia"/>
        </w:rPr>
        <w:t>小学校、中学校における学区のデータモデルは</w:t>
      </w:r>
      <w:r w:rsidR="00456F28">
        <w:rPr>
          <w:rFonts w:hint="eastAsia"/>
        </w:rPr>
        <w:t>、以下の項目を付加します。</w:t>
      </w:r>
    </w:p>
    <w:tbl>
      <w:tblPr>
        <w:tblW w:w="8221" w:type="dxa"/>
        <w:tblInd w:w="421" w:type="dxa"/>
        <w:tblLayout w:type="fixed"/>
        <w:tblCellMar>
          <w:top w:w="15" w:type="dxa"/>
          <w:left w:w="99" w:type="dxa"/>
          <w:bottom w:w="15" w:type="dxa"/>
          <w:right w:w="99" w:type="dxa"/>
        </w:tblCellMar>
        <w:tblLook w:val="04A0" w:firstRow="1" w:lastRow="0" w:firstColumn="1" w:lastColumn="0" w:noHBand="0" w:noVBand="1"/>
      </w:tblPr>
      <w:tblGrid>
        <w:gridCol w:w="708"/>
        <w:gridCol w:w="2284"/>
        <w:gridCol w:w="5229"/>
      </w:tblGrid>
      <w:tr w:rsidR="009C39D4" w:rsidRPr="00AF6453" w14:paraId="32978864" w14:textId="77777777" w:rsidTr="009C39D4">
        <w:trPr>
          <w:trHeight w:val="23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34B360" w14:textId="190AB557" w:rsidR="00224974" w:rsidRPr="00AF6453" w:rsidRDefault="008014E7"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DD270F9" w14:textId="1CBB9CEC"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44C71D" w14:textId="3463AB31"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8014E7" w:rsidRPr="00AF6453" w14:paraId="067B312C" w14:textId="77777777" w:rsidTr="00197D23">
        <w:trPr>
          <w:trHeight w:val="5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3D52A" w14:textId="667E3B6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w:t>
            </w: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F16A98D" w14:textId="2EA7EBF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行政サービス拠点種別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27F1E8C2" w14:textId="7CA2FED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行政サービス拠点の種別を</w:t>
            </w:r>
            <w:r w:rsidRPr="00197D23">
              <w:rPr>
                <w:rFonts w:asciiTheme="minorEastAsia" w:eastAsiaTheme="minorEastAsia" w:hAnsiTheme="minorEastAsia" w:cs="ＭＳ Ｐゴシック"/>
                <w:kern w:val="0"/>
                <w:sz w:val="20"/>
                <w:szCs w:val="20"/>
              </w:rPr>
              <w:t>POIコードで記載。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小学校の場合：</w:t>
            </w:r>
            <w:r w:rsidRPr="00197D23">
              <w:rPr>
                <w:rFonts w:asciiTheme="minorEastAsia" w:eastAsiaTheme="minorEastAsia" w:hAnsiTheme="minorEastAsia" w:cs="ＭＳ Ｐゴシック"/>
                <w:kern w:val="0"/>
                <w:sz w:val="20"/>
                <w:szCs w:val="20"/>
              </w:rPr>
              <w:t>1503</w:t>
            </w:r>
            <w:r w:rsidR="00E03E69">
              <w:rPr>
                <w:rFonts w:asciiTheme="minorEastAsia" w:eastAsiaTheme="minorEastAsia" w:hAnsiTheme="minorEastAsia" w:cs="ＭＳ Ｐゴシック" w:hint="eastAsia"/>
                <w:kern w:val="0"/>
                <w:sz w:val="20"/>
                <w:szCs w:val="20"/>
              </w:rPr>
              <w:t xml:space="preserve">　　</w:t>
            </w:r>
            <w:r w:rsidRPr="00197D23">
              <w:rPr>
                <w:rFonts w:asciiTheme="minorEastAsia" w:eastAsiaTheme="minorEastAsia" w:hAnsiTheme="minorEastAsia" w:cs="ＭＳ Ｐゴシック" w:hint="eastAsia"/>
                <w:kern w:val="0"/>
                <w:sz w:val="20"/>
                <w:szCs w:val="20"/>
              </w:rPr>
              <w:t>中学校の場合：</w:t>
            </w:r>
            <w:r w:rsidRPr="00197D23">
              <w:rPr>
                <w:rFonts w:asciiTheme="minorEastAsia" w:eastAsiaTheme="minorEastAsia" w:hAnsiTheme="minorEastAsia" w:cs="ＭＳ Ｐゴシック"/>
                <w:kern w:val="0"/>
                <w:sz w:val="20"/>
                <w:szCs w:val="20"/>
              </w:rPr>
              <w:t>1504</w:t>
            </w:r>
          </w:p>
        </w:tc>
      </w:tr>
      <w:tr w:rsidR="008014E7" w:rsidRPr="00AF6453" w14:paraId="31334655" w14:textId="77777777" w:rsidTr="00197D23">
        <w:trPr>
          <w:trHeight w:val="1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C5A76" w14:textId="45FB00A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1A1E88" w14:textId="09DFE26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_登録年月日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7B260AB"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通学区域の登録年月日。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75965001" w14:textId="77777777" w:rsidTr="00197D23">
        <w:trPr>
          <w:trHeight w:val="53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6A179F"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DE5ED" w14:textId="6BD07D76"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_廃止日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381E1848"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変更等により当該通学区域が廃止された場合の年月日。学区の履歴を残したい場合にこの項目を使用する。</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3E7F3BA0" w14:textId="77777777" w:rsidTr="00197D23">
        <w:trPr>
          <w:trHeight w:val="8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8776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882C01" w14:textId="5C604CA0"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通学区域の住所</w:t>
            </w:r>
          </w:p>
        </w:tc>
        <w:tc>
          <w:tcPr>
            <w:tcW w:w="5229" w:type="dxa"/>
            <w:tcBorders>
              <w:top w:val="single" w:sz="4" w:space="0" w:color="auto"/>
              <w:left w:val="single" w:sz="4" w:space="0" w:color="auto"/>
              <w:bottom w:val="single" w:sz="4" w:space="0" w:color="auto"/>
              <w:right w:val="single" w:sz="4" w:space="0" w:color="auto"/>
            </w:tcBorders>
            <w:vAlign w:val="center"/>
            <w:hideMark/>
          </w:tcPr>
          <w:p w14:paraId="517CDEE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文字列で通学区域に含まれる住所を</w:t>
            </w:r>
            <w:r w:rsidRPr="00197D23">
              <w:rPr>
                <w:rFonts w:asciiTheme="minorEastAsia" w:eastAsiaTheme="minorEastAsia" w:hAnsiTheme="minorEastAsia" w:cs="ＭＳ Ｐゴシック"/>
                <w:kern w:val="0"/>
                <w:sz w:val="20"/>
                <w:szCs w:val="20"/>
              </w:rPr>
              <w:t xml:space="preserve"> ";"（半角セミコロン）区切りで記載。市区町村名より後の住所を記載し、市区町村を越えた通学区域の場合は、市町村名（政令指定都市の場合は区名）から記載する。「〇〇」町の一部」「〇〇団地の〇号棟まで」といった特殊な取り扱いも記載。</w:t>
            </w:r>
          </w:p>
        </w:tc>
      </w:tr>
      <w:tr w:rsidR="008014E7" w:rsidRPr="00AF6453" w14:paraId="57FAA89A" w14:textId="77777777" w:rsidTr="00197D23">
        <w:trPr>
          <w:trHeight w:val="7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7DCBC6"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21F3374" w14:textId="5BCB475E"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特記事項</w:t>
            </w:r>
          </w:p>
        </w:tc>
        <w:tc>
          <w:tcPr>
            <w:tcW w:w="5229" w:type="dxa"/>
            <w:tcBorders>
              <w:top w:val="single" w:sz="4" w:space="0" w:color="auto"/>
              <w:left w:val="single" w:sz="4" w:space="0" w:color="auto"/>
              <w:bottom w:val="single" w:sz="4" w:space="0" w:color="auto"/>
              <w:right w:val="single" w:sz="4" w:space="0" w:color="auto"/>
            </w:tcBorders>
            <w:vAlign w:val="center"/>
            <w:hideMark/>
          </w:tcPr>
          <w:p w14:paraId="6329DC70"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選択学区など、その学校の通宅区域主体についての特殊な取り扱いについて文章で記載する。</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市区町村を越えた通学区域がある場合は、「〇〇市の一部住所を含む」など、その旨記載する。</w:t>
            </w:r>
          </w:p>
        </w:tc>
      </w:tr>
      <w:tr w:rsidR="008014E7" w:rsidRPr="00AF6453" w14:paraId="023FC054" w14:textId="77777777" w:rsidTr="00197D23">
        <w:trPr>
          <w:trHeight w:val="5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1234E8"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22F5B6" w14:textId="40922A6D"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ポリゴン</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66D82CD" w14:textId="0F6B67D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地域のポリゴンファイル</w:t>
            </w:r>
            <w:r w:rsidRPr="00197D23">
              <w:rPr>
                <w:rFonts w:asciiTheme="minorEastAsia" w:eastAsiaTheme="minorEastAsia" w:hAnsiTheme="minorEastAsia" w:cs="ＭＳ Ｐゴシック"/>
                <w:kern w:val="0"/>
                <w:sz w:val="20"/>
                <w:szCs w:val="20"/>
              </w:rPr>
              <w:t>(Shape, GeoJson等)がある場合には、当該学区が含まれるファイル名を記載。</w:t>
            </w:r>
          </w:p>
        </w:tc>
      </w:tr>
    </w:tbl>
    <w:p w14:paraId="7CDE0B5C" w14:textId="16699AB8" w:rsidR="00CB0083" w:rsidRDefault="00CB0083" w:rsidP="00CB0083">
      <w:pPr>
        <w:pStyle w:val="51"/>
      </w:pPr>
      <w:r>
        <w:rPr>
          <w:rFonts w:hint="eastAsia"/>
        </w:rPr>
        <w:t>既存のデータモデル</w:t>
      </w:r>
    </w:p>
    <w:p w14:paraId="572A460E" w14:textId="143522D4" w:rsidR="003C1BDF" w:rsidRDefault="003C1BDF">
      <w:pPr>
        <w:pStyle w:val="6"/>
      </w:pPr>
      <w:r>
        <w:rPr>
          <w:rFonts w:hint="eastAsia"/>
        </w:rPr>
        <w:t>文部科学省　学校コード</w:t>
      </w:r>
      <w:r>
        <w:rPr>
          <w:rFonts w:hint="eastAsia"/>
        </w:rPr>
        <w:t xml:space="preserve"> </w:t>
      </w:r>
      <w:r>
        <w:rPr>
          <w:rFonts w:hint="eastAsia"/>
        </w:rPr>
        <w:t>教育データ標準</w:t>
      </w:r>
    </w:p>
    <w:p w14:paraId="7636179F" w14:textId="799D4C27" w:rsidR="003C1BDF" w:rsidRDefault="003C1BDF" w:rsidP="003C1BDF">
      <w:pPr>
        <w:pStyle w:val="afd"/>
      </w:pPr>
      <w:r>
        <w:rPr>
          <w:rFonts w:hint="eastAsia"/>
        </w:rPr>
        <w:t>統計用の学校コードと校務システムなど学校運営に使用する教育データ標準の主体情報としての学校データモデルがあ</w:t>
      </w:r>
      <w:r w:rsidR="005E76A0">
        <w:rPr>
          <w:rFonts w:hint="eastAsia"/>
        </w:rPr>
        <w:t>ります</w:t>
      </w:r>
      <w:r>
        <w:rPr>
          <w:rFonts w:hint="eastAsia"/>
        </w:rPr>
        <w:t>。学校デー</w:t>
      </w:r>
      <w:r>
        <w:rPr>
          <w:rFonts w:hint="eastAsia"/>
        </w:rPr>
        <w:lastRenderedPageBreak/>
        <w:t>タモデルではスマートシティ用の本データモデルより詳細な学校に関するデータ項目が定義されてい</w:t>
      </w:r>
      <w:r w:rsidR="005E76A0">
        <w:rPr>
          <w:rFonts w:hint="eastAsia"/>
        </w:rPr>
        <w:t>ます</w:t>
      </w:r>
      <w:r>
        <w:rPr>
          <w:rFonts w:hint="eastAsia"/>
        </w:rPr>
        <w:t>。</w:t>
      </w:r>
    </w:p>
    <w:p w14:paraId="5EB28287" w14:textId="77777777" w:rsidR="003C1BDF" w:rsidRPr="00D463E6" w:rsidRDefault="003C1BDF">
      <w:pPr>
        <w:pStyle w:val="6"/>
      </w:pPr>
      <w:r w:rsidRPr="00E83C25">
        <w:rPr>
          <w:rFonts w:hint="eastAsia"/>
        </w:rPr>
        <w:t>３</w:t>
      </w:r>
      <w:r>
        <w:rPr>
          <w:rFonts w:hint="eastAsia"/>
        </w:rPr>
        <w:t>Ｄ</w:t>
      </w:r>
      <w:r w:rsidRPr="00E83C25">
        <w:rPr>
          <w:rFonts w:hint="eastAsia"/>
        </w:rPr>
        <w:t>都市モデル標準製品仕様書（国土交通省）</w:t>
      </w:r>
    </w:p>
    <w:p w14:paraId="4C57C878" w14:textId="3FEFFE43" w:rsidR="003C1BDF" w:rsidRPr="003C1BDF" w:rsidRDefault="003C1BDF" w:rsidP="003C1BDF">
      <w:pPr>
        <w:pStyle w:val="afd"/>
      </w:pPr>
      <w:r w:rsidRPr="000C5F19">
        <w:t>urf:</w:t>
      </w:r>
      <w:r w:rsidRPr="003C1BDF">
        <w:rPr>
          <w:sz w:val="20"/>
          <w:szCs w:val="18"/>
        </w:rPr>
        <w:t>EducationAndCultureFacility</w:t>
      </w:r>
      <w:r>
        <w:rPr>
          <w:rFonts w:hint="eastAsia"/>
        </w:rPr>
        <w:t>のデータ項目が参照できます。</w:t>
      </w:r>
    </w:p>
    <w:p w14:paraId="0756CEAB" w14:textId="383B54A0" w:rsidR="00C15F33" w:rsidRDefault="00C15F33">
      <w:pPr>
        <w:pStyle w:val="6"/>
      </w:pPr>
      <w:r>
        <w:t>S</w:t>
      </w:r>
      <w:r>
        <w:rPr>
          <w:rFonts w:hint="eastAsia"/>
        </w:rPr>
        <w:t>chema.org</w:t>
      </w:r>
    </w:p>
    <w:p w14:paraId="6E9DD398" w14:textId="5DDFBE37" w:rsidR="00C15F33" w:rsidRDefault="00C15F33" w:rsidP="00DE2F8B">
      <w:pPr>
        <w:pStyle w:val="afd"/>
      </w:pPr>
      <w:r w:rsidRPr="008338BB">
        <w:t>Educational</w:t>
      </w:r>
      <w:r w:rsidR="003667EB">
        <w:t>O</w:t>
      </w:r>
      <w:r w:rsidRPr="008338BB">
        <w:t>rganization</w:t>
      </w:r>
      <w:r>
        <w:rPr>
          <w:rFonts w:hint="eastAsia"/>
        </w:rPr>
        <w:t>が参照でき</w:t>
      </w:r>
      <w:r w:rsidR="0062288B">
        <w:rPr>
          <w:rFonts w:hint="eastAsia"/>
        </w:rPr>
        <w:t>ます</w:t>
      </w:r>
      <w:r>
        <w:rPr>
          <w:rFonts w:hint="eastAsia"/>
        </w:rPr>
        <w:t>。</w:t>
      </w:r>
      <w:r w:rsidR="00DE2933">
        <w:rPr>
          <w:rFonts w:hint="eastAsia"/>
        </w:rPr>
        <w:t>派生形として以下のデータモデルがあります。</w:t>
      </w:r>
    </w:p>
    <w:p w14:paraId="012D617B" w14:textId="77777777" w:rsidR="00DE2933" w:rsidRDefault="00DE2933" w:rsidP="00DE2933">
      <w:pPr>
        <w:pStyle w:val="afd"/>
      </w:pPr>
      <w:r>
        <w:t>Preschool</w:t>
      </w:r>
    </w:p>
    <w:p w14:paraId="604E8E7B" w14:textId="77777777" w:rsidR="00DE2933" w:rsidRDefault="00DE2933" w:rsidP="00DE2933">
      <w:pPr>
        <w:pStyle w:val="afd"/>
      </w:pPr>
      <w:r>
        <w:t>ElementarySchool</w:t>
      </w:r>
    </w:p>
    <w:p w14:paraId="444E0573" w14:textId="77777777" w:rsidR="00DE2933" w:rsidRDefault="00DE2933" w:rsidP="00DE2933">
      <w:pPr>
        <w:pStyle w:val="afd"/>
      </w:pPr>
      <w:r>
        <w:t>MiddleSchool</w:t>
      </w:r>
    </w:p>
    <w:p w14:paraId="3249AA82" w14:textId="77777777" w:rsidR="00DE2933" w:rsidRDefault="00DE2933" w:rsidP="00DE2933">
      <w:pPr>
        <w:pStyle w:val="afd"/>
      </w:pPr>
      <w:r>
        <w:t>HighSchool</w:t>
      </w:r>
    </w:p>
    <w:p w14:paraId="45015E43" w14:textId="77777777" w:rsidR="00DE2933" w:rsidRPr="00C15F33" w:rsidRDefault="00DE2933" w:rsidP="00DE2933">
      <w:pPr>
        <w:pStyle w:val="afd"/>
      </w:pPr>
      <w:r>
        <w:t>School</w:t>
      </w:r>
    </w:p>
    <w:p w14:paraId="53D861A2" w14:textId="77777777" w:rsidR="00DE2933" w:rsidRDefault="00DE2933" w:rsidP="00DE2933">
      <w:pPr>
        <w:pStyle w:val="afd"/>
      </w:pPr>
      <w:r>
        <w:t>CollegeOrUniversity</w:t>
      </w:r>
    </w:p>
    <w:p w14:paraId="690044FC" w14:textId="6E02CB6F" w:rsidR="001641F9" w:rsidRDefault="00320222" w:rsidP="00E878F4">
      <w:pPr>
        <w:pStyle w:val="32"/>
      </w:pPr>
      <w:bookmarkStart w:id="99" w:name="_Toc103599984"/>
      <w:r>
        <w:rPr>
          <w:rFonts w:hint="eastAsia"/>
        </w:rPr>
        <w:t>介護サービス事業所</w:t>
      </w:r>
      <w:bookmarkEnd w:id="99"/>
    </w:p>
    <w:p w14:paraId="419E289A" w14:textId="0F5E0F91" w:rsidR="004B36E7" w:rsidRPr="0088583A" w:rsidRDefault="00E726A9" w:rsidP="0088583A">
      <w:pPr>
        <w:pStyle w:val="aa"/>
        <w:ind w:left="360" w:firstLine="240"/>
      </w:pPr>
      <w:r>
        <w:rPr>
          <w:rFonts w:hint="eastAsia"/>
        </w:rPr>
        <w:t>介護サービス事業所および介護関連事業者の情報</w:t>
      </w:r>
      <w:r w:rsidR="0088583A">
        <w:rPr>
          <w:rFonts w:hint="eastAsia"/>
        </w:rPr>
        <w:t>のデータモデルです。</w:t>
      </w:r>
    </w:p>
    <w:p w14:paraId="6B887DE0" w14:textId="13A78A66" w:rsidR="004B36E7" w:rsidRDefault="004521EB" w:rsidP="001F162B">
      <w:pPr>
        <w:pStyle w:val="51"/>
        <w:numPr>
          <w:ilvl w:val="4"/>
          <w:numId w:val="18"/>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269"/>
        <w:gridCol w:w="2551"/>
        <w:gridCol w:w="3259"/>
      </w:tblGrid>
      <w:tr w:rsidR="000063EE" w:rsidRPr="00B7091E" w14:paraId="38D1E06E" w14:textId="77777777" w:rsidTr="003667EB">
        <w:tc>
          <w:tcPr>
            <w:tcW w:w="1404" w:type="pct"/>
            <w:shd w:val="clear" w:color="auto" w:fill="D9D9D9" w:themeFill="background1" w:themeFillShade="D9"/>
          </w:tcPr>
          <w:p w14:paraId="6E51E3B9"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名称</w:t>
            </w:r>
          </w:p>
        </w:tc>
        <w:tc>
          <w:tcPr>
            <w:tcW w:w="1579" w:type="pct"/>
            <w:shd w:val="clear" w:color="auto" w:fill="D9D9D9" w:themeFill="background1" w:themeFillShade="D9"/>
          </w:tcPr>
          <w:p w14:paraId="569A1908"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0BF263D"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参照元</w:t>
            </w:r>
          </w:p>
        </w:tc>
      </w:tr>
      <w:tr w:rsidR="000063EE" w:rsidRPr="00B7091E" w14:paraId="3AA4A797" w14:textId="77777777" w:rsidTr="003667EB">
        <w:tc>
          <w:tcPr>
            <w:tcW w:w="1404" w:type="pct"/>
          </w:tcPr>
          <w:p w14:paraId="669BA850" w14:textId="3A7E86C7" w:rsidR="000063EE" w:rsidRPr="0097334B" w:rsidRDefault="000063EE" w:rsidP="003667EB">
            <w:pPr>
              <w:pStyle w:val="aa"/>
              <w:snapToGrid w:val="0"/>
              <w:ind w:leftChars="0" w:left="0" w:firstLineChars="0" w:firstLine="0"/>
              <w:rPr>
                <w:sz w:val="20"/>
                <w:szCs w:val="18"/>
              </w:rPr>
            </w:pPr>
            <w:r w:rsidRPr="0097334B">
              <w:rPr>
                <w:rFonts w:hint="eastAsia"/>
                <w:sz w:val="20"/>
                <w:szCs w:val="18"/>
              </w:rPr>
              <w:t>介護サービス事業所</w:t>
            </w:r>
          </w:p>
        </w:tc>
        <w:tc>
          <w:tcPr>
            <w:tcW w:w="1579" w:type="pct"/>
          </w:tcPr>
          <w:p w14:paraId="7C94E26B" w14:textId="6E6F7468" w:rsidR="000063EE" w:rsidRPr="0097334B" w:rsidRDefault="000063EE" w:rsidP="003667EB">
            <w:pPr>
              <w:pStyle w:val="aa"/>
              <w:snapToGrid w:val="0"/>
              <w:ind w:leftChars="0" w:left="0" w:firstLineChars="0" w:firstLine="0"/>
              <w:rPr>
                <w:sz w:val="20"/>
                <w:szCs w:val="18"/>
              </w:rPr>
            </w:pPr>
            <w:r w:rsidRPr="0097334B">
              <w:rPr>
                <w:rFonts w:hint="eastAsia"/>
                <w:sz w:val="20"/>
                <w:szCs w:val="18"/>
              </w:rPr>
              <w:t xml:space="preserve">Nursing </w:t>
            </w:r>
            <w:r w:rsidRPr="0097334B">
              <w:rPr>
                <w:sz w:val="20"/>
                <w:szCs w:val="18"/>
              </w:rPr>
              <w:t>home</w:t>
            </w:r>
            <w:r w:rsidRPr="0097334B">
              <w:rPr>
                <w:rFonts w:hint="eastAsia"/>
                <w:sz w:val="20"/>
                <w:szCs w:val="18"/>
              </w:rPr>
              <w:t xml:space="preserve"> </w:t>
            </w:r>
          </w:p>
        </w:tc>
        <w:tc>
          <w:tcPr>
            <w:tcW w:w="2018" w:type="pct"/>
          </w:tcPr>
          <w:p w14:paraId="76BF2F82"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推奨データセット</w:t>
            </w:r>
          </w:p>
        </w:tc>
      </w:tr>
      <w:tr w:rsidR="003667EB" w:rsidRPr="00B7091E" w14:paraId="6C10896E" w14:textId="77777777" w:rsidTr="003667EB">
        <w:tc>
          <w:tcPr>
            <w:tcW w:w="1404" w:type="pct"/>
          </w:tcPr>
          <w:p w14:paraId="3B7DB21B" w14:textId="28144E4D" w:rsidR="003667EB" w:rsidRPr="0097334B" w:rsidRDefault="003667EB" w:rsidP="003667EB">
            <w:pPr>
              <w:pStyle w:val="aa"/>
              <w:snapToGrid w:val="0"/>
              <w:ind w:leftChars="0" w:left="0" w:firstLineChars="0" w:firstLine="0"/>
              <w:rPr>
                <w:sz w:val="20"/>
                <w:szCs w:val="18"/>
              </w:rPr>
            </w:pPr>
            <w:r>
              <w:rPr>
                <w:rFonts w:hint="eastAsia"/>
                <w:sz w:val="20"/>
                <w:szCs w:val="18"/>
              </w:rPr>
              <w:t>福祉施設</w:t>
            </w:r>
          </w:p>
        </w:tc>
        <w:tc>
          <w:tcPr>
            <w:tcW w:w="1579" w:type="pct"/>
          </w:tcPr>
          <w:p w14:paraId="6026944B" w14:textId="3D286C2E" w:rsidR="003667EB" w:rsidRPr="0097334B" w:rsidRDefault="003667EB" w:rsidP="003667EB">
            <w:pPr>
              <w:pStyle w:val="aa"/>
              <w:snapToGrid w:val="0"/>
              <w:ind w:leftChars="0" w:left="0" w:firstLineChars="0" w:firstLine="0"/>
              <w:rPr>
                <w:sz w:val="20"/>
                <w:szCs w:val="18"/>
              </w:rPr>
            </w:pPr>
            <w:r w:rsidRPr="009A772C">
              <w:rPr>
                <w:rFonts w:hint="eastAsia"/>
                <w:sz w:val="20"/>
                <w:szCs w:val="18"/>
              </w:rPr>
              <w:t>Social</w:t>
            </w:r>
            <w:r>
              <w:rPr>
                <w:sz w:val="20"/>
                <w:szCs w:val="18"/>
              </w:rPr>
              <w:t xml:space="preserve"> </w:t>
            </w:r>
            <w:r w:rsidRPr="009A772C">
              <w:rPr>
                <w:rFonts w:hint="eastAsia"/>
                <w:sz w:val="20"/>
                <w:szCs w:val="18"/>
              </w:rPr>
              <w:t>Welfare</w:t>
            </w:r>
            <w:r>
              <w:rPr>
                <w:sz w:val="20"/>
                <w:szCs w:val="18"/>
              </w:rPr>
              <w:t xml:space="preserve"> </w:t>
            </w:r>
            <w:r w:rsidRPr="009A772C">
              <w:rPr>
                <w:rFonts w:hint="eastAsia"/>
                <w:sz w:val="20"/>
                <w:szCs w:val="18"/>
              </w:rPr>
              <w:t>Facility</w:t>
            </w:r>
          </w:p>
        </w:tc>
        <w:tc>
          <w:tcPr>
            <w:tcW w:w="2018" w:type="pct"/>
          </w:tcPr>
          <w:p w14:paraId="4313DCF5" w14:textId="41EFEB3D" w:rsidR="003667EB" w:rsidRPr="0097334B" w:rsidRDefault="003667EB" w:rsidP="003667EB">
            <w:pPr>
              <w:pStyle w:val="aa"/>
              <w:snapToGrid w:val="0"/>
              <w:ind w:leftChars="0" w:left="0" w:firstLineChars="0" w:firstLine="0"/>
              <w:rPr>
                <w:sz w:val="20"/>
                <w:szCs w:val="18"/>
              </w:rPr>
            </w:pPr>
            <w:r>
              <w:rPr>
                <w:rFonts w:hint="eastAsia"/>
                <w:sz w:val="20"/>
                <w:szCs w:val="20"/>
              </w:rPr>
              <w:t>３D都市モデル標準製品仕様書</w:t>
            </w:r>
          </w:p>
        </w:tc>
      </w:tr>
      <w:tr w:rsidR="003667EB" w:rsidRPr="00B7091E" w14:paraId="24E71405" w14:textId="77777777" w:rsidTr="003667EB">
        <w:tc>
          <w:tcPr>
            <w:tcW w:w="1404" w:type="pct"/>
          </w:tcPr>
          <w:p w14:paraId="791F4CD0" w14:textId="290A45EC" w:rsidR="003667EB" w:rsidRPr="0097334B" w:rsidRDefault="003667EB" w:rsidP="003667EB">
            <w:pPr>
              <w:pStyle w:val="aa"/>
              <w:snapToGrid w:val="0"/>
              <w:ind w:leftChars="0" w:left="0" w:firstLineChars="0" w:firstLine="0"/>
              <w:rPr>
                <w:sz w:val="20"/>
                <w:szCs w:val="18"/>
              </w:rPr>
            </w:pPr>
            <w:r>
              <w:rPr>
                <w:rFonts w:hint="eastAsia"/>
                <w:sz w:val="20"/>
                <w:szCs w:val="18"/>
              </w:rPr>
              <w:t>医療ビジネス</w:t>
            </w:r>
          </w:p>
        </w:tc>
        <w:tc>
          <w:tcPr>
            <w:tcW w:w="1579" w:type="pct"/>
          </w:tcPr>
          <w:p w14:paraId="40D2B1A9" w14:textId="43C0F757" w:rsidR="003667EB" w:rsidRPr="0097334B" w:rsidRDefault="003667EB" w:rsidP="003667EB">
            <w:pPr>
              <w:pStyle w:val="aa"/>
              <w:snapToGrid w:val="0"/>
              <w:ind w:leftChars="0" w:left="0" w:firstLineChars="0" w:firstLine="0"/>
              <w:rPr>
                <w:sz w:val="20"/>
                <w:szCs w:val="18"/>
              </w:rPr>
            </w:pPr>
            <w:r w:rsidRPr="003C1BDF">
              <w:rPr>
                <w:sz w:val="20"/>
                <w:szCs w:val="18"/>
              </w:rPr>
              <w:t>Medical</w:t>
            </w:r>
            <w:r>
              <w:rPr>
                <w:sz w:val="20"/>
                <w:szCs w:val="18"/>
              </w:rPr>
              <w:t xml:space="preserve"> </w:t>
            </w:r>
            <w:r w:rsidRPr="003C1BDF">
              <w:rPr>
                <w:sz w:val="20"/>
                <w:szCs w:val="18"/>
              </w:rPr>
              <w:t>Business</w:t>
            </w:r>
          </w:p>
        </w:tc>
        <w:tc>
          <w:tcPr>
            <w:tcW w:w="2018" w:type="pct"/>
          </w:tcPr>
          <w:p w14:paraId="6DF68206" w14:textId="3923B60B" w:rsidR="003667EB" w:rsidRPr="0097334B" w:rsidRDefault="003667EB" w:rsidP="003667EB">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75955F4A" w14:textId="0BCED55F" w:rsidR="00857318" w:rsidRDefault="002E2C08" w:rsidP="002E2C08">
      <w:pPr>
        <w:pStyle w:val="51"/>
      </w:pPr>
      <w:r>
        <w:rPr>
          <w:rFonts w:hint="eastAsia"/>
        </w:rPr>
        <w:t>データモデル</w:t>
      </w:r>
    </w:p>
    <w:p w14:paraId="66015A49" w14:textId="71F0DA53" w:rsidR="0088583A" w:rsidRDefault="0088583A" w:rsidP="00F109B1">
      <w:pPr>
        <w:pStyle w:val="aa"/>
        <w:ind w:left="360" w:firstLine="240"/>
      </w:pPr>
      <w:r>
        <w:rPr>
          <w:rFonts w:hint="eastAsia"/>
        </w:rPr>
        <w:t>施設の基本モデルに、目的別追加データ項目として以下を付加して利用します。</w:t>
      </w:r>
    </w:p>
    <w:p w14:paraId="3FF4A547" w14:textId="77777777" w:rsidR="003667EB" w:rsidRDefault="003667EB" w:rsidP="00F109B1">
      <w:pPr>
        <w:pStyle w:val="aa"/>
        <w:ind w:left="360" w:firstLine="240"/>
      </w:pPr>
    </w:p>
    <w:p w14:paraId="026B7820" w14:textId="3C6ABDD5" w:rsidR="0031472A" w:rsidRDefault="0031472A" w:rsidP="00F109B1">
      <w:pPr>
        <w:pStyle w:val="aa"/>
        <w:ind w:left="360" w:firstLine="240"/>
      </w:pPr>
      <w:r>
        <w:rPr>
          <w:rFonts w:hint="eastAsia"/>
          <w:noProof/>
        </w:rPr>
        <w:drawing>
          <wp:inline distT="0" distB="0" distL="0" distR="0" wp14:anchorId="4FD1AB86" wp14:editId="3B136F06">
            <wp:extent cx="4914900" cy="1009650"/>
            <wp:effectExtent l="0" t="0" r="0" b="19050"/>
            <wp:docPr id="25" name="図表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0424E96" w14:textId="77777777" w:rsidR="0088583A" w:rsidRDefault="0088583A" w:rsidP="00F109B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567"/>
        <w:gridCol w:w="2434"/>
        <w:gridCol w:w="4652"/>
      </w:tblGrid>
      <w:tr w:rsidR="00C121E6" w:rsidRPr="00857318" w14:paraId="149A8A3E" w14:textId="77777777" w:rsidTr="00C121E6">
        <w:trPr>
          <w:trHeight w:val="96"/>
        </w:trPr>
        <w:tc>
          <w:tcPr>
            <w:tcW w:w="567" w:type="dxa"/>
            <w:shd w:val="clear" w:color="auto" w:fill="D9D9D9" w:themeFill="background1" w:themeFillShade="D9"/>
          </w:tcPr>
          <w:p w14:paraId="22204AD7" w14:textId="77777777" w:rsidR="00C121E6"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D9D9D9" w:themeFill="background1" w:themeFillShade="D9"/>
            <w:vAlign w:val="center"/>
          </w:tcPr>
          <w:p w14:paraId="0FF2DD14" w14:textId="1A469DC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7AD6918B" w14:textId="1BC99B0E"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857318" w14:paraId="534BCB34" w14:textId="77777777" w:rsidTr="00C121E6">
        <w:trPr>
          <w:trHeight w:val="96"/>
        </w:trPr>
        <w:tc>
          <w:tcPr>
            <w:tcW w:w="567" w:type="dxa"/>
          </w:tcPr>
          <w:p w14:paraId="0160501E" w14:textId="0B35663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34" w:type="dxa"/>
            <w:shd w:val="clear" w:color="auto" w:fill="auto"/>
            <w:vAlign w:val="center"/>
            <w:hideMark/>
          </w:tcPr>
          <w:p w14:paraId="1A056AA7" w14:textId="4BE3E8A1"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w:t>
            </w:r>
          </w:p>
        </w:tc>
        <w:tc>
          <w:tcPr>
            <w:tcW w:w="4652" w:type="dxa"/>
            <w:shd w:val="clear" w:color="auto" w:fill="auto"/>
            <w:vAlign w:val="center"/>
            <w:hideMark/>
          </w:tcPr>
          <w:p w14:paraId="18C4DC80" w14:textId="2DAA6D6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実施サービスを記載。</w:t>
            </w:r>
          </w:p>
        </w:tc>
      </w:tr>
      <w:tr w:rsidR="00C121E6" w:rsidRPr="00857318" w14:paraId="73B06196" w14:textId="77777777" w:rsidTr="00C121E6">
        <w:trPr>
          <w:trHeight w:val="71"/>
        </w:trPr>
        <w:tc>
          <w:tcPr>
            <w:tcW w:w="567" w:type="dxa"/>
          </w:tcPr>
          <w:p w14:paraId="5EA8C0B5"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783749CF" w14:textId="66EE4A6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事業所番号</w:t>
            </w:r>
          </w:p>
        </w:tc>
        <w:tc>
          <w:tcPr>
            <w:tcW w:w="4652" w:type="dxa"/>
            <w:shd w:val="clear" w:color="auto" w:fill="auto"/>
            <w:vAlign w:val="center"/>
            <w:hideMark/>
          </w:tcPr>
          <w:p w14:paraId="2B6242FB"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介護サービス事業所の事業所番号を記載。</w:t>
            </w:r>
          </w:p>
        </w:tc>
      </w:tr>
      <w:tr w:rsidR="00C121E6" w:rsidRPr="00857318" w14:paraId="767E1C99" w14:textId="77777777" w:rsidTr="00C121E6">
        <w:trPr>
          <w:trHeight w:val="85"/>
        </w:trPr>
        <w:tc>
          <w:tcPr>
            <w:tcW w:w="567" w:type="dxa"/>
          </w:tcPr>
          <w:p w14:paraId="146CD963"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09448AAD" w14:textId="0AF5D80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定員</w:t>
            </w:r>
          </w:p>
        </w:tc>
        <w:tc>
          <w:tcPr>
            <w:tcW w:w="4652" w:type="dxa"/>
            <w:shd w:val="clear" w:color="auto" w:fill="auto"/>
            <w:vAlign w:val="center"/>
            <w:hideMark/>
          </w:tcPr>
          <w:p w14:paraId="092F4BDD"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サービスの定員を記載。</w:t>
            </w:r>
          </w:p>
        </w:tc>
      </w:tr>
    </w:tbl>
    <w:p w14:paraId="35F66A2F" w14:textId="4516ED45" w:rsidR="00E1378E" w:rsidRPr="00E1378E" w:rsidRDefault="00550C04" w:rsidP="00E1378E">
      <w:pPr>
        <w:pStyle w:val="51"/>
      </w:pPr>
      <w:r>
        <w:rPr>
          <w:rFonts w:hint="eastAsia"/>
        </w:rPr>
        <w:t>データ項目に選択肢があるときの候補</w:t>
      </w:r>
    </w:p>
    <w:p w14:paraId="44CCC08D" w14:textId="792423C8" w:rsidR="004C05E1" w:rsidRDefault="004C05E1">
      <w:pPr>
        <w:pStyle w:val="6"/>
      </w:pPr>
      <w:r>
        <w:rPr>
          <w:rFonts w:hint="eastAsia"/>
        </w:rPr>
        <w:t>実施サービス</w:t>
      </w:r>
    </w:p>
    <w:p w14:paraId="1A681F8E" w14:textId="0B39395F" w:rsidR="00E30A24" w:rsidRDefault="00E30A24" w:rsidP="00DE2F8B">
      <w:pPr>
        <w:pStyle w:val="afd"/>
      </w:pPr>
      <w:r>
        <w:rPr>
          <w:rFonts w:hint="eastAsia"/>
        </w:rPr>
        <w:t>実施サービスは、推奨データセットに記載された</w:t>
      </w:r>
      <w:r w:rsidR="002677B6">
        <w:rPr>
          <w:rFonts w:hint="eastAsia"/>
        </w:rPr>
        <w:t>以下の項目を</w:t>
      </w:r>
      <w:r w:rsidR="00581CE5">
        <w:rPr>
          <w:rFonts w:hint="eastAsia"/>
        </w:rPr>
        <w:t>選択</w:t>
      </w:r>
      <w:r w:rsidR="00C47D5A">
        <w:rPr>
          <w:rFonts w:hint="eastAsia"/>
        </w:rPr>
        <w:t>します</w:t>
      </w:r>
      <w:r w:rsidR="002677B6">
        <w:rPr>
          <w:rFonts w:hint="eastAsia"/>
        </w:rPr>
        <w:t>。複数</w:t>
      </w:r>
      <w:r w:rsidR="008D4E14">
        <w:rPr>
          <w:rFonts w:hint="eastAsia"/>
        </w:rPr>
        <w:t>の</w:t>
      </w:r>
      <w:r w:rsidR="002677B6">
        <w:rPr>
          <w:rFonts w:hint="eastAsia"/>
        </w:rPr>
        <w:t>サービス</w:t>
      </w:r>
      <w:r w:rsidR="008D4E14">
        <w:rPr>
          <w:rFonts w:hint="eastAsia"/>
        </w:rPr>
        <w:t>が該当する</w:t>
      </w:r>
      <w:r w:rsidR="002677B6">
        <w:rPr>
          <w:rFonts w:hint="eastAsia"/>
        </w:rPr>
        <w:t>場合は「;」で区切り列挙する。</w:t>
      </w:r>
    </w:p>
    <w:p w14:paraId="7E03A780" w14:textId="4169FEFE" w:rsidR="004C05E1" w:rsidRPr="00DE2F8B" w:rsidRDefault="004C05E1" w:rsidP="003667EB">
      <w:pPr>
        <w:pStyle w:val="afd"/>
        <w:ind w:leftChars="554" w:left="1330" w:firstLine="200"/>
        <w:rPr>
          <w:sz w:val="20"/>
          <w:szCs w:val="18"/>
        </w:rPr>
      </w:pPr>
      <w:r w:rsidRPr="00DE2F8B">
        <w:rPr>
          <w:rFonts w:hint="eastAsia"/>
          <w:sz w:val="20"/>
          <w:szCs w:val="18"/>
        </w:rPr>
        <w:t>居宅介護支援</w:t>
      </w:r>
    </w:p>
    <w:p w14:paraId="1D435E18" w14:textId="77777777" w:rsidR="00F75ED0" w:rsidRPr="00DE2F8B" w:rsidRDefault="004C05E1" w:rsidP="003667EB">
      <w:pPr>
        <w:pStyle w:val="afd"/>
        <w:ind w:leftChars="554" w:left="1330" w:firstLine="200"/>
        <w:rPr>
          <w:sz w:val="20"/>
          <w:szCs w:val="18"/>
        </w:rPr>
      </w:pPr>
      <w:r w:rsidRPr="00DE2F8B">
        <w:rPr>
          <w:rFonts w:hint="eastAsia"/>
          <w:sz w:val="20"/>
          <w:szCs w:val="18"/>
        </w:rPr>
        <w:t>訪問介護（ホームヘルプ）</w:t>
      </w:r>
      <w:r w:rsidR="000B1529" w:rsidRPr="00DE2F8B">
        <w:rPr>
          <w:rFonts w:hint="eastAsia"/>
          <w:sz w:val="20"/>
          <w:szCs w:val="18"/>
        </w:rPr>
        <w:t>、</w:t>
      </w:r>
      <w:r w:rsidRPr="00DE2F8B">
        <w:rPr>
          <w:rFonts w:hint="eastAsia"/>
          <w:sz w:val="20"/>
          <w:szCs w:val="18"/>
        </w:rPr>
        <w:t>訪問入浴</w:t>
      </w:r>
      <w:r w:rsidR="000B1529" w:rsidRPr="00DE2F8B">
        <w:rPr>
          <w:rFonts w:hint="eastAsia"/>
          <w:sz w:val="20"/>
          <w:szCs w:val="18"/>
        </w:rPr>
        <w:t>、</w:t>
      </w:r>
      <w:r w:rsidRPr="00DE2F8B">
        <w:rPr>
          <w:rFonts w:hint="eastAsia"/>
          <w:sz w:val="20"/>
          <w:szCs w:val="18"/>
        </w:rPr>
        <w:t>訪問看護</w:t>
      </w:r>
      <w:r w:rsidR="000B1529" w:rsidRPr="00DE2F8B">
        <w:rPr>
          <w:rFonts w:hint="eastAsia"/>
          <w:sz w:val="20"/>
          <w:szCs w:val="18"/>
        </w:rPr>
        <w:t>、</w:t>
      </w:r>
      <w:r w:rsidRPr="00DE2F8B">
        <w:rPr>
          <w:rFonts w:hint="eastAsia"/>
          <w:sz w:val="20"/>
          <w:szCs w:val="18"/>
        </w:rPr>
        <w:t>訪問リハビリ</w:t>
      </w:r>
      <w:r w:rsidR="000B1529" w:rsidRPr="00DE2F8B">
        <w:rPr>
          <w:rFonts w:hint="eastAsia"/>
          <w:sz w:val="20"/>
          <w:szCs w:val="18"/>
        </w:rPr>
        <w:t>、</w:t>
      </w:r>
    </w:p>
    <w:p w14:paraId="6D88F5F4" w14:textId="28C80A64" w:rsidR="004C05E1" w:rsidRPr="00DE2F8B" w:rsidRDefault="004C05E1" w:rsidP="003667EB">
      <w:pPr>
        <w:pStyle w:val="afd"/>
        <w:ind w:leftChars="554" w:left="1330" w:firstLine="200"/>
        <w:rPr>
          <w:sz w:val="20"/>
          <w:szCs w:val="18"/>
        </w:rPr>
      </w:pPr>
      <w:r w:rsidRPr="00DE2F8B">
        <w:rPr>
          <w:rFonts w:hint="eastAsia"/>
          <w:sz w:val="20"/>
          <w:szCs w:val="18"/>
        </w:rPr>
        <w:t>夜間対応型訪問介護</w:t>
      </w:r>
      <w:r w:rsidR="00B80B82" w:rsidRPr="00DE2F8B">
        <w:rPr>
          <w:rFonts w:hint="eastAsia"/>
          <w:sz w:val="20"/>
          <w:szCs w:val="18"/>
        </w:rPr>
        <w:t>、</w:t>
      </w:r>
      <w:r w:rsidRPr="00DE2F8B">
        <w:rPr>
          <w:rFonts w:hint="eastAsia"/>
          <w:sz w:val="20"/>
          <w:szCs w:val="18"/>
        </w:rPr>
        <w:t>定期巡回・随時対応型訪問介護看護</w:t>
      </w:r>
    </w:p>
    <w:p w14:paraId="36E2B3B0" w14:textId="77777777" w:rsidR="00F75ED0" w:rsidRPr="00DE2F8B" w:rsidRDefault="004C05E1" w:rsidP="003667EB">
      <w:pPr>
        <w:pStyle w:val="afd"/>
        <w:ind w:leftChars="554" w:left="1330" w:firstLine="200"/>
        <w:rPr>
          <w:sz w:val="20"/>
          <w:szCs w:val="18"/>
        </w:rPr>
      </w:pPr>
      <w:r w:rsidRPr="00DE2F8B">
        <w:rPr>
          <w:rFonts w:hint="eastAsia"/>
          <w:sz w:val="20"/>
          <w:szCs w:val="18"/>
        </w:rPr>
        <w:t>通所介護（デイサービス）</w:t>
      </w:r>
      <w:r w:rsidR="00B80B82" w:rsidRPr="00DE2F8B">
        <w:rPr>
          <w:rFonts w:hint="eastAsia"/>
          <w:sz w:val="20"/>
          <w:szCs w:val="18"/>
        </w:rPr>
        <w:t>、</w:t>
      </w:r>
      <w:r w:rsidRPr="00DE2F8B">
        <w:rPr>
          <w:rFonts w:hint="eastAsia"/>
          <w:sz w:val="20"/>
          <w:szCs w:val="18"/>
        </w:rPr>
        <w:t>通所リハビリ</w:t>
      </w:r>
      <w:r w:rsidR="00B80B82" w:rsidRPr="00DE2F8B">
        <w:rPr>
          <w:rFonts w:hint="eastAsia"/>
          <w:sz w:val="20"/>
          <w:szCs w:val="18"/>
        </w:rPr>
        <w:t>、</w:t>
      </w:r>
      <w:r w:rsidRPr="00DE2F8B">
        <w:rPr>
          <w:rFonts w:hint="eastAsia"/>
          <w:sz w:val="20"/>
          <w:szCs w:val="18"/>
        </w:rPr>
        <w:t>地域密着型通所介護</w:t>
      </w:r>
      <w:r w:rsidR="00B80B82" w:rsidRPr="00DE2F8B">
        <w:rPr>
          <w:rFonts w:hint="eastAsia"/>
          <w:sz w:val="20"/>
          <w:szCs w:val="18"/>
        </w:rPr>
        <w:t>、</w:t>
      </w:r>
    </w:p>
    <w:p w14:paraId="1251E476" w14:textId="3C7D884D" w:rsidR="004C05E1" w:rsidRPr="00DE2F8B" w:rsidRDefault="004C05E1" w:rsidP="003667EB">
      <w:pPr>
        <w:pStyle w:val="afd"/>
        <w:ind w:leftChars="554" w:left="1330" w:firstLine="200"/>
        <w:rPr>
          <w:sz w:val="20"/>
          <w:szCs w:val="18"/>
        </w:rPr>
      </w:pPr>
      <w:r w:rsidRPr="00DE2F8B">
        <w:rPr>
          <w:rFonts w:hint="eastAsia"/>
          <w:sz w:val="20"/>
          <w:szCs w:val="18"/>
        </w:rPr>
        <w:t>療養通所介護</w:t>
      </w:r>
      <w:r w:rsidR="00B80B82" w:rsidRPr="00DE2F8B">
        <w:rPr>
          <w:rFonts w:hint="eastAsia"/>
          <w:sz w:val="20"/>
          <w:szCs w:val="18"/>
        </w:rPr>
        <w:t>、</w:t>
      </w:r>
      <w:r w:rsidRPr="00DE2F8B">
        <w:rPr>
          <w:rFonts w:hint="eastAsia"/>
          <w:sz w:val="20"/>
          <w:szCs w:val="18"/>
        </w:rPr>
        <w:t>認知症対応型通所介護</w:t>
      </w:r>
    </w:p>
    <w:p w14:paraId="6AB63FEE" w14:textId="77777777" w:rsidR="004C05E1" w:rsidRPr="00DE2F8B" w:rsidRDefault="004C05E1" w:rsidP="003667EB">
      <w:pPr>
        <w:pStyle w:val="afd"/>
        <w:ind w:leftChars="554" w:left="1330" w:firstLine="200"/>
        <w:rPr>
          <w:sz w:val="20"/>
          <w:szCs w:val="18"/>
        </w:rPr>
      </w:pPr>
      <w:r w:rsidRPr="00DE2F8B">
        <w:rPr>
          <w:rFonts w:hint="eastAsia"/>
          <w:sz w:val="20"/>
          <w:szCs w:val="18"/>
        </w:rPr>
        <w:t>小規模多機能型居宅介護</w:t>
      </w:r>
    </w:p>
    <w:p w14:paraId="6CBF8F16" w14:textId="77777777" w:rsidR="004C05E1" w:rsidRPr="00DE2F8B" w:rsidRDefault="004C05E1" w:rsidP="003667EB">
      <w:pPr>
        <w:pStyle w:val="afd"/>
        <w:ind w:leftChars="554" w:left="1330" w:firstLine="200"/>
        <w:rPr>
          <w:sz w:val="20"/>
          <w:szCs w:val="18"/>
        </w:rPr>
      </w:pPr>
      <w:r w:rsidRPr="00DE2F8B">
        <w:rPr>
          <w:rFonts w:hint="eastAsia"/>
          <w:sz w:val="20"/>
          <w:szCs w:val="18"/>
        </w:rPr>
        <w:t>複合型サービス（看護小規模多機能型居宅介護）</w:t>
      </w:r>
    </w:p>
    <w:p w14:paraId="56E12559" w14:textId="4BD440D5" w:rsidR="004C05E1" w:rsidRPr="00DE2F8B" w:rsidRDefault="004C05E1" w:rsidP="003667EB">
      <w:pPr>
        <w:pStyle w:val="afd"/>
        <w:ind w:leftChars="554" w:left="1330" w:firstLine="200"/>
        <w:rPr>
          <w:sz w:val="20"/>
          <w:szCs w:val="18"/>
        </w:rPr>
      </w:pPr>
      <w:r w:rsidRPr="00DE2F8B">
        <w:rPr>
          <w:rFonts w:hint="eastAsia"/>
          <w:sz w:val="20"/>
          <w:szCs w:val="18"/>
        </w:rPr>
        <w:t>短期入所生活介護（ショートステイ）</w:t>
      </w:r>
      <w:r w:rsidR="00F75ED0" w:rsidRPr="00DE2F8B">
        <w:rPr>
          <w:rFonts w:hint="eastAsia"/>
          <w:sz w:val="20"/>
          <w:szCs w:val="18"/>
        </w:rPr>
        <w:t>、</w:t>
      </w:r>
      <w:r w:rsidRPr="00DE2F8B">
        <w:rPr>
          <w:rFonts w:hint="eastAsia"/>
          <w:sz w:val="20"/>
          <w:szCs w:val="18"/>
        </w:rPr>
        <w:t>短期入所療養介護</w:t>
      </w:r>
    </w:p>
    <w:p w14:paraId="612CC263" w14:textId="5A76CAFB" w:rsidR="004C05E1" w:rsidRPr="00DE2F8B" w:rsidRDefault="004C05E1" w:rsidP="003667EB">
      <w:pPr>
        <w:pStyle w:val="afd"/>
        <w:ind w:leftChars="554" w:left="1330" w:firstLine="200"/>
        <w:rPr>
          <w:sz w:val="20"/>
          <w:szCs w:val="18"/>
        </w:rPr>
      </w:pPr>
      <w:r w:rsidRPr="00DE2F8B">
        <w:rPr>
          <w:rFonts w:hint="eastAsia"/>
          <w:sz w:val="20"/>
          <w:szCs w:val="18"/>
        </w:rPr>
        <w:t>介護老人福祉施設（特別養護老人ホーム）</w:t>
      </w:r>
      <w:r w:rsidR="00E026D9" w:rsidRPr="00DE2F8B">
        <w:rPr>
          <w:rFonts w:hint="eastAsia"/>
          <w:sz w:val="20"/>
          <w:szCs w:val="18"/>
        </w:rPr>
        <w:t>、</w:t>
      </w:r>
      <w:r w:rsidRPr="00DE2F8B">
        <w:rPr>
          <w:rFonts w:hint="eastAsia"/>
          <w:sz w:val="20"/>
          <w:szCs w:val="18"/>
        </w:rPr>
        <w:t>介護老人保健施設（老健）</w:t>
      </w:r>
    </w:p>
    <w:p w14:paraId="0D2A3AD1" w14:textId="584D638A" w:rsidR="004C05E1" w:rsidRPr="00DE2F8B" w:rsidRDefault="004C05E1" w:rsidP="003667EB">
      <w:pPr>
        <w:pStyle w:val="afd"/>
        <w:ind w:leftChars="554" w:left="1330" w:firstLine="200"/>
        <w:rPr>
          <w:sz w:val="20"/>
          <w:szCs w:val="18"/>
        </w:rPr>
      </w:pPr>
      <w:r w:rsidRPr="00DE2F8B">
        <w:rPr>
          <w:rFonts w:hint="eastAsia"/>
          <w:sz w:val="20"/>
          <w:szCs w:val="18"/>
        </w:rPr>
        <w:t>介護療養型医療施設</w:t>
      </w:r>
      <w:r w:rsidR="00E026D9" w:rsidRPr="00DE2F8B">
        <w:rPr>
          <w:rFonts w:hint="eastAsia"/>
          <w:sz w:val="20"/>
          <w:szCs w:val="18"/>
        </w:rPr>
        <w:t>、</w:t>
      </w:r>
    </w:p>
    <w:p w14:paraId="281F1827" w14:textId="521D509A" w:rsidR="004C05E1" w:rsidRPr="00DE2F8B" w:rsidRDefault="004C05E1" w:rsidP="003667EB">
      <w:pPr>
        <w:pStyle w:val="afd"/>
        <w:ind w:leftChars="554" w:left="1330" w:firstLine="200"/>
        <w:rPr>
          <w:sz w:val="20"/>
          <w:szCs w:val="18"/>
        </w:rPr>
      </w:pPr>
      <w:r w:rsidRPr="00DE2F8B">
        <w:rPr>
          <w:rFonts w:hint="eastAsia"/>
          <w:sz w:val="20"/>
          <w:szCs w:val="18"/>
        </w:rPr>
        <w:t>特定施設入居者生活介護（有料老人ホーム・軽費老人ホーム等）</w:t>
      </w:r>
      <w:r w:rsidR="00E026D9" w:rsidRPr="00DE2F8B">
        <w:rPr>
          <w:rFonts w:hint="eastAsia"/>
          <w:sz w:val="20"/>
          <w:szCs w:val="18"/>
        </w:rPr>
        <w:t>、</w:t>
      </w:r>
    </w:p>
    <w:p w14:paraId="4BEE5ACC" w14:textId="77777777" w:rsidR="004C05E1" w:rsidRPr="00DE2F8B" w:rsidRDefault="004C05E1" w:rsidP="003667EB">
      <w:pPr>
        <w:pStyle w:val="afd"/>
        <w:ind w:leftChars="554" w:left="1330" w:firstLine="200"/>
        <w:rPr>
          <w:sz w:val="20"/>
          <w:szCs w:val="18"/>
        </w:rPr>
      </w:pPr>
      <w:r w:rsidRPr="00DE2F8B">
        <w:rPr>
          <w:rFonts w:hint="eastAsia"/>
          <w:sz w:val="20"/>
          <w:szCs w:val="18"/>
        </w:rPr>
        <w:t>認知症対応型共同生活介護（グループホーム）</w:t>
      </w:r>
    </w:p>
    <w:p w14:paraId="121E1AA8"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地域密着型介護老人福祉施設入所者生活介護</w:t>
      </w:r>
    </w:p>
    <w:p w14:paraId="27F14AA4"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地域密着型特定施設入居者生活介護</w:t>
      </w:r>
    </w:p>
    <w:p w14:paraId="017CA61E" w14:textId="6A516B71" w:rsidR="00857318" w:rsidRDefault="004C05E1" w:rsidP="003667EB">
      <w:pPr>
        <w:pStyle w:val="afd"/>
        <w:ind w:leftChars="554" w:left="1330" w:firstLine="200"/>
        <w:rPr>
          <w:sz w:val="20"/>
          <w:szCs w:val="18"/>
        </w:rPr>
      </w:pPr>
      <w:r w:rsidRPr="00DE2F8B">
        <w:rPr>
          <w:rFonts w:hint="eastAsia"/>
          <w:sz w:val="20"/>
          <w:szCs w:val="18"/>
        </w:rPr>
        <w:t>福祉用具貸与</w:t>
      </w:r>
      <w:r w:rsidR="00E026D9" w:rsidRPr="00DE2F8B">
        <w:rPr>
          <w:rFonts w:hint="eastAsia"/>
          <w:sz w:val="20"/>
          <w:szCs w:val="18"/>
        </w:rPr>
        <w:t>、</w:t>
      </w:r>
      <w:r w:rsidRPr="00DE2F8B">
        <w:rPr>
          <w:rFonts w:hint="eastAsia"/>
          <w:sz w:val="20"/>
          <w:szCs w:val="18"/>
        </w:rPr>
        <w:t>特定福祉用具販売</w:t>
      </w:r>
    </w:p>
    <w:p w14:paraId="56519137" w14:textId="77777777" w:rsidR="003667EB" w:rsidRDefault="003667EB" w:rsidP="003667EB">
      <w:pPr>
        <w:pStyle w:val="51"/>
      </w:pPr>
      <w:r>
        <w:rPr>
          <w:rFonts w:hint="eastAsia"/>
        </w:rPr>
        <w:t>既存のデータモデル</w:t>
      </w:r>
    </w:p>
    <w:p w14:paraId="5B532C79" w14:textId="77777777" w:rsidR="003667EB" w:rsidRPr="00D463E6" w:rsidRDefault="003667EB">
      <w:pPr>
        <w:pStyle w:val="6"/>
      </w:pPr>
      <w:r w:rsidRPr="00E83C25">
        <w:rPr>
          <w:rFonts w:hint="eastAsia"/>
        </w:rPr>
        <w:t>３</w:t>
      </w:r>
      <w:r>
        <w:rPr>
          <w:rFonts w:hint="eastAsia"/>
        </w:rPr>
        <w:t>Ｄ</w:t>
      </w:r>
      <w:r w:rsidRPr="00E83C25">
        <w:rPr>
          <w:rFonts w:hint="eastAsia"/>
        </w:rPr>
        <w:t>都市モデル標準製品仕様書（国土交通省）</w:t>
      </w:r>
    </w:p>
    <w:p w14:paraId="20DDF8D9" w14:textId="5B615468" w:rsidR="003667EB" w:rsidRPr="003C1BDF" w:rsidRDefault="003667EB" w:rsidP="003667EB">
      <w:pPr>
        <w:pStyle w:val="afd"/>
      </w:pPr>
      <w:r w:rsidRPr="000C5F19">
        <w:t>urf:</w:t>
      </w:r>
      <w:r w:rsidRPr="009A772C">
        <w:rPr>
          <w:rFonts w:hint="eastAsia"/>
          <w:sz w:val="20"/>
          <w:szCs w:val="18"/>
        </w:rPr>
        <w:t>SocialWelfareFacility</w:t>
      </w:r>
      <w:r>
        <w:rPr>
          <w:rFonts w:hint="eastAsia"/>
        </w:rPr>
        <w:t>のデータ項目が参照できます。</w:t>
      </w:r>
    </w:p>
    <w:p w14:paraId="7EA05CF8" w14:textId="77777777" w:rsidR="003667EB" w:rsidRDefault="003667EB">
      <w:pPr>
        <w:pStyle w:val="6"/>
      </w:pPr>
      <w:r>
        <w:t>S</w:t>
      </w:r>
      <w:r>
        <w:rPr>
          <w:rFonts w:hint="eastAsia"/>
        </w:rPr>
        <w:t>chema.org</w:t>
      </w:r>
    </w:p>
    <w:p w14:paraId="5093B68E" w14:textId="66EB3A91" w:rsidR="003667EB" w:rsidRPr="003667EB" w:rsidRDefault="003667EB" w:rsidP="003667EB">
      <w:pPr>
        <w:pStyle w:val="afd"/>
        <w:ind w:firstLine="200"/>
      </w:pPr>
      <w:r w:rsidRPr="003C1BDF">
        <w:rPr>
          <w:sz w:val="20"/>
          <w:szCs w:val="18"/>
        </w:rPr>
        <w:t>Medical</w:t>
      </w:r>
      <w:r>
        <w:rPr>
          <w:sz w:val="20"/>
          <w:szCs w:val="18"/>
        </w:rPr>
        <w:t xml:space="preserve"> </w:t>
      </w:r>
      <w:r w:rsidRPr="003C1BDF">
        <w:rPr>
          <w:sz w:val="20"/>
          <w:szCs w:val="18"/>
        </w:rPr>
        <w:t>Business</w:t>
      </w:r>
      <w:r>
        <w:rPr>
          <w:rFonts w:hint="eastAsia"/>
        </w:rPr>
        <w:t>が参照できます。</w:t>
      </w:r>
    </w:p>
    <w:p w14:paraId="7447589F" w14:textId="69A7A002" w:rsidR="00320222" w:rsidRDefault="00320222" w:rsidP="00E878F4">
      <w:pPr>
        <w:pStyle w:val="32"/>
      </w:pPr>
      <w:bookmarkStart w:id="100" w:name="_Toc103599985"/>
      <w:r>
        <w:rPr>
          <w:rFonts w:hint="eastAsia"/>
        </w:rPr>
        <w:t>子育て</w:t>
      </w:r>
      <w:r w:rsidR="0048211B">
        <w:rPr>
          <w:rFonts w:hint="eastAsia"/>
        </w:rPr>
        <w:t>支援</w:t>
      </w:r>
      <w:r>
        <w:rPr>
          <w:rFonts w:hint="eastAsia"/>
        </w:rPr>
        <w:t>施設</w:t>
      </w:r>
      <w:bookmarkEnd w:id="100"/>
    </w:p>
    <w:p w14:paraId="5EB26369" w14:textId="4E224DFF" w:rsidR="003667EB" w:rsidRPr="003667EB" w:rsidRDefault="003667EB" w:rsidP="003667EB">
      <w:pPr>
        <w:pStyle w:val="aa"/>
        <w:ind w:left="360" w:firstLine="240"/>
      </w:pPr>
      <w:r>
        <w:rPr>
          <w:rFonts w:hint="eastAsia"/>
        </w:rPr>
        <w:t>保育園や学童クラブなどの子育て支援施設情報のデータモデルです。</w:t>
      </w:r>
    </w:p>
    <w:p w14:paraId="64A42591" w14:textId="45F9111F" w:rsidR="00A22954" w:rsidRDefault="004521EB" w:rsidP="001F162B">
      <w:pPr>
        <w:pStyle w:val="51"/>
        <w:numPr>
          <w:ilvl w:val="4"/>
          <w:numId w:val="19"/>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22954" w:rsidRPr="00B7091E" w14:paraId="3D0905C7" w14:textId="77777777" w:rsidTr="00CC01AD">
        <w:tc>
          <w:tcPr>
            <w:tcW w:w="1667" w:type="pct"/>
            <w:shd w:val="clear" w:color="auto" w:fill="D9D9D9" w:themeFill="background1" w:themeFillShade="D9"/>
          </w:tcPr>
          <w:p w14:paraId="08420AEA"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8A96150"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45071DA4"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参照元</w:t>
            </w:r>
          </w:p>
        </w:tc>
      </w:tr>
      <w:tr w:rsidR="00A22954" w:rsidRPr="00B7091E" w14:paraId="6976FFB2" w14:textId="77777777" w:rsidTr="007F2DBA">
        <w:tc>
          <w:tcPr>
            <w:tcW w:w="1667" w:type="pct"/>
          </w:tcPr>
          <w:p w14:paraId="1E2F7E09" w14:textId="5514478C" w:rsidR="00A22954" w:rsidRPr="0097334B" w:rsidRDefault="00581CE5" w:rsidP="003667EB">
            <w:pPr>
              <w:pStyle w:val="aa"/>
              <w:snapToGrid w:val="0"/>
              <w:ind w:leftChars="0" w:left="0" w:firstLineChars="0" w:firstLine="0"/>
              <w:rPr>
                <w:sz w:val="20"/>
                <w:szCs w:val="18"/>
              </w:rPr>
            </w:pPr>
            <w:r>
              <w:rPr>
                <w:rFonts w:hint="eastAsia"/>
                <w:sz w:val="20"/>
                <w:szCs w:val="18"/>
              </w:rPr>
              <w:t>子育て</w:t>
            </w:r>
            <w:r w:rsidR="003667EB">
              <w:rPr>
                <w:rFonts w:hint="eastAsia"/>
                <w:sz w:val="20"/>
                <w:szCs w:val="18"/>
              </w:rPr>
              <w:t>支援</w:t>
            </w:r>
            <w:r>
              <w:rPr>
                <w:rFonts w:hint="eastAsia"/>
                <w:sz w:val="20"/>
                <w:szCs w:val="18"/>
              </w:rPr>
              <w:t>施設</w:t>
            </w:r>
          </w:p>
        </w:tc>
        <w:tc>
          <w:tcPr>
            <w:tcW w:w="1667" w:type="pct"/>
          </w:tcPr>
          <w:p w14:paraId="1F02D179" w14:textId="6281DB17" w:rsidR="00A22954" w:rsidRPr="0097334B" w:rsidRDefault="00552BF4" w:rsidP="003667EB">
            <w:pPr>
              <w:pStyle w:val="aa"/>
              <w:snapToGrid w:val="0"/>
              <w:ind w:leftChars="0" w:left="0" w:firstLineChars="0" w:firstLine="0"/>
              <w:rPr>
                <w:sz w:val="20"/>
                <w:szCs w:val="18"/>
              </w:rPr>
            </w:pPr>
            <w:r>
              <w:rPr>
                <w:sz w:val="20"/>
                <w:szCs w:val="18"/>
              </w:rPr>
              <w:t>Child</w:t>
            </w:r>
            <w:r>
              <w:rPr>
                <w:rFonts w:hint="eastAsia"/>
                <w:sz w:val="20"/>
                <w:szCs w:val="18"/>
              </w:rPr>
              <w:t xml:space="preserve"> </w:t>
            </w:r>
            <w:r>
              <w:rPr>
                <w:sz w:val="20"/>
                <w:szCs w:val="18"/>
              </w:rPr>
              <w:t xml:space="preserve">support </w:t>
            </w:r>
            <w:r>
              <w:rPr>
                <w:rFonts w:hint="eastAsia"/>
                <w:sz w:val="20"/>
                <w:szCs w:val="18"/>
              </w:rPr>
              <w:t>facility</w:t>
            </w:r>
          </w:p>
        </w:tc>
        <w:tc>
          <w:tcPr>
            <w:tcW w:w="1667" w:type="pct"/>
          </w:tcPr>
          <w:p w14:paraId="4A2ADD42"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推奨データセット</w:t>
            </w:r>
          </w:p>
        </w:tc>
      </w:tr>
    </w:tbl>
    <w:p w14:paraId="431EE85C" w14:textId="77777777" w:rsidR="00A22954" w:rsidRDefault="00A22954" w:rsidP="00A22954">
      <w:pPr>
        <w:pStyle w:val="51"/>
      </w:pPr>
      <w:r>
        <w:rPr>
          <w:rFonts w:hint="eastAsia"/>
        </w:rPr>
        <w:lastRenderedPageBreak/>
        <w:t>データモデル</w:t>
      </w:r>
    </w:p>
    <w:p w14:paraId="7DEB30C3" w14:textId="0609A133" w:rsidR="00F109B1" w:rsidRDefault="00A22954" w:rsidP="00A22954">
      <w:pPr>
        <w:pStyle w:val="aa"/>
        <w:ind w:left="360" w:firstLine="240"/>
      </w:pPr>
      <w:r>
        <w:rPr>
          <w:rFonts w:hint="eastAsia"/>
        </w:rPr>
        <w:t>施設の基本モデルに</w:t>
      </w:r>
      <w:r w:rsidR="0018147B">
        <w:rPr>
          <w:rFonts w:hint="eastAsia"/>
        </w:rPr>
        <w:t>、</w:t>
      </w:r>
      <w:r w:rsidR="0062288B">
        <w:rPr>
          <w:rFonts w:hint="eastAsia"/>
        </w:rPr>
        <w:t>目的別追加データ項目として</w:t>
      </w:r>
      <w:r w:rsidR="0018147B">
        <w:rPr>
          <w:rFonts w:hint="eastAsia"/>
        </w:rPr>
        <w:t>オープンデータの推奨データセットの「子育て施設</w:t>
      </w:r>
      <w:r w:rsidR="00355F5A">
        <w:rPr>
          <w:rFonts w:hint="eastAsia"/>
        </w:rPr>
        <w:t>」</w:t>
      </w:r>
      <w:r w:rsidR="0088583A">
        <w:rPr>
          <w:rFonts w:hint="eastAsia"/>
        </w:rPr>
        <w:t>の</w:t>
      </w:r>
      <w:r w:rsidR="0062288B">
        <w:rPr>
          <w:rFonts w:hint="eastAsia"/>
        </w:rPr>
        <w:t>データ項目</w:t>
      </w:r>
      <w:r>
        <w:rPr>
          <w:rFonts w:hint="eastAsia"/>
        </w:rPr>
        <w:t>を付加して利用</w:t>
      </w:r>
      <w:r w:rsidR="0062288B">
        <w:rPr>
          <w:rFonts w:hint="eastAsia"/>
        </w:rPr>
        <w:t>します</w:t>
      </w:r>
      <w:r>
        <w:rPr>
          <w:rFonts w:hint="eastAsia"/>
        </w:rPr>
        <w:t>。</w:t>
      </w:r>
    </w:p>
    <w:p w14:paraId="3A79E51D" w14:textId="77777777" w:rsidR="003667EB" w:rsidRDefault="003667EB" w:rsidP="00A22954">
      <w:pPr>
        <w:pStyle w:val="aa"/>
        <w:ind w:left="360" w:firstLine="240"/>
      </w:pPr>
    </w:p>
    <w:p w14:paraId="71B4DECC" w14:textId="7C58E6BC" w:rsidR="0062288B" w:rsidRDefault="0062288B" w:rsidP="00A22954">
      <w:pPr>
        <w:pStyle w:val="aa"/>
        <w:ind w:left="360" w:firstLine="240"/>
      </w:pPr>
      <w:r>
        <w:rPr>
          <w:rFonts w:hint="eastAsia"/>
          <w:noProof/>
        </w:rPr>
        <w:drawing>
          <wp:inline distT="0" distB="0" distL="0" distR="0" wp14:anchorId="620E2BFB" wp14:editId="584A9821">
            <wp:extent cx="4914900" cy="1009650"/>
            <wp:effectExtent l="0" t="0" r="0" b="19050"/>
            <wp:docPr id="28" name="図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998C43D" w14:textId="1B365768" w:rsidR="00DE2F8B" w:rsidRDefault="00DE2F8B" w:rsidP="00A22954">
      <w:pPr>
        <w:pStyle w:val="aa"/>
        <w:ind w:left="360" w:firstLine="240"/>
      </w:pPr>
    </w:p>
    <w:p w14:paraId="0EC3F618" w14:textId="77777777" w:rsidR="009E743C" w:rsidRDefault="009E743C" w:rsidP="00A22954">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2293"/>
        <w:gridCol w:w="4652"/>
      </w:tblGrid>
      <w:tr w:rsidR="00C121E6" w:rsidRPr="000F36F0" w14:paraId="11786984" w14:textId="77777777" w:rsidTr="00C121E6">
        <w:trPr>
          <w:trHeight w:val="50"/>
        </w:trPr>
        <w:tc>
          <w:tcPr>
            <w:tcW w:w="708" w:type="dxa"/>
            <w:shd w:val="clear" w:color="auto" w:fill="D9D9D9" w:themeFill="background1" w:themeFillShade="D9"/>
          </w:tcPr>
          <w:p w14:paraId="6982477D" w14:textId="77777777" w:rsidR="00C121E6"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D9D9D9" w:themeFill="background1" w:themeFillShade="D9"/>
            <w:vAlign w:val="center"/>
          </w:tcPr>
          <w:p w14:paraId="162ABFF3" w14:textId="4976B172"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3FED6640" w14:textId="3F466FD9"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0F36F0" w14:paraId="7BC6DCBA" w14:textId="77777777" w:rsidTr="00C121E6">
        <w:trPr>
          <w:trHeight w:val="50"/>
        </w:trPr>
        <w:tc>
          <w:tcPr>
            <w:tcW w:w="708" w:type="dxa"/>
          </w:tcPr>
          <w:p w14:paraId="2A52E483"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6E8FD9A" w14:textId="45FD87E3"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認可等年月日</w:t>
            </w:r>
          </w:p>
        </w:tc>
        <w:tc>
          <w:tcPr>
            <w:tcW w:w="4652" w:type="dxa"/>
            <w:shd w:val="clear" w:color="auto" w:fill="auto"/>
            <w:vAlign w:val="center"/>
            <w:hideMark/>
          </w:tcPr>
          <w:p w14:paraId="2C8B6C4F" w14:textId="3CB2119B"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認可又は認定をもらった時の年月日を記載。</w:t>
            </w:r>
          </w:p>
        </w:tc>
      </w:tr>
      <w:tr w:rsidR="00C121E6" w:rsidRPr="000F36F0" w14:paraId="74DBD864" w14:textId="77777777" w:rsidTr="00C121E6">
        <w:trPr>
          <w:trHeight w:val="50"/>
        </w:trPr>
        <w:tc>
          <w:tcPr>
            <w:tcW w:w="708" w:type="dxa"/>
          </w:tcPr>
          <w:p w14:paraId="4CC3D81D"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170EB718" w14:textId="49152F49"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収容定員</w:t>
            </w:r>
          </w:p>
        </w:tc>
        <w:tc>
          <w:tcPr>
            <w:tcW w:w="4652" w:type="dxa"/>
            <w:shd w:val="clear" w:color="auto" w:fill="auto"/>
            <w:vAlign w:val="center"/>
            <w:hideMark/>
          </w:tcPr>
          <w:p w14:paraId="5FB66F61"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収容できる定員数を記載。</w:t>
            </w:r>
          </w:p>
        </w:tc>
      </w:tr>
      <w:tr w:rsidR="00C121E6" w:rsidRPr="000F36F0" w14:paraId="76375006" w14:textId="77777777" w:rsidTr="00C121E6">
        <w:trPr>
          <w:trHeight w:val="50"/>
        </w:trPr>
        <w:tc>
          <w:tcPr>
            <w:tcW w:w="708" w:type="dxa"/>
          </w:tcPr>
          <w:p w14:paraId="026D51C4"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10973B5" w14:textId="1046AD26"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受入年齢</w:t>
            </w:r>
          </w:p>
        </w:tc>
        <w:tc>
          <w:tcPr>
            <w:tcW w:w="4652" w:type="dxa"/>
            <w:shd w:val="clear" w:color="auto" w:fill="auto"/>
            <w:vAlign w:val="center"/>
            <w:hideMark/>
          </w:tcPr>
          <w:p w14:paraId="2DBAE6DC"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利用可能年齢を記載。</w:t>
            </w:r>
          </w:p>
        </w:tc>
      </w:tr>
      <w:tr w:rsidR="00C121E6" w:rsidRPr="000F36F0" w14:paraId="6B763350" w14:textId="77777777" w:rsidTr="00C121E6">
        <w:trPr>
          <w:trHeight w:val="50"/>
        </w:trPr>
        <w:tc>
          <w:tcPr>
            <w:tcW w:w="708" w:type="dxa"/>
          </w:tcPr>
          <w:p w14:paraId="43D126FB"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AE2E997" w14:textId="36E68034"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一時預かりの有無</w:t>
            </w:r>
          </w:p>
        </w:tc>
        <w:tc>
          <w:tcPr>
            <w:tcW w:w="4652" w:type="dxa"/>
            <w:shd w:val="clear" w:color="auto" w:fill="auto"/>
            <w:vAlign w:val="center"/>
            <w:hideMark/>
          </w:tcPr>
          <w:p w14:paraId="63F5E59A" w14:textId="3AD4A4C2"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一時預かりがあるかどうかを記載。</w:t>
            </w:r>
          </w:p>
        </w:tc>
      </w:tr>
      <w:tr w:rsidR="00C121E6" w:rsidRPr="000F36F0" w14:paraId="53AA50C5" w14:textId="77777777" w:rsidTr="00C121E6">
        <w:trPr>
          <w:trHeight w:val="50"/>
        </w:trPr>
        <w:tc>
          <w:tcPr>
            <w:tcW w:w="708" w:type="dxa"/>
          </w:tcPr>
          <w:p w14:paraId="7B6053B6" w14:textId="77777777" w:rsidR="00C121E6" w:rsidRDefault="00C121E6" w:rsidP="007F2DBA">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E422B2A" w14:textId="49D13EBA"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w:t>
            </w:r>
          </w:p>
        </w:tc>
        <w:tc>
          <w:tcPr>
            <w:tcW w:w="4652" w:type="dxa"/>
            <w:shd w:val="clear" w:color="auto" w:fill="auto"/>
            <w:vAlign w:val="center"/>
            <w:hideMark/>
          </w:tcPr>
          <w:p w14:paraId="297DA186" w14:textId="0BA19107"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病児保育の可否</w:t>
            </w:r>
          </w:p>
        </w:tc>
      </w:tr>
    </w:tbl>
    <w:p w14:paraId="1E4564CF" w14:textId="62BDBA90" w:rsidR="0018147B" w:rsidRDefault="00550C04" w:rsidP="0018147B">
      <w:pPr>
        <w:pStyle w:val="51"/>
      </w:pPr>
      <w:r>
        <w:rPr>
          <w:rFonts w:hint="eastAsia"/>
        </w:rPr>
        <w:t>データ項目に選択肢があるときの候補</w:t>
      </w:r>
    </w:p>
    <w:p w14:paraId="035A397A" w14:textId="2D6813F5" w:rsidR="00682D94" w:rsidRDefault="00682D94">
      <w:pPr>
        <w:pStyle w:val="6"/>
      </w:pPr>
      <w:r>
        <w:rPr>
          <w:rFonts w:hint="eastAsia"/>
        </w:rPr>
        <w:t>POI</w:t>
      </w:r>
      <w:r>
        <w:rPr>
          <w:rFonts w:hint="eastAsia"/>
        </w:rPr>
        <w:t>コード</w:t>
      </w:r>
    </w:p>
    <w:p w14:paraId="67390CE6" w14:textId="35F4AAFF" w:rsidR="0018147B" w:rsidRDefault="00676730" w:rsidP="00DE2F8B">
      <w:pPr>
        <w:pStyle w:val="afd"/>
      </w:pPr>
      <w:r>
        <w:rPr>
          <w:rFonts w:hint="eastAsia"/>
        </w:rPr>
        <w:t>施設項目の</w:t>
      </w:r>
      <w:r w:rsidR="00E8127C">
        <w:rPr>
          <w:rFonts w:hint="eastAsia"/>
        </w:rPr>
        <w:t>POIコードに</w:t>
      </w:r>
      <w:r>
        <w:rPr>
          <w:rFonts w:hint="eastAsia"/>
        </w:rPr>
        <w:t>、</w:t>
      </w:r>
      <w:r w:rsidR="00E8127C">
        <w:rPr>
          <w:rFonts w:hint="eastAsia"/>
        </w:rPr>
        <w:t>以下</w:t>
      </w:r>
      <w:r w:rsidR="00EB43B6">
        <w:rPr>
          <w:rFonts w:hint="eastAsia"/>
        </w:rPr>
        <w:t>から選択</w:t>
      </w:r>
      <w:r>
        <w:rPr>
          <w:rFonts w:hint="eastAsia"/>
        </w:rPr>
        <w:t>したコードを記入</w:t>
      </w:r>
      <w:r w:rsidR="0062288B">
        <w:rPr>
          <w:rFonts w:hint="eastAsia"/>
        </w:rPr>
        <w:t>します</w:t>
      </w:r>
      <w:r w:rsidR="00EB43B6">
        <w:rPr>
          <w:rFonts w:hint="eastAsia"/>
        </w:rPr>
        <w:t>。</w:t>
      </w:r>
    </w:p>
    <w:p w14:paraId="2218B72F" w14:textId="05AFECC9" w:rsidR="00E8127C" w:rsidRPr="003667EB" w:rsidRDefault="00E8127C" w:rsidP="003667EB">
      <w:pPr>
        <w:pStyle w:val="affd"/>
        <w:ind w:leftChars="600" w:left="1440"/>
        <w:rPr>
          <w:sz w:val="20"/>
          <w:szCs w:val="18"/>
        </w:rPr>
      </w:pPr>
      <w:r w:rsidRPr="003667EB">
        <w:rPr>
          <w:rFonts w:hint="eastAsia"/>
          <w:sz w:val="20"/>
          <w:szCs w:val="18"/>
        </w:rPr>
        <w:t>授乳室</w:t>
      </w:r>
      <w:r w:rsidR="00EB43B6" w:rsidRPr="003667EB">
        <w:rPr>
          <w:rFonts w:hint="eastAsia"/>
          <w:sz w:val="20"/>
          <w:szCs w:val="18"/>
        </w:rPr>
        <w:t>、</w:t>
      </w:r>
      <w:r w:rsidRPr="003667EB">
        <w:rPr>
          <w:rFonts w:hint="eastAsia"/>
          <w:sz w:val="20"/>
          <w:szCs w:val="18"/>
        </w:rPr>
        <w:t>保育園</w:t>
      </w:r>
      <w:r w:rsidR="00EB43B6" w:rsidRPr="003667EB">
        <w:rPr>
          <w:rFonts w:hint="eastAsia"/>
          <w:sz w:val="20"/>
          <w:szCs w:val="18"/>
        </w:rPr>
        <w:t>、</w:t>
      </w:r>
      <w:r w:rsidRPr="003667EB">
        <w:rPr>
          <w:rFonts w:hint="eastAsia"/>
          <w:sz w:val="20"/>
          <w:szCs w:val="18"/>
        </w:rPr>
        <w:t>児童館（児童センター）</w:t>
      </w:r>
      <w:r w:rsidR="00EB43B6" w:rsidRPr="003667EB">
        <w:rPr>
          <w:rFonts w:hint="eastAsia"/>
          <w:sz w:val="20"/>
          <w:szCs w:val="18"/>
        </w:rPr>
        <w:t>、</w:t>
      </w:r>
      <w:r w:rsidRPr="003667EB">
        <w:rPr>
          <w:rFonts w:hint="eastAsia"/>
          <w:sz w:val="20"/>
          <w:szCs w:val="18"/>
        </w:rPr>
        <w:t>学童保育クラブ</w:t>
      </w:r>
      <w:r w:rsidR="00EB43B6" w:rsidRPr="003667EB">
        <w:rPr>
          <w:rFonts w:hint="eastAsia"/>
          <w:sz w:val="20"/>
          <w:szCs w:val="18"/>
        </w:rPr>
        <w:t>、</w:t>
      </w:r>
      <w:r w:rsidRPr="003667EB">
        <w:rPr>
          <w:rFonts w:hint="eastAsia"/>
          <w:sz w:val="20"/>
          <w:szCs w:val="18"/>
        </w:rPr>
        <w:t>認定こども園</w:t>
      </w:r>
      <w:r w:rsidR="00EB43B6" w:rsidRPr="003667EB">
        <w:rPr>
          <w:rFonts w:hint="eastAsia"/>
          <w:sz w:val="20"/>
          <w:szCs w:val="18"/>
        </w:rPr>
        <w:t>、</w:t>
      </w:r>
      <w:r w:rsidRPr="003667EB">
        <w:rPr>
          <w:rFonts w:hint="eastAsia"/>
          <w:sz w:val="20"/>
          <w:szCs w:val="18"/>
        </w:rPr>
        <w:t>幼稚園</w:t>
      </w:r>
      <w:r w:rsidR="006E0EF8" w:rsidRPr="003667EB">
        <w:rPr>
          <w:rFonts w:hint="eastAsia"/>
          <w:sz w:val="20"/>
          <w:szCs w:val="18"/>
        </w:rPr>
        <w:t>、その他</w:t>
      </w:r>
      <w:r w:rsidR="00427D44" w:rsidRPr="003667EB">
        <w:rPr>
          <w:rFonts w:hint="eastAsia"/>
          <w:sz w:val="20"/>
          <w:szCs w:val="18"/>
        </w:rPr>
        <w:t>の社会</w:t>
      </w:r>
      <w:r w:rsidR="006E0EF8" w:rsidRPr="003667EB">
        <w:rPr>
          <w:rFonts w:hint="eastAsia"/>
          <w:sz w:val="20"/>
          <w:szCs w:val="18"/>
        </w:rPr>
        <w:t>福祉施設</w:t>
      </w:r>
    </w:p>
    <w:p w14:paraId="14B62D80" w14:textId="60742D51" w:rsidR="00794986" w:rsidRDefault="00794986" w:rsidP="00E878F4">
      <w:pPr>
        <w:pStyle w:val="32"/>
      </w:pPr>
      <w:bookmarkStart w:id="101" w:name="_Toc103599986"/>
      <w:r>
        <w:rPr>
          <w:rFonts w:hint="eastAsia"/>
        </w:rPr>
        <w:t>事業所</w:t>
      </w:r>
      <w:bookmarkEnd w:id="101"/>
    </w:p>
    <w:p w14:paraId="63FB5F7B" w14:textId="48706358" w:rsidR="00355F5A" w:rsidRPr="003667EB" w:rsidRDefault="00355F5A" w:rsidP="003667EB">
      <w:pPr>
        <w:pStyle w:val="aa"/>
        <w:ind w:left="360" w:firstLine="240"/>
      </w:pPr>
      <w:r>
        <w:rPr>
          <w:rFonts w:hint="eastAsia"/>
        </w:rPr>
        <w:t>店舗や事務所などの事業所を表す</w:t>
      </w:r>
      <w:r w:rsidR="003667EB">
        <w:rPr>
          <w:rFonts w:hint="eastAsia"/>
        </w:rPr>
        <w:t>データモデルです。</w:t>
      </w:r>
    </w:p>
    <w:p w14:paraId="3E3633B7" w14:textId="30F5FCEB" w:rsidR="00AF0C30" w:rsidRDefault="004521EB" w:rsidP="001F162B">
      <w:pPr>
        <w:pStyle w:val="51"/>
        <w:numPr>
          <w:ilvl w:val="4"/>
          <w:numId w:val="2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F0C30" w:rsidRPr="00B7091E" w14:paraId="01AA3D28" w14:textId="77777777" w:rsidTr="00CC5200">
        <w:tc>
          <w:tcPr>
            <w:tcW w:w="1667" w:type="pct"/>
            <w:shd w:val="clear" w:color="auto" w:fill="D9D9D9" w:themeFill="background1" w:themeFillShade="D9"/>
          </w:tcPr>
          <w:p w14:paraId="406AC11B"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A7F098A"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69DE014"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9D1C4A0" w14:textId="77777777" w:rsidTr="00CC5200">
        <w:tc>
          <w:tcPr>
            <w:tcW w:w="1667" w:type="pct"/>
          </w:tcPr>
          <w:p w14:paraId="7AF8CB7E" w14:textId="15869F3F" w:rsidR="00AF0C30" w:rsidRPr="0097334B" w:rsidRDefault="00AF0C30" w:rsidP="002F43DD">
            <w:pPr>
              <w:pStyle w:val="aa"/>
              <w:snapToGrid w:val="0"/>
              <w:ind w:leftChars="0" w:left="0" w:firstLineChars="0" w:firstLine="0"/>
              <w:rPr>
                <w:sz w:val="20"/>
                <w:szCs w:val="18"/>
              </w:rPr>
            </w:pPr>
            <w:r w:rsidRPr="0097334B">
              <w:rPr>
                <w:rFonts w:hint="eastAsia"/>
                <w:sz w:val="20"/>
                <w:szCs w:val="18"/>
              </w:rPr>
              <w:t>事業所</w:t>
            </w:r>
          </w:p>
        </w:tc>
        <w:tc>
          <w:tcPr>
            <w:tcW w:w="1667" w:type="pct"/>
          </w:tcPr>
          <w:p w14:paraId="35A3A82C" w14:textId="098A5717" w:rsidR="00AF0C30" w:rsidRPr="0097334B" w:rsidRDefault="003059E3" w:rsidP="002F43DD">
            <w:pPr>
              <w:pStyle w:val="aa"/>
              <w:snapToGrid w:val="0"/>
              <w:ind w:leftChars="0" w:left="0" w:firstLineChars="0" w:firstLine="0"/>
              <w:rPr>
                <w:sz w:val="20"/>
                <w:szCs w:val="18"/>
              </w:rPr>
            </w:pPr>
            <w:r>
              <w:rPr>
                <w:rFonts w:hint="eastAsia"/>
                <w:sz w:val="20"/>
                <w:szCs w:val="18"/>
              </w:rPr>
              <w:t>Business facility</w:t>
            </w:r>
          </w:p>
        </w:tc>
        <w:tc>
          <w:tcPr>
            <w:tcW w:w="1666" w:type="pct"/>
          </w:tcPr>
          <w:p w14:paraId="627767B0" w14:textId="2C8B7648" w:rsidR="00AF0C30" w:rsidRPr="0097334B" w:rsidRDefault="00B76D98" w:rsidP="002F43DD">
            <w:pPr>
              <w:pStyle w:val="aa"/>
              <w:snapToGrid w:val="0"/>
              <w:ind w:leftChars="0" w:left="0" w:firstLineChars="0" w:firstLine="0"/>
              <w:rPr>
                <w:sz w:val="20"/>
                <w:szCs w:val="18"/>
              </w:rPr>
            </w:pPr>
            <w:r>
              <w:rPr>
                <w:rFonts w:hint="eastAsia"/>
                <w:sz w:val="20"/>
                <w:szCs w:val="18"/>
              </w:rPr>
              <w:t>ｇBizInfo</w:t>
            </w:r>
            <w:r w:rsidR="003667EB">
              <w:rPr>
                <w:rStyle w:val="affa"/>
                <w:sz w:val="20"/>
                <w:szCs w:val="18"/>
              </w:rPr>
              <w:footnoteReference w:id="36"/>
            </w:r>
          </w:p>
        </w:tc>
      </w:tr>
      <w:tr w:rsidR="003667EB" w:rsidRPr="00B7091E" w14:paraId="47570282" w14:textId="77777777" w:rsidTr="00CC5200">
        <w:tc>
          <w:tcPr>
            <w:tcW w:w="1667" w:type="pct"/>
          </w:tcPr>
          <w:p w14:paraId="5E4DDF6C" w14:textId="7F05CA46" w:rsidR="003667EB" w:rsidRPr="0097334B"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C810C86" w14:textId="29D62B2A" w:rsidR="003667EB"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DCA5CCD" w14:textId="0EF777F7" w:rsidR="003667EB" w:rsidRDefault="002F43DD" w:rsidP="002F43DD">
            <w:pPr>
              <w:pStyle w:val="aa"/>
              <w:snapToGrid w:val="0"/>
              <w:ind w:leftChars="0" w:left="0" w:firstLineChars="0" w:firstLine="0"/>
              <w:rPr>
                <w:sz w:val="20"/>
                <w:szCs w:val="18"/>
              </w:rPr>
            </w:pPr>
            <w:r>
              <w:rPr>
                <w:rFonts w:hint="eastAsia"/>
                <w:sz w:val="20"/>
                <w:szCs w:val="18"/>
              </w:rPr>
              <w:t>Smart data model</w:t>
            </w:r>
          </w:p>
        </w:tc>
      </w:tr>
      <w:tr w:rsidR="002F43DD" w:rsidRPr="00B7091E" w14:paraId="3710CD3C" w14:textId="77777777" w:rsidTr="00CC5200">
        <w:tc>
          <w:tcPr>
            <w:tcW w:w="1667" w:type="pct"/>
          </w:tcPr>
          <w:p w14:paraId="6C0996B0" w14:textId="77777777" w:rsidR="002F43DD" w:rsidRDefault="002F43DD" w:rsidP="002F43DD">
            <w:pPr>
              <w:pStyle w:val="aa"/>
              <w:snapToGrid w:val="0"/>
              <w:ind w:leftChars="0" w:left="0" w:firstLineChars="0" w:firstLine="0"/>
              <w:rPr>
                <w:sz w:val="20"/>
                <w:szCs w:val="18"/>
              </w:rPr>
            </w:pPr>
            <w:r>
              <w:rPr>
                <w:rFonts w:hint="eastAsia"/>
                <w:sz w:val="20"/>
                <w:szCs w:val="18"/>
              </w:rPr>
              <w:t>事業所</w:t>
            </w:r>
          </w:p>
          <w:p w14:paraId="10F0F3C3" w14:textId="3A83C42C" w:rsidR="002F43DD"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8278B2D" w14:textId="77777777" w:rsidR="002F43DD" w:rsidRDefault="002F43DD" w:rsidP="002F43DD">
            <w:pPr>
              <w:pStyle w:val="aa"/>
              <w:snapToGrid w:val="0"/>
              <w:ind w:leftChars="0" w:left="0" w:firstLineChars="0" w:firstLine="0"/>
              <w:rPr>
                <w:sz w:val="20"/>
                <w:szCs w:val="18"/>
              </w:rPr>
            </w:pPr>
            <w:r>
              <w:rPr>
                <w:rFonts w:hint="eastAsia"/>
                <w:sz w:val="20"/>
                <w:szCs w:val="18"/>
              </w:rPr>
              <w:t>Local business</w:t>
            </w:r>
          </w:p>
          <w:p w14:paraId="06C42934" w14:textId="46E6D273" w:rsidR="002F43DD"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E6D6D8F" w14:textId="657CA7F5" w:rsidR="002F43DD" w:rsidRDefault="002F43DD" w:rsidP="002F43DD">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4874A3A7" w14:textId="77777777" w:rsidR="00AF0C30" w:rsidRDefault="00AF0C30" w:rsidP="00AF0C30">
      <w:pPr>
        <w:pStyle w:val="51"/>
      </w:pPr>
      <w:r>
        <w:rPr>
          <w:rFonts w:hint="eastAsia"/>
        </w:rPr>
        <w:lastRenderedPageBreak/>
        <w:t>データモデル</w:t>
      </w:r>
    </w:p>
    <w:p w14:paraId="3A10827A" w14:textId="15021E4D" w:rsidR="00322107" w:rsidRDefault="00322107" w:rsidP="00322107">
      <w:pPr>
        <w:pStyle w:val="aa"/>
        <w:ind w:left="360" w:firstLine="240"/>
      </w:pPr>
      <w:r>
        <w:rPr>
          <w:rFonts w:hint="eastAsia"/>
        </w:rPr>
        <w:t>ｇBizInfoのデータモデル</w:t>
      </w:r>
      <w:r w:rsidR="000D78AE">
        <w:rPr>
          <w:rFonts w:hint="eastAsia"/>
        </w:rPr>
        <w:t>に、目的別追加データ項目として以下を付加して利用します。</w:t>
      </w:r>
    </w:p>
    <w:p w14:paraId="0D512493" w14:textId="77777777" w:rsidR="002F43DD" w:rsidRDefault="002F43DD" w:rsidP="00322107">
      <w:pPr>
        <w:pStyle w:val="aa"/>
        <w:ind w:left="360" w:firstLine="240"/>
      </w:pPr>
    </w:p>
    <w:p w14:paraId="08614272" w14:textId="77777777" w:rsidR="0062288B" w:rsidRDefault="0062288B" w:rsidP="0062288B">
      <w:pPr>
        <w:pStyle w:val="aa"/>
        <w:ind w:left="360" w:firstLine="240"/>
      </w:pPr>
      <w:r>
        <w:rPr>
          <w:rFonts w:hint="eastAsia"/>
          <w:noProof/>
        </w:rPr>
        <w:drawing>
          <wp:inline distT="0" distB="0" distL="0" distR="0" wp14:anchorId="163ED074" wp14:editId="5B393187">
            <wp:extent cx="4914900" cy="1009650"/>
            <wp:effectExtent l="0" t="0" r="0" b="19050"/>
            <wp:docPr id="31" name="図表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2F1FC1A" w14:textId="77777777" w:rsidR="0062288B" w:rsidRDefault="0062288B" w:rsidP="00322107">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418"/>
        <w:gridCol w:w="5527"/>
      </w:tblGrid>
      <w:tr w:rsidR="00BA4F5B" w:rsidRPr="000F36F0" w14:paraId="7780BC0C" w14:textId="77777777" w:rsidTr="0078016C">
        <w:trPr>
          <w:trHeight w:val="50"/>
        </w:trPr>
        <w:tc>
          <w:tcPr>
            <w:tcW w:w="708" w:type="dxa"/>
            <w:shd w:val="clear" w:color="auto" w:fill="D9D9D9" w:themeFill="background1" w:themeFillShade="D9"/>
            <w:vAlign w:val="center"/>
          </w:tcPr>
          <w:p w14:paraId="64356A1F" w14:textId="7187F1B4"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418" w:type="dxa"/>
            <w:shd w:val="clear" w:color="auto" w:fill="D9D9D9" w:themeFill="background1" w:themeFillShade="D9"/>
            <w:vAlign w:val="center"/>
          </w:tcPr>
          <w:p w14:paraId="154A7C45" w14:textId="73044231"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527" w:type="dxa"/>
            <w:shd w:val="clear" w:color="auto" w:fill="D9D9D9" w:themeFill="background1" w:themeFillShade="D9"/>
            <w:vAlign w:val="center"/>
          </w:tcPr>
          <w:p w14:paraId="195F4903" w14:textId="477C4ED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0F36F0" w14:paraId="4E51FFFB" w14:textId="77777777" w:rsidTr="0078016C">
        <w:trPr>
          <w:trHeight w:val="50"/>
        </w:trPr>
        <w:tc>
          <w:tcPr>
            <w:tcW w:w="708" w:type="dxa"/>
            <w:vAlign w:val="center"/>
          </w:tcPr>
          <w:p w14:paraId="4120FE72"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50386AF6" w14:textId="7035203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事業所ID</w:t>
            </w:r>
          </w:p>
        </w:tc>
        <w:tc>
          <w:tcPr>
            <w:tcW w:w="5527" w:type="dxa"/>
            <w:shd w:val="clear" w:color="auto" w:fill="auto"/>
            <w:vAlign w:val="center"/>
            <w:hideMark/>
          </w:tcPr>
          <w:p w14:paraId="18FD73D9" w14:textId="36C642E4"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事業所のID</w:t>
            </w:r>
            <w:r w:rsidRPr="000F36F0">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（現在未定義の予約領域）</w:t>
            </w:r>
          </w:p>
        </w:tc>
      </w:tr>
      <w:tr w:rsidR="00BA4F5B" w:rsidRPr="000F36F0" w14:paraId="393F9D38" w14:textId="77777777" w:rsidTr="0078016C">
        <w:trPr>
          <w:trHeight w:val="50"/>
        </w:trPr>
        <w:tc>
          <w:tcPr>
            <w:tcW w:w="708" w:type="dxa"/>
            <w:vAlign w:val="center"/>
          </w:tcPr>
          <w:p w14:paraId="69397520"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1EB8B28" w14:textId="29CE44FD"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業種</w:t>
            </w:r>
          </w:p>
        </w:tc>
        <w:tc>
          <w:tcPr>
            <w:tcW w:w="5527" w:type="dxa"/>
            <w:shd w:val="clear" w:color="auto" w:fill="auto"/>
            <w:vAlign w:val="center"/>
          </w:tcPr>
          <w:p w14:paraId="2AD49AB3" w14:textId="1DEDEC6E"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事業所が主に提供するサービスの業種コードを記載</w:t>
            </w:r>
          </w:p>
        </w:tc>
      </w:tr>
      <w:tr w:rsidR="00BA4F5B" w:rsidRPr="000F36F0" w14:paraId="59D944BF" w14:textId="77777777" w:rsidTr="0078016C">
        <w:trPr>
          <w:trHeight w:val="50"/>
        </w:trPr>
        <w:tc>
          <w:tcPr>
            <w:tcW w:w="708" w:type="dxa"/>
            <w:vAlign w:val="center"/>
          </w:tcPr>
          <w:p w14:paraId="65FBD873" w14:textId="2D5AB998"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691E1687" w14:textId="5C4F36F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法人番号</w:t>
            </w:r>
          </w:p>
        </w:tc>
        <w:tc>
          <w:tcPr>
            <w:tcW w:w="5527" w:type="dxa"/>
            <w:shd w:val="clear" w:color="auto" w:fill="auto"/>
            <w:vAlign w:val="center"/>
            <w:hideMark/>
          </w:tcPr>
          <w:p w14:paraId="0A0AC2A1" w14:textId="7283CF70"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法人の事業所の場合、法人番号を記載。個人事業主の場合は空欄。</w:t>
            </w:r>
          </w:p>
        </w:tc>
      </w:tr>
      <w:tr w:rsidR="00BA4F5B" w:rsidRPr="000F36F0" w14:paraId="4F0C64DD" w14:textId="77777777" w:rsidTr="0078016C">
        <w:trPr>
          <w:trHeight w:val="50"/>
        </w:trPr>
        <w:tc>
          <w:tcPr>
            <w:tcW w:w="708" w:type="dxa"/>
            <w:vAlign w:val="center"/>
          </w:tcPr>
          <w:p w14:paraId="176FE089" w14:textId="2CD674F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418" w:type="dxa"/>
            <w:shd w:val="clear" w:color="auto" w:fill="auto"/>
            <w:vAlign w:val="center"/>
          </w:tcPr>
          <w:p w14:paraId="1C399BB5" w14:textId="09AB9B4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法人名</w:t>
            </w:r>
          </w:p>
        </w:tc>
        <w:tc>
          <w:tcPr>
            <w:tcW w:w="5527" w:type="dxa"/>
            <w:shd w:val="clear" w:color="auto" w:fill="auto"/>
            <w:vAlign w:val="center"/>
          </w:tcPr>
          <w:p w14:paraId="3A57A2C6" w14:textId="08076DED"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法人の事業所の場合、法人名を記載。個人事業主の場合は空欄。</w:t>
            </w:r>
          </w:p>
        </w:tc>
      </w:tr>
      <w:tr w:rsidR="00BA4F5B" w:rsidRPr="000F36F0" w14:paraId="5AA6F769" w14:textId="77777777" w:rsidTr="0078016C">
        <w:trPr>
          <w:trHeight w:val="50"/>
        </w:trPr>
        <w:tc>
          <w:tcPr>
            <w:tcW w:w="708" w:type="dxa"/>
            <w:vAlign w:val="center"/>
          </w:tcPr>
          <w:p w14:paraId="06A57498"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3FF4553F" w14:textId="3A05AC08"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許可種類</w:t>
            </w:r>
          </w:p>
        </w:tc>
        <w:tc>
          <w:tcPr>
            <w:tcW w:w="5527" w:type="dxa"/>
            <w:shd w:val="clear" w:color="auto" w:fill="auto"/>
            <w:vAlign w:val="center"/>
          </w:tcPr>
          <w:p w14:paraId="45795461" w14:textId="37A80402"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営業許可などがある場合に記入</w:t>
            </w:r>
          </w:p>
        </w:tc>
      </w:tr>
      <w:tr w:rsidR="00BA4F5B" w:rsidRPr="000F36F0" w14:paraId="3B07689E" w14:textId="77777777" w:rsidTr="0078016C">
        <w:trPr>
          <w:trHeight w:val="50"/>
        </w:trPr>
        <w:tc>
          <w:tcPr>
            <w:tcW w:w="708" w:type="dxa"/>
            <w:vAlign w:val="center"/>
          </w:tcPr>
          <w:p w14:paraId="2545A941" w14:textId="77777777" w:rsidR="00BA4F5B" w:rsidRPr="0062288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26E5FBE" w14:textId="14769BDA" w:rsidR="00BA4F5B" w:rsidRDefault="00BA4F5B" w:rsidP="00C121E6">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527" w:type="dxa"/>
            <w:shd w:val="clear" w:color="auto" w:fill="auto"/>
            <w:vAlign w:val="center"/>
          </w:tcPr>
          <w:p w14:paraId="346FAB32" w14:textId="642D1FA3"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営業許可などがある場合に許可番号を記入</w:t>
            </w:r>
          </w:p>
        </w:tc>
      </w:tr>
    </w:tbl>
    <w:p w14:paraId="5FADF89B" w14:textId="77777777" w:rsidR="002F43DD" w:rsidRDefault="002F43DD" w:rsidP="002F43DD">
      <w:pPr>
        <w:pStyle w:val="51"/>
      </w:pPr>
      <w:r>
        <w:rPr>
          <w:rFonts w:hint="eastAsia"/>
        </w:rPr>
        <w:t>データ項目に選択肢があるときの候補</w:t>
      </w:r>
    </w:p>
    <w:p w14:paraId="3027372A" w14:textId="355137C1" w:rsidR="002F43DD" w:rsidRDefault="002F43DD">
      <w:pPr>
        <w:pStyle w:val="6"/>
      </w:pPr>
      <w:r>
        <w:rPr>
          <w:rFonts w:hint="eastAsia"/>
        </w:rPr>
        <w:t>業種</w:t>
      </w:r>
    </w:p>
    <w:p w14:paraId="10F712A4" w14:textId="7CF51614" w:rsidR="002F43DD" w:rsidRPr="003667EB" w:rsidRDefault="002F43DD" w:rsidP="002F43DD">
      <w:pPr>
        <w:pStyle w:val="afd"/>
        <w:rPr>
          <w:sz w:val="20"/>
          <w:szCs w:val="18"/>
        </w:rPr>
      </w:pPr>
      <w:r>
        <w:rPr>
          <w:rFonts w:hint="eastAsia"/>
        </w:rPr>
        <w:t>日本標準産業分類</w:t>
      </w:r>
      <w:r>
        <w:rPr>
          <w:rStyle w:val="affa"/>
        </w:rPr>
        <w:footnoteReference w:id="37"/>
      </w:r>
      <w:r>
        <w:rPr>
          <w:rFonts w:hint="eastAsia"/>
        </w:rPr>
        <w:t>を</w:t>
      </w:r>
      <w:r w:rsidR="004B591F">
        <w:rPr>
          <w:rFonts w:hint="eastAsia"/>
        </w:rPr>
        <w:t>参照します</w:t>
      </w:r>
    </w:p>
    <w:p w14:paraId="7C1AB55E" w14:textId="77777777" w:rsidR="002F43DD" w:rsidRDefault="002F43DD" w:rsidP="002F43DD">
      <w:pPr>
        <w:pStyle w:val="51"/>
      </w:pPr>
      <w:r>
        <w:rPr>
          <w:rFonts w:hint="eastAsia"/>
        </w:rPr>
        <w:t>既存のデータモデル</w:t>
      </w:r>
    </w:p>
    <w:p w14:paraId="27ACD5B4" w14:textId="4A47CA24" w:rsidR="002F43DD" w:rsidRPr="00D463E6" w:rsidRDefault="002F43DD">
      <w:pPr>
        <w:pStyle w:val="6"/>
      </w:pPr>
      <w:r>
        <w:rPr>
          <w:rFonts w:hint="eastAsia"/>
        </w:rPr>
        <w:t>Smart Data Model</w:t>
      </w:r>
    </w:p>
    <w:p w14:paraId="2C8F2C4A" w14:textId="3A1C13D4" w:rsidR="002F43DD" w:rsidRPr="003C1BDF" w:rsidRDefault="0078016C" w:rsidP="002F43DD">
      <w:pPr>
        <w:pStyle w:val="afd"/>
      </w:pPr>
      <w:r>
        <w:rPr>
          <w:rFonts w:hint="eastAsia"/>
        </w:rPr>
        <w:t>Point of Interest</w:t>
      </w:r>
      <w:r w:rsidR="002F43DD">
        <w:rPr>
          <w:rFonts w:hint="eastAsia"/>
        </w:rPr>
        <w:t>の</w:t>
      </w:r>
      <w:r>
        <w:rPr>
          <w:rFonts w:hint="eastAsia"/>
        </w:rPr>
        <w:t>派生形のStoreの</w:t>
      </w:r>
      <w:r w:rsidR="002F43DD">
        <w:rPr>
          <w:rFonts w:hint="eastAsia"/>
        </w:rPr>
        <w:t>データ項目が参照できます。</w:t>
      </w:r>
      <w:r>
        <w:rPr>
          <w:rFonts w:hint="eastAsia"/>
        </w:rPr>
        <w:t>営業時間や店舗のロゴなど詳細なデータ項目が定義されています。</w:t>
      </w:r>
    </w:p>
    <w:p w14:paraId="0BA2DAD1" w14:textId="77777777" w:rsidR="002F43DD" w:rsidRDefault="002F43DD">
      <w:pPr>
        <w:pStyle w:val="6"/>
      </w:pPr>
      <w:r>
        <w:t>S</w:t>
      </w:r>
      <w:r>
        <w:rPr>
          <w:rFonts w:hint="eastAsia"/>
        </w:rPr>
        <w:t>chema.org</w:t>
      </w:r>
    </w:p>
    <w:p w14:paraId="05F6948F" w14:textId="2E69B200" w:rsidR="002F43DD" w:rsidRPr="002F43DD" w:rsidRDefault="0078016C" w:rsidP="0078016C">
      <w:pPr>
        <w:pStyle w:val="afd"/>
        <w:ind w:firstLine="200"/>
      </w:pPr>
      <w:r>
        <w:rPr>
          <w:rFonts w:hint="eastAsia"/>
          <w:sz w:val="20"/>
          <w:szCs w:val="18"/>
        </w:rPr>
        <w:t>Local</w:t>
      </w:r>
      <w:r>
        <w:rPr>
          <w:sz w:val="20"/>
          <w:szCs w:val="18"/>
        </w:rPr>
        <w:t xml:space="preserve"> </w:t>
      </w:r>
      <w:r>
        <w:rPr>
          <w:rFonts w:hint="eastAsia"/>
          <w:sz w:val="20"/>
          <w:szCs w:val="18"/>
        </w:rPr>
        <w:t>BusinessとStore</w:t>
      </w:r>
      <w:r w:rsidR="002F43DD">
        <w:rPr>
          <w:rFonts w:hint="eastAsia"/>
        </w:rPr>
        <w:t>が参照できます。</w:t>
      </w:r>
      <w:r>
        <w:rPr>
          <w:rFonts w:hint="eastAsia"/>
        </w:rPr>
        <w:t>営業時間や店舗のロゴなど詳細なデータ項目が定義されています。</w:t>
      </w:r>
    </w:p>
    <w:p w14:paraId="18148C4E" w14:textId="2A8330DF" w:rsidR="00794986" w:rsidRDefault="00794986" w:rsidP="00E878F4">
      <w:pPr>
        <w:pStyle w:val="32"/>
      </w:pPr>
      <w:bookmarkStart w:id="102" w:name="_Toc103599987"/>
      <w:r>
        <w:rPr>
          <w:rFonts w:hint="eastAsia"/>
        </w:rPr>
        <w:lastRenderedPageBreak/>
        <w:t>食品等営業許可</w:t>
      </w:r>
      <w:r w:rsidR="00574D72">
        <w:rPr>
          <w:rFonts w:hint="eastAsia"/>
        </w:rPr>
        <w:t>・届出事業所</w:t>
      </w:r>
      <w:bookmarkEnd w:id="102"/>
    </w:p>
    <w:p w14:paraId="2A587066" w14:textId="1029F789" w:rsidR="00355F5A" w:rsidRPr="00355F5A" w:rsidRDefault="0078016C" w:rsidP="00355F5A">
      <w:pPr>
        <w:pStyle w:val="a8"/>
        <w:ind w:left="120" w:firstLine="240"/>
      </w:pPr>
      <w:r>
        <w:rPr>
          <w:rFonts w:hint="eastAsia"/>
        </w:rPr>
        <w:t>保健所に届け出を行う</w:t>
      </w:r>
      <w:r w:rsidR="00355F5A">
        <w:rPr>
          <w:rFonts w:hint="eastAsia"/>
        </w:rPr>
        <w:t>食堂や食料品販売などの</w:t>
      </w:r>
      <w:r>
        <w:rPr>
          <w:rFonts w:hint="eastAsia"/>
        </w:rPr>
        <w:t>事業所の</w:t>
      </w:r>
      <w:r w:rsidR="00355F5A">
        <w:rPr>
          <w:rFonts w:hint="eastAsia"/>
        </w:rPr>
        <w:t>情報を以下に示</w:t>
      </w:r>
      <w:r w:rsidR="0062288B">
        <w:rPr>
          <w:rFonts w:hint="eastAsia"/>
        </w:rPr>
        <w:t>します</w:t>
      </w:r>
      <w:r w:rsidR="00355F5A">
        <w:rPr>
          <w:rFonts w:hint="eastAsia"/>
        </w:rPr>
        <w:t>。</w:t>
      </w:r>
    </w:p>
    <w:p w14:paraId="7301AE2D" w14:textId="43949CAD" w:rsidR="00AF0C30" w:rsidRDefault="004521EB" w:rsidP="001F162B">
      <w:pPr>
        <w:pStyle w:val="51"/>
        <w:numPr>
          <w:ilvl w:val="4"/>
          <w:numId w:val="21"/>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836"/>
        <w:gridCol w:w="1700"/>
        <w:gridCol w:w="3543"/>
      </w:tblGrid>
      <w:tr w:rsidR="00AF0C30" w:rsidRPr="00B7091E" w14:paraId="42E512D1" w14:textId="77777777" w:rsidTr="00197D23">
        <w:tc>
          <w:tcPr>
            <w:tcW w:w="1755" w:type="pct"/>
            <w:shd w:val="clear" w:color="auto" w:fill="D9D9D9" w:themeFill="background1" w:themeFillShade="D9"/>
          </w:tcPr>
          <w:p w14:paraId="2283E5F1"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052" w:type="pct"/>
            <w:shd w:val="clear" w:color="auto" w:fill="D9D9D9" w:themeFill="background1" w:themeFillShade="D9"/>
          </w:tcPr>
          <w:p w14:paraId="3919101D"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2193" w:type="pct"/>
            <w:shd w:val="clear" w:color="auto" w:fill="D9D9D9" w:themeFill="background1" w:themeFillShade="D9"/>
          </w:tcPr>
          <w:p w14:paraId="118BFFE8"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5CA07F8" w14:textId="77777777" w:rsidTr="00197D23">
        <w:tc>
          <w:tcPr>
            <w:tcW w:w="1755" w:type="pct"/>
          </w:tcPr>
          <w:p w14:paraId="690FA3DB" w14:textId="2946D43F" w:rsidR="00AF0C30" w:rsidRPr="0097334B" w:rsidRDefault="000E1F8B"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80DF0C9" w14:textId="56C2D840" w:rsidR="00AF0C30" w:rsidRPr="0097334B" w:rsidRDefault="008E1ECA" w:rsidP="0078016C">
            <w:pPr>
              <w:pStyle w:val="aa"/>
              <w:snapToGrid w:val="0"/>
              <w:ind w:leftChars="0" w:left="0" w:firstLineChars="0" w:firstLine="0"/>
              <w:rPr>
                <w:sz w:val="20"/>
                <w:szCs w:val="18"/>
              </w:rPr>
            </w:pPr>
            <w:r>
              <w:rPr>
                <w:sz w:val="20"/>
                <w:szCs w:val="18"/>
              </w:rPr>
              <w:t>F</w:t>
            </w:r>
            <w:r>
              <w:rPr>
                <w:rFonts w:hint="eastAsia"/>
                <w:sz w:val="20"/>
                <w:szCs w:val="18"/>
              </w:rPr>
              <w:t xml:space="preserve">ood </w:t>
            </w:r>
            <w:r>
              <w:rPr>
                <w:sz w:val="20"/>
                <w:szCs w:val="18"/>
              </w:rPr>
              <w:t>shop</w:t>
            </w:r>
          </w:p>
        </w:tc>
        <w:tc>
          <w:tcPr>
            <w:tcW w:w="2193" w:type="pct"/>
          </w:tcPr>
          <w:p w14:paraId="69DB1BE5"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3C4DB6" w:rsidRPr="00B7091E" w14:paraId="3EA6361D" w14:textId="77777777" w:rsidTr="00197D23">
        <w:tc>
          <w:tcPr>
            <w:tcW w:w="1755" w:type="pct"/>
          </w:tcPr>
          <w:p w14:paraId="31E44E24" w14:textId="4F06A1AD" w:rsidR="003C4DB6" w:rsidRPr="000E1F8B" w:rsidRDefault="003C4DB6"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E9684A9" w14:textId="77777777" w:rsidR="003C4DB6" w:rsidRDefault="003C4DB6" w:rsidP="0078016C">
            <w:pPr>
              <w:pStyle w:val="aa"/>
              <w:snapToGrid w:val="0"/>
              <w:ind w:leftChars="0" w:left="0" w:firstLineChars="0" w:firstLine="0"/>
              <w:rPr>
                <w:sz w:val="20"/>
                <w:szCs w:val="18"/>
              </w:rPr>
            </w:pPr>
          </w:p>
        </w:tc>
        <w:tc>
          <w:tcPr>
            <w:tcW w:w="2193" w:type="pct"/>
          </w:tcPr>
          <w:p w14:paraId="0F6C091C" w14:textId="42357643" w:rsidR="003C4DB6" w:rsidRPr="0097334B" w:rsidRDefault="00056136" w:rsidP="0078016C">
            <w:pPr>
              <w:pStyle w:val="aa"/>
              <w:snapToGrid w:val="0"/>
              <w:ind w:leftChars="0" w:left="0" w:firstLineChars="0" w:firstLine="0"/>
              <w:rPr>
                <w:sz w:val="20"/>
                <w:szCs w:val="18"/>
              </w:rPr>
            </w:pPr>
            <w:r>
              <w:rPr>
                <w:rFonts w:hint="eastAsia"/>
                <w:sz w:val="20"/>
                <w:szCs w:val="18"/>
              </w:rPr>
              <w:t>厚生労働省オープンデータ一覧</w:t>
            </w:r>
            <w:r>
              <w:rPr>
                <w:rStyle w:val="affa"/>
                <w:sz w:val="20"/>
                <w:szCs w:val="18"/>
              </w:rPr>
              <w:footnoteReference w:id="38"/>
            </w:r>
          </w:p>
        </w:tc>
      </w:tr>
    </w:tbl>
    <w:p w14:paraId="6222B4D1" w14:textId="77777777" w:rsidR="00AF0C30" w:rsidRDefault="00AF0C30" w:rsidP="00AF0C30">
      <w:pPr>
        <w:pStyle w:val="51"/>
      </w:pPr>
      <w:r>
        <w:rPr>
          <w:rFonts w:hint="eastAsia"/>
        </w:rPr>
        <w:t>データモデル</w:t>
      </w:r>
    </w:p>
    <w:p w14:paraId="687FA379" w14:textId="2B0A958C" w:rsidR="00AF0C30" w:rsidRDefault="00AF0C30" w:rsidP="00AF0C30">
      <w:pPr>
        <w:pStyle w:val="aa"/>
        <w:ind w:left="360" w:firstLine="240"/>
      </w:pPr>
      <w:r>
        <w:rPr>
          <w:rFonts w:hint="eastAsia"/>
        </w:rPr>
        <w:t>施設</w:t>
      </w:r>
      <w:r w:rsidR="000D78AE">
        <w:rPr>
          <w:rFonts w:hint="eastAsia"/>
        </w:rPr>
        <w:t>基本モデルに、目的別追加データ項目として以下を付加して利用します。</w:t>
      </w:r>
    </w:p>
    <w:p w14:paraId="5017D87A" w14:textId="77777777" w:rsidR="0078016C" w:rsidRDefault="0078016C" w:rsidP="00AF0C30">
      <w:pPr>
        <w:pStyle w:val="aa"/>
        <w:ind w:left="360" w:firstLine="240"/>
      </w:pPr>
    </w:p>
    <w:p w14:paraId="407AF228" w14:textId="0A1DDAED" w:rsidR="0031472A" w:rsidRDefault="0031472A" w:rsidP="00AF0C30">
      <w:pPr>
        <w:pStyle w:val="aa"/>
        <w:ind w:left="360" w:firstLine="240"/>
      </w:pPr>
      <w:r>
        <w:rPr>
          <w:rFonts w:hint="eastAsia"/>
          <w:noProof/>
        </w:rPr>
        <w:drawing>
          <wp:inline distT="0" distB="0" distL="0" distR="0" wp14:anchorId="30CB0176" wp14:editId="39DEBF7D">
            <wp:extent cx="4914900" cy="1009650"/>
            <wp:effectExtent l="0" t="0" r="0" b="19050"/>
            <wp:docPr id="26" name="図表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6645BDD" w14:textId="77777777" w:rsidR="00DE2F8B" w:rsidRDefault="00DE2F8B" w:rsidP="00AF0C30">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701"/>
        <w:gridCol w:w="5244"/>
      </w:tblGrid>
      <w:tr w:rsidR="00C121E6" w:rsidRPr="004D5484" w14:paraId="66F6E382" w14:textId="77777777" w:rsidTr="00BA4F5B">
        <w:trPr>
          <w:trHeight w:val="373"/>
        </w:trPr>
        <w:tc>
          <w:tcPr>
            <w:tcW w:w="708" w:type="dxa"/>
            <w:shd w:val="clear" w:color="auto" w:fill="D9D9D9" w:themeFill="background1" w:themeFillShade="D9"/>
            <w:vAlign w:val="center"/>
          </w:tcPr>
          <w:p w14:paraId="76ACDA8D" w14:textId="2EF9AE3B" w:rsidR="00C121E6" w:rsidRPr="0062288B" w:rsidRDefault="00DE2F8B"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shd w:val="clear" w:color="auto" w:fill="D9D9D9" w:themeFill="background1" w:themeFillShade="D9"/>
            <w:noWrap/>
            <w:vAlign w:val="center"/>
          </w:tcPr>
          <w:p w14:paraId="01E381D3" w14:textId="384CD5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データ項目</w:t>
            </w:r>
          </w:p>
        </w:tc>
        <w:tc>
          <w:tcPr>
            <w:tcW w:w="5244" w:type="dxa"/>
            <w:shd w:val="clear" w:color="auto" w:fill="D9D9D9" w:themeFill="background1" w:themeFillShade="D9"/>
            <w:vAlign w:val="center"/>
          </w:tcPr>
          <w:p w14:paraId="40430A82" w14:textId="7298C4D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説明</w:t>
            </w:r>
          </w:p>
        </w:tc>
      </w:tr>
      <w:tr w:rsidR="00C121E6" w:rsidRPr="004D5484" w14:paraId="6D726F6A" w14:textId="77777777" w:rsidTr="00BA4F5B">
        <w:trPr>
          <w:trHeight w:val="848"/>
        </w:trPr>
        <w:tc>
          <w:tcPr>
            <w:tcW w:w="708" w:type="dxa"/>
            <w:vAlign w:val="center"/>
          </w:tcPr>
          <w:p w14:paraId="794BA02B" w14:textId="39F25A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4BA0A99B" w14:textId="60495B9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営業の種類</w:t>
            </w:r>
          </w:p>
        </w:tc>
        <w:tc>
          <w:tcPr>
            <w:tcW w:w="5244" w:type="dxa"/>
            <w:shd w:val="clear" w:color="auto" w:fill="auto"/>
            <w:vAlign w:val="center"/>
            <w:hideMark/>
          </w:tcPr>
          <w:p w14:paraId="65AB0883" w14:textId="057D5A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食品衛生法施行令第35条にて定める34の営業の分類と、各地方公共団体における条例で定めた分類の中から該当するものを記載。</w:t>
            </w:r>
          </w:p>
        </w:tc>
      </w:tr>
      <w:tr w:rsidR="00C121E6" w:rsidRPr="004D5484" w14:paraId="768C2C78" w14:textId="77777777" w:rsidTr="00BA4F5B">
        <w:trPr>
          <w:trHeight w:val="608"/>
        </w:trPr>
        <w:tc>
          <w:tcPr>
            <w:tcW w:w="708" w:type="dxa"/>
            <w:vAlign w:val="center"/>
          </w:tcPr>
          <w:p w14:paraId="471E2AFB" w14:textId="0C8ECC0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292FF0" w14:textId="654C9C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業態</w:t>
            </w:r>
          </w:p>
        </w:tc>
        <w:tc>
          <w:tcPr>
            <w:tcW w:w="5244" w:type="dxa"/>
            <w:shd w:val="clear" w:color="auto" w:fill="auto"/>
            <w:vAlign w:val="center"/>
            <w:hideMark/>
          </w:tcPr>
          <w:p w14:paraId="0278FCF0"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営業施設の業態に係る情報で、「営業の種類」の項目より詳細な情報を記載。（「自動販売機」、「移動販売」、「臨時営業」等の情報も本項目に記載。）</w:t>
            </w:r>
          </w:p>
        </w:tc>
      </w:tr>
      <w:tr w:rsidR="00C121E6" w:rsidRPr="004D5484" w14:paraId="14533194" w14:textId="77777777" w:rsidTr="00BA4F5B">
        <w:trPr>
          <w:trHeight w:val="227"/>
        </w:trPr>
        <w:tc>
          <w:tcPr>
            <w:tcW w:w="708" w:type="dxa"/>
            <w:vAlign w:val="center"/>
          </w:tcPr>
          <w:p w14:paraId="6BAF8D7F" w14:textId="79346C5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A92FB04" w14:textId="6B63B8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営業所所在地</w:t>
            </w:r>
          </w:p>
        </w:tc>
        <w:tc>
          <w:tcPr>
            <w:tcW w:w="5244" w:type="dxa"/>
            <w:shd w:val="clear" w:color="auto" w:fill="auto"/>
            <w:vAlign w:val="center"/>
            <w:hideMark/>
          </w:tcPr>
          <w:p w14:paraId="7AA7D995" w14:textId="35043EE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営業施設の住所を記載。</w:t>
            </w:r>
          </w:p>
        </w:tc>
      </w:tr>
      <w:tr w:rsidR="00C121E6" w:rsidRPr="004D5484" w14:paraId="57631AE2" w14:textId="77777777" w:rsidTr="00BA4F5B">
        <w:trPr>
          <w:trHeight w:val="276"/>
        </w:trPr>
        <w:tc>
          <w:tcPr>
            <w:tcW w:w="708" w:type="dxa"/>
            <w:vAlign w:val="center"/>
          </w:tcPr>
          <w:p w14:paraId="0F23D7A7"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6A1A566" w14:textId="48D42F3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営業所建物名等</w:t>
            </w:r>
          </w:p>
        </w:tc>
        <w:tc>
          <w:tcPr>
            <w:tcW w:w="5244" w:type="dxa"/>
            <w:shd w:val="clear" w:color="auto" w:fill="auto"/>
            <w:vAlign w:val="center"/>
            <w:hideMark/>
          </w:tcPr>
          <w:p w14:paraId="1A375275" w14:textId="489A3B7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営業施設の住所の建物名等を記載。</w:t>
            </w:r>
          </w:p>
        </w:tc>
      </w:tr>
      <w:tr w:rsidR="00C121E6" w:rsidRPr="004D5484" w14:paraId="4DBEE591" w14:textId="77777777" w:rsidTr="00BA4F5B">
        <w:trPr>
          <w:trHeight w:val="196"/>
        </w:trPr>
        <w:tc>
          <w:tcPr>
            <w:tcW w:w="708" w:type="dxa"/>
            <w:vAlign w:val="center"/>
          </w:tcPr>
          <w:p w14:paraId="5436131F" w14:textId="5D35A07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100B3BC7" w14:textId="6D14DB8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緯度</w:t>
            </w:r>
          </w:p>
        </w:tc>
        <w:tc>
          <w:tcPr>
            <w:tcW w:w="5244" w:type="dxa"/>
            <w:shd w:val="clear" w:color="auto" w:fill="auto"/>
            <w:vAlign w:val="center"/>
            <w:hideMark/>
          </w:tcPr>
          <w:p w14:paraId="31D4DA13" w14:textId="7EEDFC2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営業施設の緯度を記載。</w:t>
            </w:r>
          </w:p>
        </w:tc>
      </w:tr>
      <w:tr w:rsidR="00C121E6" w:rsidRPr="004D5484" w14:paraId="76DEC0F2" w14:textId="77777777" w:rsidTr="00BA4F5B">
        <w:trPr>
          <w:trHeight w:val="243"/>
        </w:trPr>
        <w:tc>
          <w:tcPr>
            <w:tcW w:w="708" w:type="dxa"/>
            <w:vAlign w:val="center"/>
          </w:tcPr>
          <w:p w14:paraId="3FF2CE6E" w14:textId="6D59444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2F79BD46" w14:textId="398860B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経度</w:t>
            </w:r>
          </w:p>
        </w:tc>
        <w:tc>
          <w:tcPr>
            <w:tcW w:w="5244" w:type="dxa"/>
            <w:shd w:val="clear" w:color="auto" w:fill="auto"/>
            <w:vAlign w:val="center"/>
            <w:hideMark/>
          </w:tcPr>
          <w:p w14:paraId="127D958B" w14:textId="0AF06FD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営業施設の経度を記載。</w:t>
            </w:r>
          </w:p>
        </w:tc>
      </w:tr>
      <w:tr w:rsidR="00C121E6" w:rsidRPr="004D5484" w14:paraId="5B527AD7" w14:textId="77777777" w:rsidTr="00BA4F5B">
        <w:trPr>
          <w:trHeight w:val="50"/>
        </w:trPr>
        <w:tc>
          <w:tcPr>
            <w:tcW w:w="708" w:type="dxa"/>
            <w:vAlign w:val="center"/>
          </w:tcPr>
          <w:p w14:paraId="7792FB81" w14:textId="149E26B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9D00BE" w14:textId="60E6212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営業所電話番号</w:t>
            </w:r>
          </w:p>
        </w:tc>
        <w:tc>
          <w:tcPr>
            <w:tcW w:w="5244" w:type="dxa"/>
            <w:shd w:val="clear" w:color="auto" w:fill="auto"/>
            <w:vAlign w:val="center"/>
            <w:hideMark/>
          </w:tcPr>
          <w:p w14:paraId="2D2E1117" w14:textId="4500549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営業施設の連絡先（電話番号）を記載。</w:t>
            </w:r>
          </w:p>
        </w:tc>
      </w:tr>
      <w:tr w:rsidR="00C121E6" w:rsidRPr="004D5484" w14:paraId="5E7EE0A2" w14:textId="77777777" w:rsidTr="00BA4F5B">
        <w:trPr>
          <w:trHeight w:val="190"/>
        </w:trPr>
        <w:tc>
          <w:tcPr>
            <w:tcW w:w="708" w:type="dxa"/>
            <w:vAlign w:val="center"/>
          </w:tcPr>
          <w:p w14:paraId="6E86C1E2" w14:textId="12405EA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063F81FF" w14:textId="5CC78D5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法人名</w:t>
            </w:r>
          </w:p>
        </w:tc>
        <w:tc>
          <w:tcPr>
            <w:tcW w:w="5244" w:type="dxa"/>
            <w:shd w:val="clear" w:color="auto" w:fill="auto"/>
            <w:vAlign w:val="center"/>
            <w:hideMark/>
          </w:tcPr>
          <w:p w14:paraId="123D8E0A" w14:textId="4A7BDF2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申請主体が法人の場合、法人名を記載。営業許可申請が個人の場合は記載不要。</w:t>
            </w:r>
          </w:p>
        </w:tc>
      </w:tr>
      <w:tr w:rsidR="00C121E6" w:rsidRPr="004D5484" w14:paraId="3B88EC93" w14:textId="77777777" w:rsidTr="00BA4F5B">
        <w:trPr>
          <w:trHeight w:val="313"/>
        </w:trPr>
        <w:tc>
          <w:tcPr>
            <w:tcW w:w="708" w:type="dxa"/>
            <w:vAlign w:val="center"/>
          </w:tcPr>
          <w:p w14:paraId="32805B1E"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447CA03C" w14:textId="42C8F5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法人番号</w:t>
            </w:r>
          </w:p>
        </w:tc>
        <w:tc>
          <w:tcPr>
            <w:tcW w:w="5244" w:type="dxa"/>
            <w:shd w:val="clear" w:color="auto" w:fill="auto"/>
            <w:vAlign w:val="center"/>
            <w:hideMark/>
          </w:tcPr>
          <w:p w14:paraId="597368D1" w14:textId="0D2D5ECC"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申請主体が法人の場合、法人番号を記載。営業許可申請が個人の場合は記載不要。</w:t>
            </w:r>
          </w:p>
        </w:tc>
      </w:tr>
      <w:tr w:rsidR="00C121E6" w:rsidRPr="004D5484" w14:paraId="13666A4B" w14:textId="77777777" w:rsidTr="00BA4F5B">
        <w:trPr>
          <w:trHeight w:val="437"/>
        </w:trPr>
        <w:tc>
          <w:tcPr>
            <w:tcW w:w="708" w:type="dxa"/>
            <w:vAlign w:val="center"/>
          </w:tcPr>
          <w:p w14:paraId="5051C84B" w14:textId="6B2E28B0"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E8844B" w14:textId="0134594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244" w:type="dxa"/>
            <w:shd w:val="clear" w:color="auto" w:fill="auto"/>
            <w:vAlign w:val="center"/>
            <w:hideMark/>
          </w:tcPr>
          <w:p w14:paraId="5C390AF6"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営業許可申請に対する各地方公共団体で管理する許可番号を記載。</w:t>
            </w:r>
          </w:p>
        </w:tc>
      </w:tr>
      <w:tr w:rsidR="00C121E6" w:rsidRPr="004D5484" w14:paraId="45274619" w14:textId="77777777" w:rsidTr="00BA4F5B">
        <w:trPr>
          <w:trHeight w:val="420"/>
        </w:trPr>
        <w:tc>
          <w:tcPr>
            <w:tcW w:w="708" w:type="dxa"/>
            <w:vAlign w:val="center"/>
          </w:tcPr>
          <w:p w14:paraId="2D7D7EA0" w14:textId="209A7A5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B087A70" w14:textId="6C7DB45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初回許可年月日</w:t>
            </w:r>
          </w:p>
        </w:tc>
        <w:tc>
          <w:tcPr>
            <w:tcW w:w="5244" w:type="dxa"/>
            <w:shd w:val="clear" w:color="auto" w:fill="auto"/>
            <w:vAlign w:val="center"/>
            <w:hideMark/>
          </w:tcPr>
          <w:p w14:paraId="1F84CFDE" w14:textId="3CBA843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初回に営業許可を出した時の年月日を記載。</w:t>
            </w:r>
          </w:p>
        </w:tc>
      </w:tr>
      <w:tr w:rsidR="00C121E6" w:rsidRPr="004D5484" w14:paraId="1DD740AA" w14:textId="77777777" w:rsidTr="00BA4F5B">
        <w:trPr>
          <w:trHeight w:val="411"/>
        </w:trPr>
        <w:tc>
          <w:tcPr>
            <w:tcW w:w="708" w:type="dxa"/>
            <w:vAlign w:val="center"/>
          </w:tcPr>
          <w:p w14:paraId="4981A34E" w14:textId="64DBE05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B90DBE" w14:textId="426F78F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許可年月日</w:t>
            </w:r>
          </w:p>
        </w:tc>
        <w:tc>
          <w:tcPr>
            <w:tcW w:w="5244" w:type="dxa"/>
            <w:shd w:val="clear" w:color="auto" w:fill="auto"/>
            <w:vAlign w:val="center"/>
            <w:hideMark/>
          </w:tcPr>
          <w:p w14:paraId="7852DC38" w14:textId="5A6E31E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直近で営業許可を出した時の年月日を記載。</w:t>
            </w:r>
          </w:p>
        </w:tc>
      </w:tr>
      <w:tr w:rsidR="00C121E6" w:rsidRPr="004D5484" w14:paraId="1C1F5AF9" w14:textId="77777777" w:rsidTr="00BA4F5B">
        <w:trPr>
          <w:trHeight w:val="276"/>
        </w:trPr>
        <w:tc>
          <w:tcPr>
            <w:tcW w:w="708" w:type="dxa"/>
            <w:vAlign w:val="center"/>
          </w:tcPr>
          <w:p w14:paraId="220F5C36" w14:textId="615471A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65D87805" w14:textId="0D62CAE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許可開始日</w:t>
            </w:r>
          </w:p>
        </w:tc>
        <w:tc>
          <w:tcPr>
            <w:tcW w:w="5244" w:type="dxa"/>
            <w:shd w:val="clear" w:color="auto" w:fill="auto"/>
            <w:vAlign w:val="center"/>
            <w:hideMark/>
          </w:tcPr>
          <w:p w14:paraId="48C72D3D" w14:textId="507E410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営業許可開始日の年月日を記載。</w:t>
            </w:r>
          </w:p>
        </w:tc>
      </w:tr>
      <w:tr w:rsidR="00C121E6" w:rsidRPr="004D5484" w14:paraId="713DABFE" w14:textId="77777777" w:rsidTr="00BA4F5B">
        <w:trPr>
          <w:trHeight w:val="182"/>
        </w:trPr>
        <w:tc>
          <w:tcPr>
            <w:tcW w:w="708" w:type="dxa"/>
            <w:vAlign w:val="center"/>
          </w:tcPr>
          <w:p w14:paraId="40DDE3D7" w14:textId="623A8C4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9F1C5D0" w14:textId="425137F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許可満了日</w:t>
            </w:r>
          </w:p>
        </w:tc>
        <w:tc>
          <w:tcPr>
            <w:tcW w:w="5244" w:type="dxa"/>
            <w:shd w:val="clear" w:color="auto" w:fill="auto"/>
            <w:vAlign w:val="center"/>
            <w:hideMark/>
          </w:tcPr>
          <w:p w14:paraId="428E897F" w14:textId="169204B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営業許可満了日の年月日を記載。</w:t>
            </w:r>
          </w:p>
        </w:tc>
      </w:tr>
      <w:tr w:rsidR="00C121E6" w:rsidRPr="004D5484" w14:paraId="5876FE69" w14:textId="77777777" w:rsidTr="00BA4F5B">
        <w:trPr>
          <w:trHeight w:val="243"/>
        </w:trPr>
        <w:tc>
          <w:tcPr>
            <w:tcW w:w="708" w:type="dxa"/>
            <w:vAlign w:val="center"/>
          </w:tcPr>
          <w:p w14:paraId="4529D181" w14:textId="7F9A401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5FC2DD3" w14:textId="1B7A7D6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廃業年月日</w:t>
            </w:r>
          </w:p>
        </w:tc>
        <w:tc>
          <w:tcPr>
            <w:tcW w:w="5244" w:type="dxa"/>
            <w:shd w:val="clear" w:color="auto" w:fill="auto"/>
            <w:vAlign w:val="center"/>
            <w:hideMark/>
          </w:tcPr>
          <w:p w14:paraId="6BDEABF0" w14:textId="7ACB790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廃業届を受理した際の廃業日の年月日を記載。</w:t>
            </w:r>
          </w:p>
        </w:tc>
      </w:tr>
      <w:tr w:rsidR="00C121E6" w:rsidRPr="004D5484" w14:paraId="5C4EEC76" w14:textId="77777777" w:rsidTr="00BA4F5B">
        <w:trPr>
          <w:trHeight w:val="545"/>
        </w:trPr>
        <w:tc>
          <w:tcPr>
            <w:tcW w:w="708" w:type="dxa"/>
            <w:vAlign w:val="center"/>
          </w:tcPr>
          <w:p w14:paraId="561CB91A" w14:textId="5B9A3D7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80AF575" w14:textId="705709B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申請区分</w:t>
            </w:r>
          </w:p>
        </w:tc>
        <w:tc>
          <w:tcPr>
            <w:tcW w:w="5244" w:type="dxa"/>
            <w:shd w:val="clear" w:color="auto" w:fill="auto"/>
            <w:vAlign w:val="center"/>
            <w:hideMark/>
          </w:tcPr>
          <w:p w14:paraId="0D4CF490" w14:textId="65B8AFE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受理した申請の区分を記載。「新規」「変更」「継続」「廃業」</w:t>
            </w:r>
          </w:p>
        </w:tc>
      </w:tr>
      <w:tr w:rsidR="00C121E6" w:rsidRPr="004D5484" w14:paraId="4788A6EF" w14:textId="77777777" w:rsidTr="00BA4F5B">
        <w:trPr>
          <w:trHeight w:val="385"/>
        </w:trPr>
        <w:tc>
          <w:tcPr>
            <w:tcW w:w="708" w:type="dxa"/>
            <w:vAlign w:val="center"/>
          </w:tcPr>
          <w:p w14:paraId="435BF531"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D254E4" w14:textId="26F5EB9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許可条件</w:t>
            </w:r>
          </w:p>
        </w:tc>
        <w:tc>
          <w:tcPr>
            <w:tcW w:w="5244" w:type="dxa"/>
            <w:shd w:val="clear" w:color="auto" w:fill="auto"/>
            <w:noWrap/>
            <w:vAlign w:val="center"/>
            <w:hideMark/>
          </w:tcPr>
          <w:p w14:paraId="391A785F"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営業許可にあたり、付けている条件がある場合、その内容を記載。</w:t>
            </w:r>
          </w:p>
        </w:tc>
      </w:tr>
    </w:tbl>
    <w:p w14:paraId="41EA1BF4" w14:textId="7605DDBD" w:rsidR="00E507D9" w:rsidRDefault="00550C04" w:rsidP="00820BE2">
      <w:pPr>
        <w:pStyle w:val="51"/>
      </w:pPr>
      <w:r>
        <w:rPr>
          <w:rFonts w:hint="eastAsia"/>
        </w:rPr>
        <w:t>データ項目に選択肢があるときの候補</w:t>
      </w:r>
      <w:r w:rsidR="00E507D9">
        <w:tab/>
      </w:r>
    </w:p>
    <w:p w14:paraId="79E00DEB" w14:textId="77777777" w:rsidR="00205EFD" w:rsidRDefault="00205EFD">
      <w:pPr>
        <w:pStyle w:val="6"/>
      </w:pPr>
      <w:r w:rsidRPr="00205EFD">
        <w:rPr>
          <w:rFonts w:hint="eastAsia"/>
        </w:rPr>
        <w:t>食品衛生法施行令第</w:t>
      </w:r>
      <w:r w:rsidRPr="00205EFD">
        <w:rPr>
          <w:rFonts w:hint="eastAsia"/>
        </w:rPr>
        <w:t>35</w:t>
      </w:r>
      <w:r w:rsidRPr="00205EFD">
        <w:rPr>
          <w:rFonts w:hint="eastAsia"/>
        </w:rPr>
        <w:t>条</w:t>
      </w:r>
    </w:p>
    <w:p w14:paraId="4D5BD4C4" w14:textId="5245A6F2" w:rsidR="00205EFD" w:rsidRPr="005A5541" w:rsidRDefault="00DA4664" w:rsidP="00DE2F8B">
      <w:pPr>
        <w:pStyle w:val="afd"/>
      </w:pPr>
      <w:r w:rsidRPr="004D5484">
        <w:rPr>
          <w:rFonts w:hint="eastAsia"/>
        </w:rPr>
        <w:t>営業の種類</w:t>
      </w:r>
      <w:r w:rsidR="00205EFD">
        <w:rPr>
          <w:rFonts w:hint="eastAsia"/>
        </w:rPr>
        <w:t>を以下の中から選択する。</w:t>
      </w:r>
    </w:p>
    <w:p w14:paraId="7C8A4C61" w14:textId="3A1F9429" w:rsidR="005A5541" w:rsidRDefault="00BA4F5B" w:rsidP="00BA4F5B">
      <w:pPr>
        <w:pStyle w:val="affd"/>
        <w:ind w:leftChars="0" w:left="830"/>
      </w:pPr>
      <w:r>
        <w:rPr>
          <w:rFonts w:hint="eastAsia"/>
        </w:rPr>
        <w:t>①</w:t>
      </w:r>
      <w:r w:rsidR="001C0668" w:rsidRPr="001C0668">
        <w:rPr>
          <w:rFonts w:hint="eastAsia"/>
        </w:rPr>
        <w:t>飲食店営業、②喫茶店営業、③菓子製造業、④あん類製造業、⑤アイスクリーム類製造業、⑥</w:t>
      </w:r>
      <w:r w:rsidR="001C0668" w:rsidRPr="001C0668">
        <w:t xml:space="preserve"> </w:t>
      </w:r>
      <w:r w:rsidR="001C0668" w:rsidRPr="001C0668">
        <w:rPr>
          <w:rFonts w:hint="eastAsia"/>
        </w:rPr>
        <w:t>乳処理業、⑦特別牛乳搾取処理業</w:t>
      </w:r>
      <w:r w:rsidR="008B7850">
        <w:rPr>
          <w:rFonts w:hint="eastAsia"/>
        </w:rPr>
        <w:t>、</w:t>
      </w:r>
      <w:r w:rsidR="001C0668" w:rsidRPr="001C0668">
        <w:rPr>
          <w:rFonts w:hint="eastAsia"/>
        </w:rPr>
        <w:t>⑧</w:t>
      </w:r>
      <w:r w:rsidR="001C0668" w:rsidRPr="001C0668">
        <w:t xml:space="preserve"> </w:t>
      </w:r>
      <w:r w:rsidR="001C0668" w:rsidRPr="001C0668">
        <w:rPr>
          <w:rFonts w:hint="eastAsia"/>
        </w:rPr>
        <w:t>乳製品製造業、⑨集乳業⑩</w:t>
      </w:r>
      <w:r w:rsidR="001C0668" w:rsidRPr="001C0668">
        <w:t xml:space="preserve"> </w:t>
      </w:r>
      <w:r w:rsidR="001C0668" w:rsidRPr="001C0668">
        <w:rPr>
          <w:rFonts w:hint="eastAsia"/>
        </w:rPr>
        <w:t>乳類販売業、⑪食肉処理業、⑫食肉販売業、⑬食肉製品製造業、⑭魚介類販売業、⑮魚介類せり売営業、⑯魚肉ねり製品製造業⑰食品の冷凍又は冷蔵業</w:t>
      </w:r>
      <w:r w:rsidR="008B7850">
        <w:rPr>
          <w:rFonts w:hint="eastAsia"/>
        </w:rPr>
        <w:t>、</w:t>
      </w:r>
      <w:r w:rsidR="001C0668" w:rsidRPr="001C0668">
        <w:rPr>
          <w:rFonts w:hint="eastAsia"/>
        </w:rPr>
        <w:t>⑱食品の放射線照射業、⑲</w:t>
      </w:r>
      <w:r w:rsidR="001C0668" w:rsidRPr="001C0668">
        <w:t xml:space="preserve"> </w:t>
      </w:r>
      <w:r w:rsidR="001C0668" w:rsidRPr="001C0668">
        <w:rPr>
          <w:rFonts w:hint="eastAsia"/>
        </w:rPr>
        <w:t>清涼飲料水製造業、⑳乳酸菌飲料製造業、㉑氷雪製造業、㉒氷雪販売業㉓食用油脂製造業、㉔マーガリン又はショートニング製造業、㉕みぞ製造業、㉖しょう油製造業、㉗ソース類製造業、㉘酒類製造業、㉙豆腐製造業、㉚納豆製造業、㉛めん類製造業、㉜そうざい製造業、㉝缶詰又は瓶詰製造業、㉞添加物製造業</w:t>
      </w:r>
    </w:p>
    <w:p w14:paraId="23FCABA4" w14:textId="480C867C" w:rsidR="00807781" w:rsidRDefault="00807781" w:rsidP="00FB1F42">
      <w:pPr>
        <w:pStyle w:val="affd"/>
        <w:ind w:left="960"/>
      </w:pPr>
      <w:r w:rsidRPr="00807781">
        <w:t>https://www.mhlw.go.jp/content/11121000/000349946.pdf</w:t>
      </w:r>
    </w:p>
    <w:p w14:paraId="339B130A" w14:textId="02576C4D" w:rsidR="00574D72" w:rsidRDefault="00574D72" w:rsidP="00E878F4">
      <w:pPr>
        <w:pStyle w:val="32"/>
      </w:pPr>
      <w:bookmarkStart w:id="103" w:name="_Toc103599988"/>
      <w:r>
        <w:rPr>
          <w:rFonts w:hint="eastAsia"/>
        </w:rPr>
        <w:t>公園</w:t>
      </w:r>
      <w:bookmarkEnd w:id="103"/>
    </w:p>
    <w:p w14:paraId="6EE26B82" w14:textId="0739EBAE" w:rsidR="00355F5A" w:rsidRPr="00355F5A" w:rsidRDefault="00355F5A" w:rsidP="00355F5A">
      <w:pPr>
        <w:pStyle w:val="a8"/>
        <w:ind w:left="120" w:firstLine="240"/>
      </w:pPr>
      <w:r>
        <w:rPr>
          <w:rFonts w:hint="eastAsia"/>
        </w:rPr>
        <w:t>都市公園や緑地などに関する情報を以下に示</w:t>
      </w:r>
      <w:r w:rsidR="00C121E6">
        <w:rPr>
          <w:rFonts w:hint="eastAsia"/>
        </w:rPr>
        <w:t>します</w:t>
      </w:r>
      <w:r>
        <w:rPr>
          <w:rFonts w:hint="eastAsia"/>
        </w:rPr>
        <w:t>。</w:t>
      </w:r>
    </w:p>
    <w:p w14:paraId="5588BF9B" w14:textId="0878ECFA" w:rsidR="00AF0C30" w:rsidRDefault="004521EB" w:rsidP="001F162B">
      <w:pPr>
        <w:pStyle w:val="51"/>
        <w:numPr>
          <w:ilvl w:val="4"/>
          <w:numId w:val="22"/>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1985"/>
        <w:gridCol w:w="3118"/>
        <w:gridCol w:w="2976"/>
      </w:tblGrid>
      <w:tr w:rsidR="00AF0C30" w:rsidRPr="00B7091E" w14:paraId="62573A12" w14:textId="77777777" w:rsidTr="00206291">
        <w:tc>
          <w:tcPr>
            <w:tcW w:w="1228" w:type="pct"/>
            <w:shd w:val="clear" w:color="auto" w:fill="D9D9D9" w:themeFill="background1" w:themeFillShade="D9"/>
          </w:tcPr>
          <w:p w14:paraId="7A2B86F4"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930" w:type="pct"/>
            <w:shd w:val="clear" w:color="auto" w:fill="D9D9D9" w:themeFill="background1" w:themeFillShade="D9"/>
          </w:tcPr>
          <w:p w14:paraId="72E54330"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1842" w:type="pct"/>
            <w:shd w:val="clear" w:color="auto" w:fill="D9D9D9" w:themeFill="background1" w:themeFillShade="D9"/>
          </w:tcPr>
          <w:p w14:paraId="604F6EB7"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F384E93" w14:textId="77777777" w:rsidTr="00206291">
        <w:tc>
          <w:tcPr>
            <w:tcW w:w="1228" w:type="pct"/>
          </w:tcPr>
          <w:p w14:paraId="475BAB57" w14:textId="394914E7" w:rsidR="00AF0C30" w:rsidRPr="0097334B" w:rsidRDefault="00B90B4C" w:rsidP="0078016C">
            <w:pPr>
              <w:pStyle w:val="aa"/>
              <w:snapToGrid w:val="0"/>
              <w:ind w:leftChars="0" w:left="0" w:firstLineChars="0" w:firstLine="0"/>
              <w:rPr>
                <w:sz w:val="20"/>
                <w:szCs w:val="18"/>
              </w:rPr>
            </w:pPr>
            <w:r>
              <w:rPr>
                <w:rFonts w:hint="eastAsia"/>
                <w:sz w:val="20"/>
                <w:szCs w:val="18"/>
              </w:rPr>
              <w:t>公園</w:t>
            </w:r>
          </w:p>
        </w:tc>
        <w:tc>
          <w:tcPr>
            <w:tcW w:w="1930" w:type="pct"/>
          </w:tcPr>
          <w:p w14:paraId="22C90A8A" w14:textId="6742E2EE" w:rsidR="00AF0C30" w:rsidRPr="0097334B" w:rsidRDefault="00B90B4C" w:rsidP="0078016C">
            <w:pPr>
              <w:pStyle w:val="aa"/>
              <w:snapToGrid w:val="0"/>
              <w:ind w:leftChars="0" w:left="0" w:firstLineChars="0" w:firstLine="0"/>
              <w:rPr>
                <w:sz w:val="20"/>
                <w:szCs w:val="18"/>
              </w:rPr>
            </w:pPr>
            <w:r>
              <w:rPr>
                <w:rFonts w:hint="eastAsia"/>
                <w:sz w:val="20"/>
                <w:szCs w:val="18"/>
              </w:rPr>
              <w:t>Park</w:t>
            </w:r>
          </w:p>
        </w:tc>
        <w:tc>
          <w:tcPr>
            <w:tcW w:w="1842" w:type="pct"/>
          </w:tcPr>
          <w:p w14:paraId="15A6131F"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78016C" w:rsidRPr="00B7091E" w14:paraId="699E8BF8" w14:textId="77777777" w:rsidTr="00206291">
        <w:tc>
          <w:tcPr>
            <w:tcW w:w="1228" w:type="pct"/>
          </w:tcPr>
          <w:p w14:paraId="6696D0ED" w14:textId="63A5FF3C" w:rsidR="0078016C" w:rsidRDefault="0078016C" w:rsidP="0078016C">
            <w:pPr>
              <w:pStyle w:val="aa"/>
              <w:snapToGrid w:val="0"/>
              <w:ind w:leftChars="0" w:left="0" w:firstLineChars="0" w:firstLine="0"/>
              <w:rPr>
                <w:sz w:val="20"/>
                <w:szCs w:val="18"/>
              </w:rPr>
            </w:pPr>
            <w:r>
              <w:rPr>
                <w:rFonts w:hint="eastAsia"/>
                <w:sz w:val="20"/>
                <w:szCs w:val="18"/>
              </w:rPr>
              <w:t>公共スペース</w:t>
            </w:r>
          </w:p>
        </w:tc>
        <w:tc>
          <w:tcPr>
            <w:tcW w:w="1930" w:type="pct"/>
          </w:tcPr>
          <w:p w14:paraId="42D9F248" w14:textId="6DEAC9B3" w:rsidR="0078016C" w:rsidRDefault="0078016C" w:rsidP="0078016C">
            <w:pPr>
              <w:pStyle w:val="aa"/>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c>
          <w:tcPr>
            <w:tcW w:w="1842" w:type="pct"/>
          </w:tcPr>
          <w:p w14:paraId="3E309A5C" w14:textId="004B5E69" w:rsidR="0078016C" w:rsidRPr="0097334B" w:rsidRDefault="00206291" w:rsidP="0078016C">
            <w:pPr>
              <w:pStyle w:val="aa"/>
              <w:snapToGrid w:val="0"/>
              <w:ind w:leftChars="0" w:left="0" w:firstLineChars="0" w:firstLine="0"/>
              <w:rPr>
                <w:sz w:val="20"/>
                <w:szCs w:val="18"/>
              </w:rPr>
            </w:pPr>
            <w:r w:rsidRPr="00206291">
              <w:rPr>
                <w:rFonts w:hint="eastAsia"/>
                <w:sz w:val="20"/>
                <w:szCs w:val="18"/>
              </w:rPr>
              <w:t>３D都市モデル標準製品仕様書</w:t>
            </w:r>
          </w:p>
        </w:tc>
      </w:tr>
      <w:tr w:rsidR="0078016C" w:rsidRPr="00B7091E" w14:paraId="16BA5956" w14:textId="77777777" w:rsidTr="00206291">
        <w:tc>
          <w:tcPr>
            <w:tcW w:w="1228" w:type="pct"/>
          </w:tcPr>
          <w:p w14:paraId="4FE539EA" w14:textId="252FA1EC" w:rsidR="0078016C" w:rsidRDefault="0078016C" w:rsidP="0078016C">
            <w:pPr>
              <w:pStyle w:val="aa"/>
              <w:snapToGrid w:val="0"/>
              <w:ind w:leftChars="0" w:left="0" w:firstLineChars="0" w:firstLine="0"/>
              <w:rPr>
                <w:sz w:val="20"/>
                <w:szCs w:val="18"/>
              </w:rPr>
            </w:pPr>
            <w:r>
              <w:rPr>
                <w:rFonts w:hint="eastAsia"/>
                <w:sz w:val="20"/>
                <w:szCs w:val="18"/>
              </w:rPr>
              <w:t>公園</w:t>
            </w:r>
          </w:p>
        </w:tc>
        <w:tc>
          <w:tcPr>
            <w:tcW w:w="1930" w:type="pct"/>
          </w:tcPr>
          <w:p w14:paraId="27EBA804" w14:textId="07F73155" w:rsidR="0078016C" w:rsidRDefault="0078016C" w:rsidP="0078016C">
            <w:pPr>
              <w:pStyle w:val="aa"/>
              <w:snapToGrid w:val="0"/>
              <w:ind w:leftChars="0" w:left="0" w:firstLineChars="0" w:firstLine="0"/>
              <w:rPr>
                <w:sz w:val="20"/>
                <w:szCs w:val="18"/>
              </w:rPr>
            </w:pPr>
            <w:r>
              <w:rPr>
                <w:sz w:val="20"/>
                <w:szCs w:val="18"/>
              </w:rPr>
              <w:t>P</w:t>
            </w:r>
            <w:r>
              <w:rPr>
                <w:rFonts w:hint="eastAsia"/>
                <w:sz w:val="20"/>
                <w:szCs w:val="18"/>
              </w:rPr>
              <w:t>ark</w:t>
            </w:r>
          </w:p>
        </w:tc>
        <w:tc>
          <w:tcPr>
            <w:tcW w:w="1842" w:type="pct"/>
          </w:tcPr>
          <w:p w14:paraId="16996B69" w14:textId="6445B05A" w:rsidR="0078016C" w:rsidRDefault="0078016C" w:rsidP="0078016C">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986079E" w14:textId="77777777" w:rsidR="00AF0C30" w:rsidRDefault="00AF0C30" w:rsidP="00AF0C30">
      <w:pPr>
        <w:pStyle w:val="51"/>
      </w:pPr>
      <w:r>
        <w:rPr>
          <w:rFonts w:hint="eastAsia"/>
        </w:rPr>
        <w:t>データモデル</w:t>
      </w:r>
    </w:p>
    <w:p w14:paraId="190C9275" w14:textId="608B6601" w:rsidR="000D78AE" w:rsidRDefault="00AF0C30" w:rsidP="00AF0C30">
      <w:pPr>
        <w:pStyle w:val="aa"/>
        <w:ind w:left="360" w:firstLine="240"/>
      </w:pPr>
      <w:r>
        <w:rPr>
          <w:rFonts w:hint="eastAsia"/>
        </w:rPr>
        <w:t>施設の</w:t>
      </w:r>
      <w:r w:rsidR="000D78AE">
        <w:rPr>
          <w:rFonts w:hint="eastAsia"/>
        </w:rPr>
        <w:t>基本モデルに、目的別追加データ項目として以下を付加して利用します。</w:t>
      </w:r>
    </w:p>
    <w:p w14:paraId="5ED5111F" w14:textId="77777777" w:rsidR="0078016C" w:rsidRDefault="0078016C" w:rsidP="00AF0C30">
      <w:pPr>
        <w:pStyle w:val="aa"/>
        <w:ind w:left="360" w:firstLine="240"/>
      </w:pPr>
    </w:p>
    <w:p w14:paraId="2A78559C" w14:textId="3AACFA56" w:rsidR="0031472A" w:rsidRDefault="0031472A" w:rsidP="00AF0C30">
      <w:pPr>
        <w:pStyle w:val="aa"/>
        <w:ind w:left="360" w:firstLine="240"/>
      </w:pPr>
      <w:r>
        <w:rPr>
          <w:rFonts w:hint="eastAsia"/>
          <w:noProof/>
        </w:rPr>
        <w:lastRenderedPageBreak/>
        <w:drawing>
          <wp:inline distT="0" distB="0" distL="0" distR="0" wp14:anchorId="6DFF71DA" wp14:editId="4BECBCBC">
            <wp:extent cx="4914900" cy="1009650"/>
            <wp:effectExtent l="0" t="0" r="0" b="19050"/>
            <wp:docPr id="27" name="図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FF04F8A" w14:textId="4338CBC1" w:rsidR="0054347A" w:rsidRPr="00243930" w:rsidRDefault="0054347A" w:rsidP="0054347A">
      <w:pPr>
        <w:pStyle w:val="a8"/>
        <w:ind w:left="120" w:firstLine="240"/>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293"/>
        <w:gridCol w:w="6220"/>
      </w:tblGrid>
      <w:tr w:rsidR="00C121E6" w:rsidRPr="004D5484" w14:paraId="7CEBF3C3" w14:textId="77777777" w:rsidTr="00DE2F8B">
        <w:trPr>
          <w:trHeight w:val="82"/>
        </w:trPr>
        <w:tc>
          <w:tcPr>
            <w:tcW w:w="708" w:type="dxa"/>
            <w:shd w:val="clear" w:color="auto" w:fill="D9D9D9" w:themeFill="background1" w:themeFillShade="D9"/>
          </w:tcPr>
          <w:p w14:paraId="2D3B639F" w14:textId="36239C92" w:rsidR="00DE2F8B" w:rsidRDefault="00DE2F8B"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93" w:type="dxa"/>
            <w:shd w:val="clear" w:color="auto" w:fill="D9D9D9" w:themeFill="background1" w:themeFillShade="D9"/>
            <w:vAlign w:val="center"/>
          </w:tcPr>
          <w:p w14:paraId="38DA7517" w14:textId="49250B9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220" w:type="dxa"/>
            <w:shd w:val="clear" w:color="auto" w:fill="D9D9D9" w:themeFill="background1" w:themeFillShade="D9"/>
            <w:vAlign w:val="center"/>
          </w:tcPr>
          <w:p w14:paraId="0FDBC39C" w14:textId="497D2DA8"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4D5484" w14:paraId="3533018C" w14:textId="77777777" w:rsidTr="00DE2F8B">
        <w:trPr>
          <w:trHeight w:val="285"/>
        </w:trPr>
        <w:tc>
          <w:tcPr>
            <w:tcW w:w="708" w:type="dxa"/>
          </w:tcPr>
          <w:p w14:paraId="211BE249"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43805EF7" w14:textId="5A699F94"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目的</w:t>
            </w:r>
          </w:p>
        </w:tc>
        <w:tc>
          <w:tcPr>
            <w:tcW w:w="6220" w:type="dxa"/>
            <w:shd w:val="clear" w:color="auto" w:fill="auto"/>
            <w:vAlign w:val="center"/>
          </w:tcPr>
          <w:p w14:paraId="4C996E8D" w14:textId="562AF61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「体を動かす」「自然に触れる」「スポーツをする」「施設を利用する」や自由記述の特徴語を;区切りで列挙。</w:t>
            </w:r>
          </w:p>
        </w:tc>
      </w:tr>
      <w:tr w:rsidR="00C121E6" w:rsidRPr="004D5484" w14:paraId="727AA5F3" w14:textId="77777777" w:rsidTr="00DE2F8B">
        <w:trPr>
          <w:trHeight w:val="112"/>
        </w:trPr>
        <w:tc>
          <w:tcPr>
            <w:tcW w:w="708" w:type="dxa"/>
          </w:tcPr>
          <w:p w14:paraId="28CAC506"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26F72C77" w14:textId="45C4C51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公園種別</w:t>
            </w:r>
          </w:p>
        </w:tc>
        <w:tc>
          <w:tcPr>
            <w:tcW w:w="6220" w:type="dxa"/>
            <w:shd w:val="clear" w:color="auto" w:fill="auto"/>
            <w:vAlign w:val="center"/>
          </w:tcPr>
          <w:p w14:paraId="653662D6" w14:textId="4FFC01AB"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国土数値情報「都市公園」</w:t>
            </w:r>
            <w:r w:rsidRPr="00B22A66">
              <w:rPr>
                <w:rFonts w:asciiTheme="minorEastAsia" w:eastAsiaTheme="minorEastAsia" w:hAnsiTheme="minorEastAsia" w:cs="ＭＳ Ｐゴシック" w:hint="eastAsia"/>
                <w:kern w:val="0"/>
                <w:sz w:val="20"/>
                <w:szCs w:val="20"/>
              </w:rPr>
              <w:t>公園種別コード</w:t>
            </w:r>
            <w:r>
              <w:rPr>
                <w:rFonts w:asciiTheme="minorEastAsia" w:eastAsiaTheme="minorEastAsia" w:hAnsiTheme="minorEastAsia" w:cs="ＭＳ Ｐゴシック" w:hint="eastAsia"/>
                <w:kern w:val="0"/>
                <w:sz w:val="20"/>
                <w:szCs w:val="20"/>
              </w:rPr>
              <w:t>から選択する。</w:t>
            </w:r>
          </w:p>
        </w:tc>
      </w:tr>
      <w:tr w:rsidR="00C121E6" w:rsidRPr="004D5484" w14:paraId="05686BAC" w14:textId="77777777" w:rsidTr="00DE2F8B">
        <w:trPr>
          <w:trHeight w:val="130"/>
        </w:trPr>
        <w:tc>
          <w:tcPr>
            <w:tcW w:w="708" w:type="dxa"/>
          </w:tcPr>
          <w:p w14:paraId="2DF2ECD8"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341B3778" w14:textId="05F548B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特徴</w:t>
            </w:r>
          </w:p>
        </w:tc>
        <w:tc>
          <w:tcPr>
            <w:tcW w:w="6220" w:type="dxa"/>
            <w:shd w:val="clear" w:color="auto" w:fill="auto"/>
            <w:vAlign w:val="center"/>
          </w:tcPr>
          <w:p w14:paraId="1374DDAA" w14:textId="5849D56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「芝生広場」、「水遊び」、「ボート」、「森」、「歴史」、「庭園」や自由記述の特徴語を;区切りで列挙。</w:t>
            </w:r>
          </w:p>
        </w:tc>
      </w:tr>
      <w:tr w:rsidR="00C121E6" w:rsidRPr="004D5484" w14:paraId="3934B8FB" w14:textId="77777777" w:rsidTr="00DE2F8B">
        <w:trPr>
          <w:trHeight w:val="461"/>
        </w:trPr>
        <w:tc>
          <w:tcPr>
            <w:tcW w:w="708" w:type="dxa"/>
          </w:tcPr>
          <w:p w14:paraId="304BF231"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hideMark/>
          </w:tcPr>
          <w:p w14:paraId="6284008D" w14:textId="5B74F0E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主な遊具</w:t>
            </w:r>
          </w:p>
        </w:tc>
        <w:tc>
          <w:tcPr>
            <w:tcW w:w="6220" w:type="dxa"/>
            <w:shd w:val="clear" w:color="auto" w:fill="auto"/>
            <w:vAlign w:val="center"/>
            <w:hideMark/>
          </w:tcPr>
          <w:p w14:paraId="549A2971" w14:textId="6FB85451"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「健康遊具」「滑り台」「ブランコ」「鉄棒」「ジャングルジム」「複合遊具」「砂場」や自由記述の特徴語を;区切りで列挙。</w:t>
            </w:r>
          </w:p>
        </w:tc>
      </w:tr>
      <w:tr w:rsidR="00C121E6" w:rsidRPr="004D5484" w14:paraId="69C98473" w14:textId="77777777" w:rsidTr="00DE2F8B">
        <w:trPr>
          <w:trHeight w:val="585"/>
        </w:trPr>
        <w:tc>
          <w:tcPr>
            <w:tcW w:w="708" w:type="dxa"/>
          </w:tcPr>
          <w:p w14:paraId="7B06A004"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hideMark/>
          </w:tcPr>
          <w:p w14:paraId="36A9425C" w14:textId="6C9714D2"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主な植物</w:t>
            </w:r>
          </w:p>
        </w:tc>
        <w:tc>
          <w:tcPr>
            <w:tcW w:w="6220" w:type="dxa"/>
            <w:shd w:val="clear" w:color="auto" w:fill="auto"/>
            <w:noWrap/>
            <w:vAlign w:val="center"/>
            <w:hideMark/>
          </w:tcPr>
          <w:p w14:paraId="07191F11" w14:textId="77DBFE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「アジサイ」「イチョウ」「ウメ」「サクラ」「スイセン」「チューリップ」「ツツジ」「バラ」「フジ」「モミジ」や自由記述の特徴語を;区切りで列挙。</w:t>
            </w:r>
          </w:p>
        </w:tc>
      </w:tr>
      <w:tr w:rsidR="00C121E6" w:rsidRPr="004D5484" w14:paraId="2AB07E1E" w14:textId="77777777" w:rsidTr="00DE2F8B">
        <w:trPr>
          <w:trHeight w:val="335"/>
        </w:trPr>
        <w:tc>
          <w:tcPr>
            <w:tcW w:w="708" w:type="dxa"/>
          </w:tcPr>
          <w:p w14:paraId="4EC7434C"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2CC27714" w14:textId="4835B0AA"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スポーツ</w:t>
            </w:r>
          </w:p>
        </w:tc>
        <w:tc>
          <w:tcPr>
            <w:tcW w:w="6220" w:type="dxa"/>
            <w:shd w:val="clear" w:color="auto" w:fill="auto"/>
            <w:noWrap/>
            <w:vAlign w:val="center"/>
          </w:tcPr>
          <w:p w14:paraId="4870CE8B" w14:textId="09305D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「ジョギング」「テニス」「野球」「サッカー」「バスケットボール」「アスレチックコース」「プール」「ゲートボール」や自由記述の特徴語を;区切りで列挙。</w:t>
            </w:r>
          </w:p>
        </w:tc>
      </w:tr>
      <w:tr w:rsidR="00C121E6" w:rsidRPr="004D5484" w14:paraId="637AADC2" w14:textId="77777777" w:rsidTr="00DE2F8B">
        <w:trPr>
          <w:trHeight w:val="335"/>
        </w:trPr>
        <w:tc>
          <w:tcPr>
            <w:tcW w:w="708" w:type="dxa"/>
          </w:tcPr>
          <w:p w14:paraId="003DED72"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46112C81" w14:textId="4D6D96C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面積</w:t>
            </w:r>
          </w:p>
        </w:tc>
        <w:tc>
          <w:tcPr>
            <w:tcW w:w="6220" w:type="dxa"/>
            <w:shd w:val="clear" w:color="auto" w:fill="auto"/>
            <w:noWrap/>
            <w:vAlign w:val="center"/>
          </w:tcPr>
          <w:p w14:paraId="403F9D19" w14:textId="66592C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公園の面積（m2）</w:t>
            </w:r>
          </w:p>
        </w:tc>
      </w:tr>
      <w:tr w:rsidR="00C121E6" w:rsidRPr="004D5484" w14:paraId="519CC9D6" w14:textId="77777777" w:rsidTr="00DE2F8B">
        <w:trPr>
          <w:trHeight w:val="335"/>
        </w:trPr>
        <w:tc>
          <w:tcPr>
            <w:tcW w:w="708" w:type="dxa"/>
          </w:tcPr>
          <w:p w14:paraId="1A51B023"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195FB93E" w14:textId="62CAD4C7"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施設</w:t>
            </w:r>
          </w:p>
        </w:tc>
        <w:tc>
          <w:tcPr>
            <w:tcW w:w="6220" w:type="dxa"/>
            <w:shd w:val="clear" w:color="auto" w:fill="auto"/>
            <w:noWrap/>
            <w:vAlign w:val="center"/>
          </w:tcPr>
          <w:p w14:paraId="57C592C7" w14:textId="5A1CA5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「レストラン」「売店」「トイレ」「集会場」や自由記述の特徴語を;区切りで列挙。</w:t>
            </w:r>
          </w:p>
        </w:tc>
      </w:tr>
      <w:tr w:rsidR="00C121E6" w:rsidRPr="004D5484" w14:paraId="5B80BF2C" w14:textId="77777777" w:rsidTr="00DE2F8B">
        <w:trPr>
          <w:trHeight w:val="335"/>
        </w:trPr>
        <w:tc>
          <w:tcPr>
            <w:tcW w:w="708" w:type="dxa"/>
          </w:tcPr>
          <w:p w14:paraId="6486D8BD"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76D75CEC" w14:textId="4ADEE869"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禁止事項</w:t>
            </w:r>
          </w:p>
        </w:tc>
        <w:tc>
          <w:tcPr>
            <w:tcW w:w="6220" w:type="dxa"/>
            <w:shd w:val="clear" w:color="auto" w:fill="auto"/>
            <w:noWrap/>
            <w:vAlign w:val="center"/>
          </w:tcPr>
          <w:p w14:paraId="196BE6C4" w14:textId="597983E7"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「火気」「球技」「楽器」「ペット」「自転車」「遊泳」「動植物の採集」「凧あげ」「宴会」「野営」や自由記述の特徴語を;区切りで列挙。</w:t>
            </w:r>
          </w:p>
        </w:tc>
      </w:tr>
    </w:tbl>
    <w:p w14:paraId="7CF4B195" w14:textId="25E69586" w:rsidR="00E507D9" w:rsidRDefault="00550C04" w:rsidP="00BE31D7">
      <w:pPr>
        <w:pStyle w:val="51"/>
      </w:pPr>
      <w:r>
        <w:rPr>
          <w:rFonts w:hint="eastAsia"/>
        </w:rPr>
        <w:t>データ項目内で選択肢があるときの候補</w:t>
      </w:r>
    </w:p>
    <w:p w14:paraId="7637C118" w14:textId="3345B9FE" w:rsidR="009903D2" w:rsidRDefault="009903D2">
      <w:pPr>
        <w:pStyle w:val="6"/>
      </w:pPr>
      <w:r>
        <w:rPr>
          <w:rFonts w:hint="eastAsia"/>
        </w:rPr>
        <w:t>国土数値情報</w:t>
      </w:r>
    </w:p>
    <w:p w14:paraId="14FD0B2F" w14:textId="047A07C7" w:rsidR="009903D2" w:rsidRPr="009903D2" w:rsidRDefault="00EF1B75" w:rsidP="0078016C">
      <w:pPr>
        <w:pStyle w:val="afd"/>
      </w:pPr>
      <w:r>
        <w:rPr>
          <w:rFonts w:hint="eastAsia"/>
        </w:rPr>
        <w:t>公園種別は、</w:t>
      </w:r>
      <w:r w:rsidR="009903D2">
        <w:rPr>
          <w:rFonts w:hint="eastAsia"/>
        </w:rPr>
        <w:t>「都市公園」</w:t>
      </w:r>
      <w:r w:rsidR="009903D2" w:rsidRPr="00B22A66">
        <w:rPr>
          <w:rFonts w:hint="eastAsia"/>
        </w:rPr>
        <w:t>公園種別コード</w:t>
      </w:r>
      <w:r w:rsidR="009903D2">
        <w:rPr>
          <w:rFonts w:hint="eastAsia"/>
        </w:rPr>
        <w:t>から選択</w:t>
      </w:r>
      <w:r w:rsidR="00C121E6">
        <w:rPr>
          <w:rFonts w:hint="eastAsia"/>
        </w:rPr>
        <w:t>します</w:t>
      </w:r>
      <w:r w:rsidR="009903D2">
        <w:rPr>
          <w:rFonts w:hint="eastAsia"/>
        </w:rPr>
        <w:t>。</w:t>
      </w:r>
    </w:p>
    <w:p w14:paraId="0CA48213" w14:textId="77777777" w:rsidR="00F903A8" w:rsidRPr="0078016C" w:rsidRDefault="00F903A8" w:rsidP="0078016C">
      <w:pPr>
        <w:pStyle w:val="affd"/>
        <w:ind w:leftChars="600" w:left="1440"/>
        <w:rPr>
          <w:sz w:val="20"/>
          <w:szCs w:val="18"/>
        </w:rPr>
      </w:pPr>
      <w:r w:rsidRPr="0078016C">
        <w:rPr>
          <w:rFonts w:hint="eastAsia"/>
          <w:sz w:val="20"/>
          <w:szCs w:val="18"/>
        </w:rPr>
        <w:t>1街区公園</w:t>
      </w:r>
    </w:p>
    <w:p w14:paraId="1E1EC99B" w14:textId="77777777" w:rsidR="00F903A8" w:rsidRPr="0078016C" w:rsidRDefault="00F903A8" w:rsidP="0078016C">
      <w:pPr>
        <w:pStyle w:val="affd"/>
        <w:ind w:leftChars="600" w:left="1440"/>
        <w:rPr>
          <w:sz w:val="20"/>
          <w:szCs w:val="18"/>
        </w:rPr>
      </w:pPr>
      <w:r w:rsidRPr="0078016C">
        <w:rPr>
          <w:rFonts w:hint="eastAsia"/>
          <w:sz w:val="20"/>
          <w:szCs w:val="18"/>
        </w:rPr>
        <w:t>2近隣公園</w:t>
      </w:r>
    </w:p>
    <w:p w14:paraId="1E28F1BA" w14:textId="77777777" w:rsidR="00F903A8" w:rsidRPr="0078016C" w:rsidRDefault="00F903A8" w:rsidP="0078016C">
      <w:pPr>
        <w:pStyle w:val="affd"/>
        <w:ind w:leftChars="600" w:left="1440"/>
        <w:rPr>
          <w:sz w:val="20"/>
          <w:szCs w:val="18"/>
        </w:rPr>
      </w:pPr>
      <w:r w:rsidRPr="0078016C">
        <w:rPr>
          <w:rFonts w:hint="eastAsia"/>
          <w:sz w:val="20"/>
          <w:szCs w:val="18"/>
        </w:rPr>
        <w:t>3地区公園（カントリーパーク）</w:t>
      </w:r>
    </w:p>
    <w:p w14:paraId="23CE4088" w14:textId="77777777" w:rsidR="00F903A8" w:rsidRPr="0078016C" w:rsidRDefault="00F903A8" w:rsidP="0078016C">
      <w:pPr>
        <w:pStyle w:val="affd"/>
        <w:ind w:leftChars="600" w:left="1440"/>
        <w:rPr>
          <w:sz w:val="20"/>
          <w:szCs w:val="18"/>
        </w:rPr>
      </w:pPr>
      <w:r w:rsidRPr="0078016C">
        <w:rPr>
          <w:rFonts w:hint="eastAsia"/>
          <w:sz w:val="20"/>
          <w:szCs w:val="18"/>
        </w:rPr>
        <w:t>4総合公園</w:t>
      </w:r>
    </w:p>
    <w:p w14:paraId="3A8E55F8" w14:textId="77777777" w:rsidR="00F903A8" w:rsidRPr="0078016C" w:rsidRDefault="00F903A8" w:rsidP="0078016C">
      <w:pPr>
        <w:pStyle w:val="affd"/>
        <w:ind w:leftChars="600" w:left="1440"/>
        <w:rPr>
          <w:sz w:val="20"/>
          <w:szCs w:val="18"/>
        </w:rPr>
      </w:pPr>
      <w:r w:rsidRPr="0078016C">
        <w:rPr>
          <w:rFonts w:hint="eastAsia"/>
          <w:sz w:val="20"/>
          <w:szCs w:val="18"/>
        </w:rPr>
        <w:t>5運動公園</w:t>
      </w:r>
    </w:p>
    <w:p w14:paraId="0184E1E7" w14:textId="77777777" w:rsidR="00F903A8" w:rsidRPr="0078016C" w:rsidRDefault="00F903A8" w:rsidP="0078016C">
      <w:pPr>
        <w:pStyle w:val="affd"/>
        <w:ind w:leftChars="600" w:left="1440"/>
        <w:rPr>
          <w:sz w:val="20"/>
          <w:szCs w:val="18"/>
        </w:rPr>
      </w:pPr>
      <w:r w:rsidRPr="0078016C">
        <w:rPr>
          <w:rFonts w:hint="eastAsia"/>
          <w:sz w:val="20"/>
          <w:szCs w:val="18"/>
        </w:rPr>
        <w:t>6広域公園</w:t>
      </w:r>
    </w:p>
    <w:p w14:paraId="61DB0BC5" w14:textId="77777777" w:rsidR="00F903A8" w:rsidRPr="0078016C" w:rsidRDefault="00F903A8" w:rsidP="0078016C">
      <w:pPr>
        <w:pStyle w:val="affd"/>
        <w:ind w:leftChars="600" w:left="1440"/>
        <w:rPr>
          <w:sz w:val="20"/>
          <w:szCs w:val="18"/>
        </w:rPr>
      </w:pPr>
      <w:r w:rsidRPr="0078016C">
        <w:rPr>
          <w:rFonts w:hint="eastAsia"/>
          <w:sz w:val="20"/>
          <w:szCs w:val="18"/>
        </w:rPr>
        <w:t>7レクリエーション都市</w:t>
      </w:r>
    </w:p>
    <w:p w14:paraId="2B5F6EE4" w14:textId="77777777" w:rsidR="00F903A8" w:rsidRPr="0078016C" w:rsidRDefault="00F903A8" w:rsidP="0078016C">
      <w:pPr>
        <w:pStyle w:val="affd"/>
        <w:ind w:leftChars="600" w:left="1440"/>
        <w:rPr>
          <w:sz w:val="20"/>
          <w:szCs w:val="18"/>
        </w:rPr>
      </w:pPr>
      <w:r w:rsidRPr="0078016C">
        <w:rPr>
          <w:rFonts w:hint="eastAsia"/>
          <w:sz w:val="20"/>
          <w:szCs w:val="18"/>
        </w:rPr>
        <w:t>8国営公園</w:t>
      </w:r>
    </w:p>
    <w:p w14:paraId="072DFC78" w14:textId="77777777" w:rsidR="00F903A8" w:rsidRPr="0078016C" w:rsidRDefault="00F903A8" w:rsidP="0078016C">
      <w:pPr>
        <w:pStyle w:val="affd"/>
        <w:ind w:leftChars="600" w:left="1440"/>
        <w:rPr>
          <w:sz w:val="20"/>
          <w:szCs w:val="18"/>
        </w:rPr>
      </w:pPr>
      <w:r w:rsidRPr="0078016C">
        <w:rPr>
          <w:rFonts w:hint="eastAsia"/>
          <w:sz w:val="20"/>
          <w:szCs w:val="18"/>
        </w:rPr>
        <w:t>9特殊公園（風致公園、動植物公園、歴史公園、墓園）</w:t>
      </w:r>
    </w:p>
    <w:p w14:paraId="0A3B40B1" w14:textId="77777777" w:rsidR="00F903A8" w:rsidRPr="0078016C" w:rsidRDefault="00F903A8" w:rsidP="0078016C">
      <w:pPr>
        <w:pStyle w:val="affd"/>
        <w:ind w:leftChars="600" w:left="1440"/>
        <w:rPr>
          <w:sz w:val="20"/>
          <w:szCs w:val="18"/>
        </w:rPr>
      </w:pPr>
      <w:r w:rsidRPr="0078016C">
        <w:rPr>
          <w:rFonts w:hint="eastAsia"/>
          <w:sz w:val="20"/>
          <w:szCs w:val="18"/>
        </w:rPr>
        <w:t>10緩衝緑地</w:t>
      </w:r>
    </w:p>
    <w:p w14:paraId="1E2D8984" w14:textId="77777777" w:rsidR="00F903A8" w:rsidRPr="0078016C" w:rsidRDefault="00F903A8" w:rsidP="0078016C">
      <w:pPr>
        <w:pStyle w:val="affd"/>
        <w:ind w:leftChars="600" w:left="1440"/>
        <w:rPr>
          <w:sz w:val="20"/>
          <w:szCs w:val="18"/>
        </w:rPr>
      </w:pPr>
      <w:r w:rsidRPr="0078016C">
        <w:rPr>
          <w:rFonts w:hint="eastAsia"/>
          <w:sz w:val="20"/>
          <w:szCs w:val="18"/>
        </w:rPr>
        <w:lastRenderedPageBreak/>
        <w:t>11都市緑地</w:t>
      </w:r>
    </w:p>
    <w:p w14:paraId="54013DCE" w14:textId="77777777" w:rsidR="00F903A8" w:rsidRPr="0078016C" w:rsidRDefault="00F903A8" w:rsidP="0078016C">
      <w:pPr>
        <w:pStyle w:val="affd"/>
        <w:ind w:leftChars="600" w:left="1440"/>
        <w:rPr>
          <w:sz w:val="20"/>
          <w:szCs w:val="18"/>
        </w:rPr>
      </w:pPr>
      <w:r w:rsidRPr="0078016C">
        <w:rPr>
          <w:rFonts w:hint="eastAsia"/>
          <w:sz w:val="20"/>
          <w:szCs w:val="18"/>
        </w:rPr>
        <w:t>12緑道</w:t>
      </w:r>
    </w:p>
    <w:p w14:paraId="4EACF229" w14:textId="77777777" w:rsidR="00F903A8" w:rsidRPr="0078016C" w:rsidRDefault="00F903A8" w:rsidP="0078016C">
      <w:pPr>
        <w:pStyle w:val="affd"/>
        <w:ind w:leftChars="600" w:left="1440"/>
        <w:rPr>
          <w:sz w:val="20"/>
          <w:szCs w:val="18"/>
        </w:rPr>
      </w:pPr>
      <w:r w:rsidRPr="0078016C">
        <w:rPr>
          <w:rFonts w:hint="eastAsia"/>
          <w:sz w:val="20"/>
          <w:szCs w:val="18"/>
        </w:rPr>
        <w:t>13都市林</w:t>
      </w:r>
    </w:p>
    <w:p w14:paraId="13DA1903" w14:textId="5BD2DF11" w:rsidR="00F903A8" w:rsidRPr="0078016C" w:rsidRDefault="00F903A8" w:rsidP="0078016C">
      <w:pPr>
        <w:pStyle w:val="affd"/>
        <w:ind w:leftChars="600" w:left="1440"/>
        <w:rPr>
          <w:sz w:val="20"/>
          <w:szCs w:val="18"/>
        </w:rPr>
      </w:pPr>
      <w:r w:rsidRPr="0078016C">
        <w:rPr>
          <w:rFonts w:hint="eastAsia"/>
          <w:sz w:val="20"/>
          <w:szCs w:val="18"/>
        </w:rPr>
        <w:t>14広場公園</w:t>
      </w:r>
    </w:p>
    <w:p w14:paraId="5E647548" w14:textId="77777777" w:rsidR="00AE6327" w:rsidRDefault="00AE6327" w:rsidP="00AE6327">
      <w:pPr>
        <w:pStyle w:val="51"/>
      </w:pPr>
      <w:r>
        <w:rPr>
          <w:rFonts w:hint="eastAsia"/>
        </w:rPr>
        <w:t>既存データモデル</w:t>
      </w:r>
    </w:p>
    <w:p w14:paraId="1D15933E" w14:textId="5FBE62F9" w:rsidR="007F2DBA" w:rsidRDefault="007F2DBA">
      <w:pPr>
        <w:pStyle w:val="6"/>
      </w:pPr>
      <w:r>
        <w:rPr>
          <w:rFonts w:hint="eastAsia"/>
        </w:rPr>
        <w:t>国土数値情報</w:t>
      </w:r>
    </w:p>
    <w:p w14:paraId="25E7E62A" w14:textId="72A19B73" w:rsidR="007F2DBA" w:rsidRDefault="00F615C5" w:rsidP="00DE2F8B">
      <w:pPr>
        <w:pStyle w:val="afd"/>
      </w:pPr>
      <w:r>
        <w:rPr>
          <w:rFonts w:hint="eastAsia"/>
        </w:rPr>
        <w:t>「都市公園」のデータモデル</w:t>
      </w:r>
      <w:r w:rsidR="00206291">
        <w:rPr>
          <w:rStyle w:val="affa"/>
        </w:rPr>
        <w:footnoteReference w:id="39"/>
      </w:r>
      <w:r>
        <w:rPr>
          <w:rFonts w:hint="eastAsia"/>
        </w:rPr>
        <w:t>が参照でき</w:t>
      </w:r>
      <w:r w:rsidR="00C121E6">
        <w:rPr>
          <w:rFonts w:hint="eastAsia"/>
        </w:rPr>
        <w:t>ます。</w:t>
      </w:r>
    </w:p>
    <w:p w14:paraId="23D5F3C8" w14:textId="77777777" w:rsidR="008620C3" w:rsidRPr="00D463E6" w:rsidRDefault="008620C3">
      <w:pPr>
        <w:pStyle w:val="6"/>
      </w:pPr>
      <w:r w:rsidRPr="00E83C25">
        <w:rPr>
          <w:rFonts w:hint="eastAsia"/>
        </w:rPr>
        <w:t>３</w:t>
      </w:r>
      <w:r>
        <w:rPr>
          <w:rFonts w:hint="eastAsia"/>
        </w:rPr>
        <w:t>Ｄ</w:t>
      </w:r>
      <w:r w:rsidRPr="00E83C25">
        <w:rPr>
          <w:rFonts w:hint="eastAsia"/>
        </w:rPr>
        <w:t>都市モデル標準製品仕様書（国土交通省）</w:t>
      </w:r>
    </w:p>
    <w:p w14:paraId="61F5FE12" w14:textId="473539ED" w:rsidR="008620C3" w:rsidRPr="003C1BDF" w:rsidRDefault="00EC5A08" w:rsidP="008620C3">
      <w:pPr>
        <w:pStyle w:val="afd"/>
        <w:ind w:firstLine="200"/>
      </w:pPr>
      <w:r w:rsidRPr="009A772C">
        <w:rPr>
          <w:sz w:val="20"/>
          <w:szCs w:val="18"/>
        </w:rPr>
        <w:t>urf:</w:t>
      </w:r>
      <w:r w:rsidRPr="009A772C">
        <w:rPr>
          <w:rFonts w:hint="eastAsia"/>
          <w:sz w:val="20"/>
          <w:szCs w:val="18"/>
        </w:rPr>
        <w:t>OpenspaceForPublicUse</w:t>
      </w:r>
      <w:r w:rsidR="008620C3">
        <w:rPr>
          <w:rFonts w:hint="eastAsia"/>
        </w:rPr>
        <w:t>のデータ項目が参照できます。</w:t>
      </w:r>
      <w:r w:rsidR="00206C37">
        <w:t>u</w:t>
      </w:r>
      <w:r>
        <w:rPr>
          <w:rFonts w:hint="eastAsia"/>
        </w:rPr>
        <w:t>rf:parAttributeで公園サイズやIDを付加することもできます。</w:t>
      </w:r>
    </w:p>
    <w:p w14:paraId="15B4CA4E" w14:textId="07253AF7" w:rsidR="00243930" w:rsidRDefault="004A0B12">
      <w:pPr>
        <w:pStyle w:val="6"/>
      </w:pPr>
      <w:r>
        <w:t>S</w:t>
      </w:r>
      <w:r>
        <w:rPr>
          <w:rFonts w:hint="eastAsia"/>
        </w:rPr>
        <w:t>chema.org</w:t>
      </w:r>
    </w:p>
    <w:p w14:paraId="3A53D558" w14:textId="31F272D7" w:rsidR="004A0B12" w:rsidRPr="004A0B12" w:rsidRDefault="00F615C5" w:rsidP="00DE2F8B">
      <w:pPr>
        <w:pStyle w:val="afd"/>
      </w:pPr>
      <w:r>
        <w:rPr>
          <w:rFonts w:hint="eastAsia"/>
        </w:rPr>
        <w:t>Parkのモデルが参照でき</w:t>
      </w:r>
      <w:r w:rsidR="00C121E6">
        <w:rPr>
          <w:rFonts w:hint="eastAsia"/>
        </w:rPr>
        <w:t>ます</w:t>
      </w:r>
      <w:r>
        <w:rPr>
          <w:rFonts w:hint="eastAsia"/>
        </w:rPr>
        <w:t>。</w:t>
      </w:r>
      <w:r w:rsidR="00206291">
        <w:rPr>
          <w:rFonts w:hint="eastAsia"/>
        </w:rPr>
        <w:t>開園時間など詳細なデータ項目が定義されています。</w:t>
      </w:r>
    </w:p>
    <w:p w14:paraId="522D9040" w14:textId="3D2C5FFF" w:rsidR="00FC4D43" w:rsidRPr="005972A1" w:rsidRDefault="00FC4D43" w:rsidP="00F615C5">
      <w:pPr>
        <w:pStyle w:val="affd"/>
        <w:ind w:left="960"/>
      </w:pPr>
    </w:p>
    <w:p w14:paraId="224F706F" w14:textId="00F9F73F" w:rsidR="00EA4CB1" w:rsidRDefault="00EA4CB1" w:rsidP="00E878F4">
      <w:pPr>
        <w:pStyle w:val="32"/>
      </w:pPr>
      <w:bookmarkStart w:id="104" w:name="_Toc103599989"/>
      <w:r>
        <w:rPr>
          <w:rFonts w:hint="eastAsia"/>
        </w:rPr>
        <w:t>交番</w:t>
      </w:r>
      <w:bookmarkEnd w:id="104"/>
    </w:p>
    <w:p w14:paraId="108EE3C9" w14:textId="04B4E5F2" w:rsidR="00EF1B75" w:rsidRPr="00EF1B75" w:rsidRDefault="00EF1B75" w:rsidP="00EF1B75">
      <w:pPr>
        <w:pStyle w:val="a8"/>
        <w:ind w:left="120" w:firstLine="240"/>
      </w:pPr>
      <w:r>
        <w:rPr>
          <w:rFonts w:hint="eastAsia"/>
        </w:rPr>
        <w:t>交番の情報を以下に</w:t>
      </w:r>
      <w:r w:rsidR="00BF7352">
        <w:rPr>
          <w:rFonts w:hint="eastAsia"/>
        </w:rPr>
        <w:t>示します</w:t>
      </w:r>
      <w:r>
        <w:rPr>
          <w:rFonts w:hint="eastAsia"/>
        </w:rPr>
        <w:t>。</w:t>
      </w:r>
    </w:p>
    <w:p w14:paraId="554F39B3" w14:textId="5BFB7E84" w:rsidR="001179A1" w:rsidRDefault="004521EB" w:rsidP="001F162B">
      <w:pPr>
        <w:pStyle w:val="51"/>
        <w:numPr>
          <w:ilvl w:val="4"/>
          <w:numId w:val="24"/>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92932ED" w14:textId="77777777" w:rsidTr="00EF1B75">
        <w:tc>
          <w:tcPr>
            <w:tcW w:w="1667" w:type="pct"/>
            <w:shd w:val="clear" w:color="auto" w:fill="D9D9D9" w:themeFill="background1" w:themeFillShade="D9"/>
          </w:tcPr>
          <w:p w14:paraId="5B656709"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C2EAA65"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54BD4A3"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AAE524F" w14:textId="77777777" w:rsidTr="007F2DBA">
        <w:tc>
          <w:tcPr>
            <w:tcW w:w="1667" w:type="pct"/>
          </w:tcPr>
          <w:p w14:paraId="4C939366" w14:textId="7C0ED237" w:rsidR="001179A1" w:rsidRPr="0097334B" w:rsidRDefault="003172C2" w:rsidP="00206291">
            <w:pPr>
              <w:pStyle w:val="aa"/>
              <w:snapToGrid w:val="0"/>
              <w:ind w:leftChars="0" w:left="0" w:firstLineChars="0" w:firstLine="0"/>
              <w:rPr>
                <w:sz w:val="20"/>
                <w:szCs w:val="18"/>
              </w:rPr>
            </w:pPr>
            <w:r>
              <w:rPr>
                <w:rFonts w:hint="eastAsia"/>
                <w:sz w:val="20"/>
                <w:szCs w:val="18"/>
              </w:rPr>
              <w:t>交番</w:t>
            </w:r>
          </w:p>
        </w:tc>
        <w:tc>
          <w:tcPr>
            <w:tcW w:w="1667" w:type="pct"/>
          </w:tcPr>
          <w:p w14:paraId="548AA012" w14:textId="40D2790D" w:rsidR="001179A1" w:rsidRPr="0097334B" w:rsidRDefault="003172C2" w:rsidP="00206291">
            <w:pPr>
              <w:pStyle w:val="aa"/>
              <w:snapToGrid w:val="0"/>
              <w:ind w:leftChars="0" w:left="0" w:firstLineChars="0" w:firstLine="0"/>
              <w:rPr>
                <w:sz w:val="20"/>
                <w:szCs w:val="18"/>
              </w:rPr>
            </w:pPr>
            <w:r>
              <w:rPr>
                <w:rFonts w:hint="eastAsia"/>
                <w:sz w:val="20"/>
                <w:szCs w:val="18"/>
              </w:rPr>
              <w:t>Police station</w:t>
            </w:r>
          </w:p>
        </w:tc>
        <w:tc>
          <w:tcPr>
            <w:tcW w:w="1667" w:type="pct"/>
          </w:tcPr>
          <w:p w14:paraId="652BC195" w14:textId="7DCD66A7" w:rsidR="001179A1" w:rsidRPr="0097334B" w:rsidRDefault="00B8651F" w:rsidP="00206291">
            <w:pPr>
              <w:pStyle w:val="aa"/>
              <w:snapToGrid w:val="0"/>
              <w:ind w:leftChars="0" w:left="0" w:firstLineChars="0" w:firstLine="0"/>
              <w:rPr>
                <w:sz w:val="20"/>
                <w:szCs w:val="18"/>
              </w:rPr>
            </w:pPr>
            <w:r>
              <w:rPr>
                <w:rFonts w:hint="eastAsia"/>
                <w:sz w:val="20"/>
                <w:szCs w:val="18"/>
              </w:rPr>
              <w:t>なし</w:t>
            </w:r>
          </w:p>
        </w:tc>
      </w:tr>
    </w:tbl>
    <w:p w14:paraId="34030AE1" w14:textId="77777777" w:rsidR="001179A1" w:rsidRDefault="001179A1" w:rsidP="001179A1">
      <w:pPr>
        <w:pStyle w:val="51"/>
      </w:pPr>
      <w:r>
        <w:rPr>
          <w:rFonts w:hint="eastAsia"/>
        </w:rPr>
        <w:t>データモデル</w:t>
      </w:r>
    </w:p>
    <w:p w14:paraId="75D73802" w14:textId="77EB9C8A" w:rsidR="001007FC" w:rsidRDefault="00EF1B75" w:rsidP="001007FC">
      <w:pPr>
        <w:pStyle w:val="a8"/>
        <w:ind w:left="120" w:firstLine="240"/>
      </w:pPr>
      <w:r>
        <w:rPr>
          <w:rFonts w:hint="eastAsia"/>
        </w:rPr>
        <w:t>交番</w:t>
      </w:r>
      <w:r w:rsidR="00D728CF">
        <w:rPr>
          <w:rFonts w:hint="eastAsia"/>
        </w:rPr>
        <w:t>の</w:t>
      </w:r>
      <w:r>
        <w:rPr>
          <w:rFonts w:hint="eastAsia"/>
        </w:rPr>
        <w:t>データモデルは以下のモデルで示せ</w:t>
      </w:r>
      <w:r w:rsidR="00D728CF">
        <w:rPr>
          <w:rFonts w:hint="eastAsia"/>
        </w:rPr>
        <w:t>ます</w:t>
      </w:r>
      <w:r>
        <w:rPr>
          <w:rFonts w:hint="eastAsia"/>
        </w:rPr>
        <w:t>。</w:t>
      </w:r>
    </w:p>
    <w:tbl>
      <w:tblPr>
        <w:tblStyle w:val="aff"/>
        <w:tblW w:w="8079" w:type="dxa"/>
        <w:tblInd w:w="421" w:type="dxa"/>
        <w:tblLook w:val="04A0" w:firstRow="1" w:lastRow="0" w:firstColumn="1" w:lastColumn="0" w:noHBand="0" w:noVBand="1"/>
      </w:tblPr>
      <w:tblGrid>
        <w:gridCol w:w="708"/>
        <w:gridCol w:w="2268"/>
        <w:gridCol w:w="5103"/>
      </w:tblGrid>
      <w:tr w:rsidR="005336BE" w14:paraId="66E0B86E" w14:textId="77777777" w:rsidTr="00BA4F5B">
        <w:tc>
          <w:tcPr>
            <w:tcW w:w="708" w:type="dxa"/>
            <w:shd w:val="clear" w:color="auto" w:fill="D9D9D9" w:themeFill="background1" w:themeFillShade="D9"/>
          </w:tcPr>
          <w:p w14:paraId="719475DC" w14:textId="642F3F78" w:rsidR="005336BE" w:rsidRDefault="00BA4F5B"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268" w:type="dxa"/>
            <w:shd w:val="clear" w:color="auto" w:fill="D9D9D9" w:themeFill="background1" w:themeFillShade="D9"/>
          </w:tcPr>
          <w:p w14:paraId="56602DE6" w14:textId="35A7632D"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103" w:type="dxa"/>
            <w:shd w:val="clear" w:color="auto" w:fill="D9D9D9" w:themeFill="background1" w:themeFillShade="D9"/>
          </w:tcPr>
          <w:p w14:paraId="42CDA932" w14:textId="56CB204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76DD983F" w14:textId="77777777" w:rsidTr="00BA4F5B">
        <w:tc>
          <w:tcPr>
            <w:tcW w:w="708" w:type="dxa"/>
          </w:tcPr>
          <w:p w14:paraId="5EBF66CE"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561048EC" w14:textId="677A6D49"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ID</w:t>
            </w:r>
          </w:p>
        </w:tc>
        <w:tc>
          <w:tcPr>
            <w:tcW w:w="5103" w:type="dxa"/>
          </w:tcPr>
          <w:p w14:paraId="49CA7454" w14:textId="789D003E"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に一意のID。</w:t>
            </w:r>
          </w:p>
        </w:tc>
      </w:tr>
      <w:tr w:rsidR="005336BE" w14:paraId="7AEF43A9" w14:textId="77777777" w:rsidTr="00BA4F5B">
        <w:tc>
          <w:tcPr>
            <w:tcW w:w="708" w:type="dxa"/>
          </w:tcPr>
          <w:p w14:paraId="44BF8314" w14:textId="7CEDAB4E" w:rsidR="005336BE" w:rsidRPr="00CA4791"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2E26B202" w14:textId="6FD7CC24" w:rsidR="005336BE" w:rsidRPr="00CA4791" w:rsidRDefault="005336BE" w:rsidP="005336BE">
            <w:pPr>
              <w:pStyle w:val="a8"/>
              <w:snapToGrid w:val="0"/>
              <w:ind w:leftChars="0" w:left="0" w:firstLineChars="0" w:firstLine="0"/>
              <w:rPr>
                <w:sz w:val="20"/>
                <w:szCs w:val="20"/>
              </w:rPr>
            </w:pPr>
            <w:r w:rsidRPr="00CA4791">
              <w:rPr>
                <w:rFonts w:hint="eastAsia"/>
                <w:sz w:val="20"/>
                <w:szCs w:val="20"/>
              </w:rPr>
              <w:t>名称</w:t>
            </w:r>
          </w:p>
        </w:tc>
        <w:tc>
          <w:tcPr>
            <w:tcW w:w="5103" w:type="dxa"/>
          </w:tcPr>
          <w:p w14:paraId="1D87B9CA" w14:textId="3CB48501"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の名称。</w:t>
            </w:r>
          </w:p>
        </w:tc>
      </w:tr>
      <w:tr w:rsidR="005336BE" w14:paraId="74C30BC5" w14:textId="77777777" w:rsidTr="00BA4F5B">
        <w:tc>
          <w:tcPr>
            <w:tcW w:w="708" w:type="dxa"/>
          </w:tcPr>
          <w:p w14:paraId="65F803A6" w14:textId="77777777" w:rsidR="005336BE" w:rsidRPr="00CA4791" w:rsidRDefault="005336BE" w:rsidP="005336BE">
            <w:pPr>
              <w:pStyle w:val="a6"/>
              <w:snapToGrid w:val="0"/>
              <w:ind w:firstLineChars="0" w:firstLine="0"/>
              <w:rPr>
                <w:sz w:val="20"/>
                <w:szCs w:val="20"/>
              </w:rPr>
            </w:pPr>
          </w:p>
        </w:tc>
        <w:tc>
          <w:tcPr>
            <w:tcW w:w="2268" w:type="dxa"/>
          </w:tcPr>
          <w:p w14:paraId="48039CF6" w14:textId="021475CE" w:rsidR="005336BE" w:rsidRPr="00CA4791" w:rsidRDefault="005336BE" w:rsidP="005336BE">
            <w:pPr>
              <w:pStyle w:val="a6"/>
              <w:snapToGrid w:val="0"/>
              <w:ind w:firstLineChars="0" w:firstLine="0"/>
              <w:rPr>
                <w:sz w:val="20"/>
                <w:szCs w:val="20"/>
              </w:rPr>
            </w:pPr>
            <w:r w:rsidRPr="00CA4791">
              <w:rPr>
                <w:rFonts w:hint="eastAsia"/>
                <w:sz w:val="20"/>
                <w:szCs w:val="20"/>
              </w:rPr>
              <w:t>名称(カナ）</w:t>
            </w:r>
          </w:p>
        </w:tc>
        <w:tc>
          <w:tcPr>
            <w:tcW w:w="5103" w:type="dxa"/>
          </w:tcPr>
          <w:p w14:paraId="4DA958DE" w14:textId="2792D796"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のカナ名称</w:t>
            </w:r>
            <w:r w:rsidR="00C452BE">
              <w:rPr>
                <w:rFonts w:hint="eastAsia"/>
                <w:sz w:val="20"/>
                <w:szCs w:val="20"/>
              </w:rPr>
              <w:t>。</w:t>
            </w:r>
          </w:p>
        </w:tc>
      </w:tr>
      <w:tr w:rsidR="005336BE" w14:paraId="14F766FF" w14:textId="77777777" w:rsidTr="00BA4F5B">
        <w:tc>
          <w:tcPr>
            <w:tcW w:w="708" w:type="dxa"/>
          </w:tcPr>
          <w:p w14:paraId="7D116A8A" w14:textId="77777777" w:rsidR="005336BE" w:rsidRPr="00E0698C" w:rsidRDefault="005336BE" w:rsidP="005336BE">
            <w:pPr>
              <w:pStyle w:val="a6"/>
              <w:snapToGrid w:val="0"/>
              <w:ind w:firstLineChars="0" w:firstLine="0"/>
              <w:rPr>
                <w:sz w:val="20"/>
                <w:szCs w:val="20"/>
              </w:rPr>
            </w:pPr>
          </w:p>
        </w:tc>
        <w:tc>
          <w:tcPr>
            <w:tcW w:w="2268" w:type="dxa"/>
          </w:tcPr>
          <w:p w14:paraId="79A77D93" w14:textId="76B0F0C3" w:rsidR="005336BE" w:rsidRPr="00E0698C" w:rsidRDefault="005336BE" w:rsidP="005336BE">
            <w:pPr>
              <w:pStyle w:val="a6"/>
              <w:snapToGrid w:val="0"/>
              <w:ind w:firstLineChars="0" w:firstLine="0"/>
              <w:rPr>
                <w:sz w:val="20"/>
                <w:szCs w:val="20"/>
              </w:rPr>
            </w:pPr>
            <w:r w:rsidRPr="00E0698C">
              <w:rPr>
                <w:rFonts w:hint="eastAsia"/>
                <w:sz w:val="20"/>
                <w:szCs w:val="20"/>
              </w:rPr>
              <w:t>名称(英語）</w:t>
            </w:r>
          </w:p>
        </w:tc>
        <w:tc>
          <w:tcPr>
            <w:tcW w:w="5103" w:type="dxa"/>
          </w:tcPr>
          <w:p w14:paraId="298957BB" w14:textId="50908929"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交番の英語名称</w:t>
            </w:r>
            <w:r w:rsidR="00C452BE">
              <w:rPr>
                <w:rFonts w:hAnsi="ＭＳ 明朝" w:cs="ＭＳ 明朝" w:hint="eastAsia"/>
                <w:sz w:val="20"/>
                <w:szCs w:val="20"/>
              </w:rPr>
              <w:t>。</w:t>
            </w:r>
          </w:p>
        </w:tc>
      </w:tr>
      <w:tr w:rsidR="005336BE" w14:paraId="24723DAB" w14:textId="77777777" w:rsidTr="00BA4F5B">
        <w:tc>
          <w:tcPr>
            <w:tcW w:w="708" w:type="dxa"/>
          </w:tcPr>
          <w:p w14:paraId="16C54B46" w14:textId="5DFD45CF" w:rsidR="005336BE"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6F4D0619" w14:textId="20311A29" w:rsidR="005336BE" w:rsidRDefault="005336BE" w:rsidP="005336BE">
            <w:pPr>
              <w:pStyle w:val="a8"/>
              <w:snapToGrid w:val="0"/>
              <w:ind w:leftChars="0" w:left="0" w:firstLineChars="0" w:firstLine="0"/>
              <w:rPr>
                <w:sz w:val="20"/>
                <w:szCs w:val="20"/>
              </w:rPr>
            </w:pPr>
            <w:r>
              <w:rPr>
                <w:rFonts w:hint="eastAsia"/>
                <w:sz w:val="20"/>
                <w:szCs w:val="20"/>
              </w:rPr>
              <w:t>警察署</w:t>
            </w:r>
          </w:p>
        </w:tc>
        <w:tc>
          <w:tcPr>
            <w:tcW w:w="5103" w:type="dxa"/>
          </w:tcPr>
          <w:p w14:paraId="78EFD95A" w14:textId="7A16CA00"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警察署名。</w:t>
            </w:r>
          </w:p>
        </w:tc>
      </w:tr>
      <w:tr w:rsidR="005336BE" w14:paraId="296C9C03" w14:textId="77777777" w:rsidTr="00BA4F5B">
        <w:tc>
          <w:tcPr>
            <w:tcW w:w="708" w:type="dxa"/>
          </w:tcPr>
          <w:p w14:paraId="61D20B26" w14:textId="77777777" w:rsidR="005336BE" w:rsidRDefault="005336BE" w:rsidP="005336BE">
            <w:pPr>
              <w:pStyle w:val="a8"/>
              <w:snapToGrid w:val="0"/>
              <w:ind w:leftChars="0" w:left="0" w:firstLineChars="0" w:firstLine="0"/>
              <w:rPr>
                <w:sz w:val="20"/>
                <w:szCs w:val="20"/>
              </w:rPr>
            </w:pPr>
          </w:p>
        </w:tc>
        <w:tc>
          <w:tcPr>
            <w:tcW w:w="2268" w:type="dxa"/>
          </w:tcPr>
          <w:p w14:paraId="7236F1BE" w14:textId="29E56EA2" w:rsidR="005336BE" w:rsidRPr="00E0698C" w:rsidRDefault="005336BE" w:rsidP="005336BE">
            <w:pPr>
              <w:pStyle w:val="a8"/>
              <w:snapToGrid w:val="0"/>
              <w:ind w:leftChars="0" w:left="0" w:firstLineChars="0" w:firstLine="0"/>
              <w:rPr>
                <w:sz w:val="20"/>
                <w:szCs w:val="20"/>
              </w:rPr>
            </w:pPr>
            <w:r>
              <w:rPr>
                <w:rFonts w:hint="eastAsia"/>
                <w:sz w:val="20"/>
                <w:szCs w:val="20"/>
              </w:rPr>
              <w:t>行政サービス拠点種別</w:t>
            </w:r>
          </w:p>
        </w:tc>
        <w:tc>
          <w:tcPr>
            <w:tcW w:w="5103" w:type="dxa"/>
          </w:tcPr>
          <w:p w14:paraId="40E4ED33" w14:textId="10963DE1"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交番のPOIコード「1212」を記入</w:t>
            </w:r>
          </w:p>
        </w:tc>
      </w:tr>
      <w:tr w:rsidR="005336BE" w14:paraId="72830D01" w14:textId="77777777" w:rsidTr="00BA4F5B">
        <w:tc>
          <w:tcPr>
            <w:tcW w:w="708" w:type="dxa"/>
          </w:tcPr>
          <w:p w14:paraId="4B3C57AF" w14:textId="586C0ADD"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46A9FACD" w14:textId="4C914CC9"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住所町字</w:t>
            </w:r>
          </w:p>
        </w:tc>
        <w:tc>
          <w:tcPr>
            <w:tcW w:w="5103" w:type="dxa"/>
          </w:tcPr>
          <w:p w14:paraId="020770E7" w14:textId="1051CBA0"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交番の住所表記（都道府県から記入、番地以下省略）</w:t>
            </w:r>
          </w:p>
        </w:tc>
      </w:tr>
      <w:tr w:rsidR="005336BE" w14:paraId="50B9324C" w14:textId="77777777" w:rsidTr="00BA4F5B">
        <w:tc>
          <w:tcPr>
            <w:tcW w:w="708" w:type="dxa"/>
          </w:tcPr>
          <w:p w14:paraId="4DD87D60" w14:textId="43E99302"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2896DD52" w14:textId="0317A3BA"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住所番地以下</w:t>
            </w:r>
          </w:p>
        </w:tc>
        <w:tc>
          <w:tcPr>
            <w:tcW w:w="5103" w:type="dxa"/>
          </w:tcPr>
          <w:p w14:paraId="3EB56A3B" w14:textId="7E40A434"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交番の住所表記（丁目以下を半角数字とハイフンで記</w:t>
            </w:r>
            <w:r>
              <w:rPr>
                <w:rFonts w:hAnsi="ＭＳ 明朝" w:cs="ＭＳ 明朝" w:hint="eastAsia"/>
                <w:sz w:val="20"/>
                <w:szCs w:val="20"/>
              </w:rPr>
              <w:lastRenderedPageBreak/>
              <w:t>入）</w:t>
            </w:r>
            <w:r w:rsidR="00F9070D">
              <w:rPr>
                <w:rFonts w:hAnsi="ＭＳ 明朝" w:cs="ＭＳ 明朝" w:hint="eastAsia"/>
                <w:sz w:val="20"/>
                <w:szCs w:val="20"/>
              </w:rPr>
              <w:t>。</w:t>
            </w:r>
          </w:p>
        </w:tc>
      </w:tr>
      <w:tr w:rsidR="005336BE" w14:paraId="79ABD954" w14:textId="77777777" w:rsidTr="00BA4F5B">
        <w:tc>
          <w:tcPr>
            <w:tcW w:w="708" w:type="dxa"/>
          </w:tcPr>
          <w:p w14:paraId="374077BF"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CB77C8" w14:textId="054EB348"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建物名等</w:t>
            </w:r>
          </w:p>
        </w:tc>
        <w:tc>
          <w:tcPr>
            <w:tcW w:w="5103" w:type="dxa"/>
          </w:tcPr>
          <w:p w14:paraId="77BF1C41" w14:textId="370F53FB"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交番の入る建物名</w:t>
            </w:r>
            <w:r w:rsidR="00F9070D">
              <w:rPr>
                <w:rFonts w:hAnsi="ＭＳ 明朝" w:cs="ＭＳ 明朝" w:hint="eastAsia"/>
                <w:sz w:val="20"/>
                <w:szCs w:val="20"/>
              </w:rPr>
              <w:t>。</w:t>
            </w:r>
          </w:p>
        </w:tc>
      </w:tr>
      <w:tr w:rsidR="005336BE" w14:paraId="479775E3" w14:textId="77777777" w:rsidTr="00BA4F5B">
        <w:tc>
          <w:tcPr>
            <w:tcW w:w="708" w:type="dxa"/>
          </w:tcPr>
          <w:p w14:paraId="60F724E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9FFE3A" w14:textId="3F3EA2C5"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市区町村</w:t>
            </w:r>
          </w:p>
        </w:tc>
        <w:tc>
          <w:tcPr>
            <w:tcW w:w="5103" w:type="dxa"/>
          </w:tcPr>
          <w:p w14:paraId="73E8DDF2" w14:textId="43B1F74D"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所管範囲の市区町村コードをセミコロン区切りで列挙。</w:t>
            </w:r>
          </w:p>
        </w:tc>
      </w:tr>
      <w:tr w:rsidR="005336BE" w14:paraId="49F9B838" w14:textId="77777777" w:rsidTr="00BA4F5B">
        <w:tc>
          <w:tcPr>
            <w:tcW w:w="708" w:type="dxa"/>
          </w:tcPr>
          <w:p w14:paraId="528D117D"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189271BD" w14:textId="044E7FE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町丁字</w:t>
            </w:r>
          </w:p>
        </w:tc>
        <w:tc>
          <w:tcPr>
            <w:tcW w:w="5103" w:type="dxa"/>
          </w:tcPr>
          <w:p w14:paraId="45222532" w14:textId="793DF1E2"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w:t>
            </w:r>
            <w:r>
              <w:rPr>
                <w:rFonts w:hAnsi="ＭＳ 明朝" w:cs="ＭＳ 明朝" w:hint="eastAsia"/>
                <w:sz w:val="20"/>
                <w:szCs w:val="20"/>
              </w:rPr>
              <w:t>町丁字</w:t>
            </w:r>
            <w:r>
              <w:rPr>
                <w:rFonts w:hint="eastAsia"/>
                <w:sz w:val="20"/>
                <w:szCs w:val="20"/>
              </w:rPr>
              <w:t>セミコロン区切りで列挙</w:t>
            </w:r>
            <w:r w:rsidR="006D441E">
              <w:rPr>
                <w:rFonts w:hint="eastAsia"/>
                <w:sz w:val="20"/>
                <w:szCs w:val="20"/>
              </w:rPr>
              <w:t>。</w:t>
            </w:r>
          </w:p>
        </w:tc>
      </w:tr>
      <w:tr w:rsidR="005336BE" w14:paraId="4223C333" w14:textId="77777777" w:rsidTr="00BA4F5B">
        <w:tc>
          <w:tcPr>
            <w:tcW w:w="708" w:type="dxa"/>
          </w:tcPr>
          <w:p w14:paraId="4B1C818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0C1D1A02" w14:textId="08E4C31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ポリゴン</w:t>
            </w:r>
          </w:p>
        </w:tc>
        <w:tc>
          <w:tcPr>
            <w:tcW w:w="5103" w:type="dxa"/>
          </w:tcPr>
          <w:p w14:paraId="537B7426" w14:textId="5E1728A8" w:rsidR="005336BE" w:rsidRPr="00D25DFA" w:rsidRDefault="00BE1166"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w:t>
            </w:r>
            <w:r w:rsidR="005336BE">
              <w:rPr>
                <w:rFonts w:hAnsi="ＭＳ 明朝" w:cs="ＭＳ 明朝" w:hint="eastAsia"/>
                <w:sz w:val="20"/>
                <w:szCs w:val="20"/>
              </w:rPr>
              <w:t>地域のポリゴンのファイルがある場合にはファイル名を記入</w:t>
            </w:r>
            <w:r w:rsidR="006D441E">
              <w:rPr>
                <w:rFonts w:hAnsi="ＭＳ 明朝" w:cs="ＭＳ 明朝" w:hint="eastAsia"/>
                <w:sz w:val="20"/>
                <w:szCs w:val="20"/>
              </w:rPr>
              <w:t>。</w:t>
            </w:r>
          </w:p>
        </w:tc>
      </w:tr>
      <w:tr w:rsidR="005336BE" w14:paraId="5FE556E5" w14:textId="77777777" w:rsidTr="00BA4F5B">
        <w:tc>
          <w:tcPr>
            <w:tcW w:w="708" w:type="dxa"/>
          </w:tcPr>
          <w:p w14:paraId="796E7914"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71045CDB" w14:textId="1FA0DDEC"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備考</w:t>
            </w:r>
          </w:p>
        </w:tc>
        <w:tc>
          <w:tcPr>
            <w:tcW w:w="5103" w:type="dxa"/>
          </w:tcPr>
          <w:p w14:paraId="4F6B3BE3" w14:textId="083BFF21"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所管範囲が市区町、町丁字の一部の場合には、それぞれの項目で少しでも含まれている場合には記入の上、この項目で、一部である解説をする。</w:t>
            </w:r>
          </w:p>
        </w:tc>
      </w:tr>
    </w:tbl>
    <w:p w14:paraId="718604AC" w14:textId="609DE6E6" w:rsidR="00F96B82" w:rsidRDefault="00F96B82" w:rsidP="00E878F4">
      <w:pPr>
        <w:pStyle w:val="32"/>
      </w:pPr>
      <w:bookmarkStart w:id="105" w:name="_Toc103599990"/>
      <w:r>
        <w:rPr>
          <w:rFonts w:hint="eastAsia"/>
        </w:rPr>
        <w:t>入浴施設</w:t>
      </w:r>
      <w:bookmarkEnd w:id="105"/>
    </w:p>
    <w:p w14:paraId="24AFEE62" w14:textId="5C65E1F4" w:rsidR="00EF1B75" w:rsidRPr="00EF1B75" w:rsidRDefault="00EF1B75" w:rsidP="00EF1B75">
      <w:pPr>
        <w:pStyle w:val="a8"/>
        <w:ind w:left="120" w:firstLine="240"/>
      </w:pPr>
      <w:r>
        <w:rPr>
          <w:rFonts w:hint="eastAsia"/>
        </w:rPr>
        <w:t>温泉、銭湯などの入浴施設の情報を以下に</w:t>
      </w:r>
      <w:r w:rsidR="00BF7352">
        <w:rPr>
          <w:rFonts w:hint="eastAsia"/>
        </w:rPr>
        <w:t>示します</w:t>
      </w:r>
      <w:r>
        <w:rPr>
          <w:rFonts w:hint="eastAsia"/>
        </w:rPr>
        <w:t>。</w:t>
      </w:r>
    </w:p>
    <w:p w14:paraId="101E281A" w14:textId="706FCFD3" w:rsidR="001179A1" w:rsidRDefault="004521EB" w:rsidP="001F162B">
      <w:pPr>
        <w:pStyle w:val="51"/>
        <w:numPr>
          <w:ilvl w:val="4"/>
          <w:numId w:val="2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342958F" w14:textId="77777777" w:rsidTr="00EF1B75">
        <w:tc>
          <w:tcPr>
            <w:tcW w:w="1667" w:type="pct"/>
            <w:shd w:val="clear" w:color="auto" w:fill="D9D9D9" w:themeFill="background1" w:themeFillShade="D9"/>
          </w:tcPr>
          <w:p w14:paraId="6FF522F1"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A4A6BE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1ACD4C"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347F46A" w14:textId="77777777" w:rsidTr="007F2DBA">
        <w:tc>
          <w:tcPr>
            <w:tcW w:w="1667" w:type="pct"/>
          </w:tcPr>
          <w:p w14:paraId="7C704438" w14:textId="5B53B2D2" w:rsidR="001179A1" w:rsidRPr="0097334B" w:rsidRDefault="00550646" w:rsidP="00206291">
            <w:pPr>
              <w:pStyle w:val="aa"/>
              <w:snapToGrid w:val="0"/>
              <w:ind w:leftChars="0" w:left="0" w:firstLineChars="0" w:firstLine="0"/>
              <w:rPr>
                <w:sz w:val="20"/>
                <w:szCs w:val="18"/>
              </w:rPr>
            </w:pPr>
            <w:r>
              <w:rPr>
                <w:rFonts w:hint="eastAsia"/>
                <w:sz w:val="20"/>
                <w:szCs w:val="18"/>
              </w:rPr>
              <w:t>入浴施設</w:t>
            </w:r>
          </w:p>
        </w:tc>
        <w:tc>
          <w:tcPr>
            <w:tcW w:w="1667" w:type="pct"/>
          </w:tcPr>
          <w:p w14:paraId="79F61E2A" w14:textId="3E12C4F6" w:rsidR="001179A1" w:rsidRPr="0097334B" w:rsidRDefault="00550646" w:rsidP="00206291">
            <w:pPr>
              <w:pStyle w:val="aa"/>
              <w:snapToGrid w:val="0"/>
              <w:ind w:leftChars="0" w:left="0" w:firstLineChars="0" w:firstLine="0"/>
              <w:rPr>
                <w:sz w:val="20"/>
                <w:szCs w:val="18"/>
              </w:rPr>
            </w:pPr>
            <w:r>
              <w:rPr>
                <w:rFonts w:hint="eastAsia"/>
                <w:sz w:val="20"/>
                <w:szCs w:val="18"/>
              </w:rPr>
              <w:t>Bath</w:t>
            </w:r>
          </w:p>
        </w:tc>
        <w:tc>
          <w:tcPr>
            <w:tcW w:w="1667" w:type="pct"/>
          </w:tcPr>
          <w:p w14:paraId="6413F2E1" w14:textId="77777777" w:rsidR="00206291" w:rsidRDefault="001179A1" w:rsidP="00206291">
            <w:pPr>
              <w:pStyle w:val="aa"/>
              <w:snapToGrid w:val="0"/>
              <w:ind w:leftChars="0" w:left="0" w:firstLineChars="0" w:firstLine="0"/>
              <w:rPr>
                <w:sz w:val="20"/>
                <w:szCs w:val="18"/>
              </w:rPr>
            </w:pPr>
            <w:r w:rsidRPr="0097334B">
              <w:rPr>
                <w:rFonts w:hint="eastAsia"/>
                <w:sz w:val="20"/>
                <w:szCs w:val="18"/>
              </w:rPr>
              <w:t>推奨データセット</w:t>
            </w:r>
          </w:p>
          <w:p w14:paraId="71F01AFB" w14:textId="27CFA5AF" w:rsidR="001179A1" w:rsidRPr="0097334B" w:rsidRDefault="008511DF" w:rsidP="00206291">
            <w:pPr>
              <w:pStyle w:val="aa"/>
              <w:snapToGrid w:val="0"/>
              <w:ind w:leftChars="0" w:left="0" w:firstLineChars="0" w:firstLine="0"/>
              <w:rPr>
                <w:sz w:val="20"/>
                <w:szCs w:val="18"/>
              </w:rPr>
            </w:pPr>
            <w:r>
              <w:rPr>
                <w:rFonts w:hint="eastAsia"/>
                <w:sz w:val="20"/>
                <w:szCs w:val="18"/>
              </w:rPr>
              <w:t>「観光施設」</w:t>
            </w:r>
          </w:p>
        </w:tc>
      </w:tr>
    </w:tbl>
    <w:p w14:paraId="139FAFD7" w14:textId="77777777" w:rsidR="001179A1" w:rsidRDefault="001179A1" w:rsidP="001179A1">
      <w:pPr>
        <w:pStyle w:val="51"/>
      </w:pPr>
      <w:r>
        <w:rPr>
          <w:rFonts w:hint="eastAsia"/>
        </w:rPr>
        <w:t>データモデル</w:t>
      </w:r>
    </w:p>
    <w:p w14:paraId="7029816D" w14:textId="3CC02537"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326073B1" w14:textId="77777777" w:rsidR="00206291" w:rsidRDefault="00206291" w:rsidP="001179A1">
      <w:pPr>
        <w:pStyle w:val="aa"/>
        <w:ind w:left="360" w:firstLine="240"/>
      </w:pPr>
    </w:p>
    <w:p w14:paraId="4D74FC18" w14:textId="77777777" w:rsidR="005336BE" w:rsidRDefault="005336BE" w:rsidP="005336BE">
      <w:pPr>
        <w:pStyle w:val="aa"/>
        <w:ind w:left="360" w:firstLine="240"/>
      </w:pPr>
      <w:r>
        <w:rPr>
          <w:rFonts w:hint="eastAsia"/>
          <w:noProof/>
        </w:rPr>
        <w:drawing>
          <wp:inline distT="0" distB="0" distL="0" distR="0" wp14:anchorId="1BF80B99" wp14:editId="397C24DC">
            <wp:extent cx="4914900" cy="1009650"/>
            <wp:effectExtent l="0" t="0" r="0" b="19050"/>
            <wp:docPr id="32" name="図表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30B93D64" w14:textId="77777777" w:rsidR="005336BE" w:rsidRDefault="005336BE" w:rsidP="001179A1">
      <w:pPr>
        <w:pStyle w:val="aa"/>
        <w:ind w:left="360" w:firstLine="240"/>
      </w:pPr>
    </w:p>
    <w:tbl>
      <w:tblPr>
        <w:tblStyle w:val="aff"/>
        <w:tblW w:w="0" w:type="auto"/>
        <w:tblInd w:w="421" w:type="dxa"/>
        <w:tblLook w:val="04A0" w:firstRow="1" w:lastRow="0" w:firstColumn="1" w:lastColumn="0" w:noHBand="0" w:noVBand="1"/>
      </w:tblPr>
      <w:tblGrid>
        <w:gridCol w:w="708"/>
        <w:gridCol w:w="1953"/>
        <w:gridCol w:w="5033"/>
      </w:tblGrid>
      <w:tr w:rsidR="005336BE" w14:paraId="068856F3" w14:textId="77777777" w:rsidTr="00206291">
        <w:tc>
          <w:tcPr>
            <w:tcW w:w="708" w:type="dxa"/>
            <w:shd w:val="clear" w:color="auto" w:fill="D9D9D9" w:themeFill="background1" w:themeFillShade="D9"/>
          </w:tcPr>
          <w:p w14:paraId="1B74AA92" w14:textId="7DB7CEF5" w:rsidR="005336BE"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1953" w:type="dxa"/>
            <w:shd w:val="clear" w:color="auto" w:fill="D9D9D9" w:themeFill="background1" w:themeFillShade="D9"/>
          </w:tcPr>
          <w:p w14:paraId="732D6A8D" w14:textId="3021CAFA"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033" w:type="dxa"/>
            <w:shd w:val="clear" w:color="auto" w:fill="D9D9D9" w:themeFill="background1" w:themeFillShade="D9"/>
          </w:tcPr>
          <w:p w14:paraId="119E7201" w14:textId="7777777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1EF246A3" w14:textId="77777777" w:rsidTr="00206291">
        <w:tc>
          <w:tcPr>
            <w:tcW w:w="708" w:type="dxa"/>
          </w:tcPr>
          <w:p w14:paraId="1FBDEC60"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424A507A" w14:textId="65C05D08"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湯の種類</w:t>
            </w:r>
          </w:p>
        </w:tc>
        <w:tc>
          <w:tcPr>
            <w:tcW w:w="5033" w:type="dxa"/>
          </w:tcPr>
          <w:p w14:paraId="300A8738" w14:textId="29E32FFF" w:rsidR="005336BE" w:rsidRDefault="005336BE" w:rsidP="005336BE">
            <w:pPr>
              <w:pStyle w:val="a8"/>
              <w:snapToGrid w:val="0"/>
              <w:ind w:leftChars="0" w:left="0" w:firstLineChars="0" w:firstLine="0"/>
              <w:rPr>
                <w:sz w:val="20"/>
                <w:szCs w:val="20"/>
              </w:rPr>
            </w:pPr>
            <w:r>
              <w:rPr>
                <w:rFonts w:hint="eastAsia"/>
                <w:sz w:val="20"/>
                <w:szCs w:val="20"/>
              </w:rPr>
              <w:t>温泉、鉱泉、炭酸泉、湯</w:t>
            </w:r>
          </w:p>
        </w:tc>
      </w:tr>
      <w:tr w:rsidR="005336BE" w14:paraId="7175B951" w14:textId="77777777" w:rsidTr="00206291">
        <w:tc>
          <w:tcPr>
            <w:tcW w:w="708" w:type="dxa"/>
          </w:tcPr>
          <w:p w14:paraId="34414DD2"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377C5FCD" w14:textId="5421EB00"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5033" w:type="dxa"/>
          </w:tcPr>
          <w:p w14:paraId="330F6A82" w14:textId="7EC377A6"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露天風呂、無料シャンプー・ソープ、タオルレンタル、サウナ、水風呂、休息所、ランドリー、wifi</w:t>
            </w:r>
            <w:r w:rsidRPr="00D25DFA">
              <w:rPr>
                <w:rFonts w:hAnsi="ＭＳ 明朝" w:cs="ＭＳ 明朝"/>
                <w:sz w:val="20"/>
                <w:szCs w:val="20"/>
              </w:rPr>
              <w:t xml:space="preserve"> </w:t>
            </w:r>
          </w:p>
        </w:tc>
      </w:tr>
    </w:tbl>
    <w:p w14:paraId="7EB4581C" w14:textId="052A3DBA" w:rsidR="00F96B82" w:rsidRDefault="00F96B82" w:rsidP="00E878F4">
      <w:pPr>
        <w:pStyle w:val="32"/>
      </w:pPr>
      <w:bookmarkStart w:id="106" w:name="_Toc103599991"/>
      <w:r>
        <w:rPr>
          <w:rFonts w:hint="eastAsia"/>
        </w:rPr>
        <w:t>クリーニング施設</w:t>
      </w:r>
      <w:r w:rsidR="006B21ED">
        <w:rPr>
          <w:rFonts w:hint="eastAsia"/>
        </w:rPr>
        <w:t>（</w:t>
      </w:r>
      <w:r w:rsidR="00480E15">
        <w:rPr>
          <w:rFonts w:hint="eastAsia"/>
        </w:rPr>
        <w:t>コインランドリー含む</w:t>
      </w:r>
      <w:r w:rsidR="006B21ED">
        <w:rPr>
          <w:rFonts w:hint="eastAsia"/>
        </w:rPr>
        <w:t>）</w:t>
      </w:r>
      <w:bookmarkEnd w:id="106"/>
    </w:p>
    <w:p w14:paraId="408EAE1C" w14:textId="75DAB4FB" w:rsidR="00EF1B75" w:rsidRPr="00EF1B75" w:rsidRDefault="00EF1B75" w:rsidP="00EF1B75">
      <w:pPr>
        <w:pStyle w:val="a8"/>
        <w:ind w:left="120" w:firstLine="240"/>
      </w:pPr>
      <w:r>
        <w:rPr>
          <w:rFonts w:hint="eastAsia"/>
        </w:rPr>
        <w:t>クリーニング店、コインランドリ等の施設の情報を以下に</w:t>
      </w:r>
      <w:r w:rsidR="00BF7352">
        <w:rPr>
          <w:rFonts w:hint="eastAsia"/>
        </w:rPr>
        <w:t>示します</w:t>
      </w:r>
      <w:r>
        <w:rPr>
          <w:rFonts w:hint="eastAsia"/>
        </w:rPr>
        <w:t>。</w:t>
      </w:r>
    </w:p>
    <w:p w14:paraId="0186DF7F" w14:textId="154A7458" w:rsidR="001179A1" w:rsidRDefault="004521EB" w:rsidP="001F162B">
      <w:pPr>
        <w:pStyle w:val="51"/>
        <w:numPr>
          <w:ilvl w:val="4"/>
          <w:numId w:val="26"/>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1179A1" w:rsidRPr="00B7091E" w14:paraId="223ED189" w14:textId="77777777" w:rsidTr="00206291">
        <w:tc>
          <w:tcPr>
            <w:tcW w:w="1667" w:type="pct"/>
            <w:shd w:val="clear" w:color="auto" w:fill="D9D9D9" w:themeFill="background1" w:themeFillShade="D9"/>
          </w:tcPr>
          <w:p w14:paraId="2E38CDAD"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543724B6"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62884EA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039BB48" w14:textId="77777777" w:rsidTr="00206291">
        <w:tc>
          <w:tcPr>
            <w:tcW w:w="1667" w:type="pct"/>
          </w:tcPr>
          <w:p w14:paraId="5EF93F52" w14:textId="23FC87CA" w:rsidR="001179A1" w:rsidRPr="0097334B" w:rsidRDefault="002B74FF" w:rsidP="00206291">
            <w:pPr>
              <w:pStyle w:val="aa"/>
              <w:snapToGrid w:val="0"/>
              <w:ind w:leftChars="0" w:left="0" w:firstLineChars="0" w:firstLine="0"/>
              <w:rPr>
                <w:sz w:val="20"/>
                <w:szCs w:val="18"/>
              </w:rPr>
            </w:pPr>
            <w:r>
              <w:rPr>
                <w:rFonts w:hint="eastAsia"/>
                <w:sz w:val="20"/>
                <w:szCs w:val="18"/>
              </w:rPr>
              <w:t>クリーニング施設</w:t>
            </w:r>
          </w:p>
        </w:tc>
        <w:tc>
          <w:tcPr>
            <w:tcW w:w="1228" w:type="pct"/>
          </w:tcPr>
          <w:p w14:paraId="1AFF22BB" w14:textId="7A3049FC" w:rsidR="001179A1" w:rsidRPr="0097334B" w:rsidRDefault="002B74FF" w:rsidP="00206291">
            <w:pPr>
              <w:pStyle w:val="aa"/>
              <w:snapToGrid w:val="0"/>
              <w:ind w:leftChars="0" w:left="0" w:firstLineChars="0" w:firstLine="0"/>
              <w:rPr>
                <w:sz w:val="20"/>
                <w:szCs w:val="18"/>
              </w:rPr>
            </w:pPr>
            <w:r>
              <w:rPr>
                <w:rFonts w:hint="eastAsia"/>
                <w:sz w:val="20"/>
                <w:szCs w:val="18"/>
              </w:rPr>
              <w:t>Cleaning</w:t>
            </w:r>
          </w:p>
        </w:tc>
        <w:tc>
          <w:tcPr>
            <w:tcW w:w="2105" w:type="pct"/>
          </w:tcPr>
          <w:p w14:paraId="48E40FAA" w14:textId="19DBEAF5" w:rsidR="001179A1" w:rsidRPr="0097334B" w:rsidRDefault="001179A1" w:rsidP="00206291">
            <w:pPr>
              <w:pStyle w:val="aa"/>
              <w:snapToGrid w:val="0"/>
              <w:ind w:leftChars="0" w:left="0" w:firstLineChars="0" w:firstLine="0"/>
              <w:rPr>
                <w:sz w:val="20"/>
                <w:szCs w:val="18"/>
              </w:rPr>
            </w:pPr>
            <w:r w:rsidRPr="0097334B">
              <w:rPr>
                <w:rFonts w:hint="eastAsia"/>
                <w:sz w:val="20"/>
                <w:szCs w:val="18"/>
              </w:rPr>
              <w:t>推奨データセット</w:t>
            </w:r>
            <w:r w:rsidR="002B74FF">
              <w:rPr>
                <w:rFonts w:hint="eastAsia"/>
                <w:sz w:val="20"/>
                <w:szCs w:val="18"/>
              </w:rPr>
              <w:t>「</w:t>
            </w:r>
            <w:r w:rsidR="0005319A">
              <w:rPr>
                <w:rFonts w:hint="eastAsia"/>
                <w:sz w:val="20"/>
                <w:szCs w:val="18"/>
              </w:rPr>
              <w:t>公共施設</w:t>
            </w:r>
            <w:r w:rsidR="002B74FF">
              <w:rPr>
                <w:rFonts w:hint="eastAsia"/>
                <w:sz w:val="20"/>
                <w:szCs w:val="18"/>
              </w:rPr>
              <w:t>」</w:t>
            </w:r>
          </w:p>
        </w:tc>
      </w:tr>
    </w:tbl>
    <w:p w14:paraId="386EFA97" w14:textId="77777777" w:rsidR="001179A1" w:rsidRDefault="001179A1" w:rsidP="001179A1">
      <w:pPr>
        <w:pStyle w:val="51"/>
      </w:pPr>
      <w:r>
        <w:rPr>
          <w:rFonts w:hint="eastAsia"/>
        </w:rPr>
        <w:lastRenderedPageBreak/>
        <w:t>データモデル</w:t>
      </w:r>
    </w:p>
    <w:p w14:paraId="18DFA463" w14:textId="20830255" w:rsidR="001007FC" w:rsidRDefault="001179A1" w:rsidP="00CB5869">
      <w:pPr>
        <w:pStyle w:val="aa"/>
        <w:ind w:left="360" w:firstLine="240"/>
      </w:pPr>
      <w:r>
        <w:rPr>
          <w:rFonts w:hint="eastAsia"/>
        </w:rPr>
        <w:t>施設の</w:t>
      </w:r>
      <w:r w:rsidR="000D78AE">
        <w:rPr>
          <w:rFonts w:hint="eastAsia"/>
        </w:rPr>
        <w:t>基本モデルに、目的別追加データ項目として以下を付加して利用します。</w:t>
      </w:r>
    </w:p>
    <w:p w14:paraId="6F775481" w14:textId="28EFF553" w:rsidR="005336BE" w:rsidRDefault="005336BE" w:rsidP="00CB5869">
      <w:pPr>
        <w:pStyle w:val="aa"/>
        <w:ind w:left="360" w:firstLine="240"/>
      </w:pPr>
      <w:r>
        <w:rPr>
          <w:rFonts w:hint="eastAsia"/>
          <w:noProof/>
        </w:rPr>
        <w:drawing>
          <wp:inline distT="0" distB="0" distL="0" distR="0" wp14:anchorId="0921B562" wp14:editId="73BB1B88">
            <wp:extent cx="4914900" cy="1009650"/>
            <wp:effectExtent l="0" t="0" r="0" b="19050"/>
            <wp:docPr id="33" name="図表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18A33A5C" w14:textId="77777777" w:rsidR="00DE2F8B" w:rsidRDefault="00DE2F8B" w:rsidP="00CB5869">
      <w:pPr>
        <w:pStyle w:val="aa"/>
        <w:ind w:left="360" w:firstLine="240"/>
      </w:pPr>
    </w:p>
    <w:tbl>
      <w:tblPr>
        <w:tblStyle w:val="aff"/>
        <w:tblW w:w="0" w:type="auto"/>
        <w:tblInd w:w="421" w:type="dxa"/>
        <w:tblLook w:val="04A0" w:firstRow="1" w:lastRow="0" w:firstColumn="1" w:lastColumn="0" w:noHBand="0" w:noVBand="1"/>
      </w:tblPr>
      <w:tblGrid>
        <w:gridCol w:w="708"/>
        <w:gridCol w:w="2127"/>
        <w:gridCol w:w="4860"/>
      </w:tblGrid>
      <w:tr w:rsidR="00206291" w14:paraId="1D34134F" w14:textId="77777777" w:rsidTr="00206291">
        <w:tc>
          <w:tcPr>
            <w:tcW w:w="708" w:type="dxa"/>
            <w:shd w:val="clear" w:color="auto" w:fill="D9D9D9" w:themeFill="background1" w:themeFillShade="D9"/>
          </w:tcPr>
          <w:p w14:paraId="2320B03D" w14:textId="57AE855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127" w:type="dxa"/>
            <w:shd w:val="clear" w:color="auto" w:fill="D9D9D9" w:themeFill="background1" w:themeFillShade="D9"/>
          </w:tcPr>
          <w:p w14:paraId="5A3CD89B" w14:textId="28BE2F13"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4860" w:type="dxa"/>
            <w:shd w:val="clear" w:color="auto" w:fill="D9D9D9" w:themeFill="background1" w:themeFillShade="D9"/>
          </w:tcPr>
          <w:p w14:paraId="409131E6" w14:textId="77777777"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206291" w14:paraId="2DF717D5" w14:textId="77777777" w:rsidTr="00206291">
        <w:tc>
          <w:tcPr>
            <w:tcW w:w="708" w:type="dxa"/>
          </w:tcPr>
          <w:p w14:paraId="3A5E5E6F"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30F7793B" w14:textId="3815E0D0" w:rsidR="00206291" w:rsidRPr="00D25DFA"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4860" w:type="dxa"/>
          </w:tcPr>
          <w:p w14:paraId="14D0EBE9" w14:textId="212C4D1A" w:rsidR="00206291" w:rsidRPr="00D25DFA" w:rsidRDefault="00206291" w:rsidP="005336BE">
            <w:pPr>
              <w:pStyle w:val="a8"/>
              <w:snapToGrid w:val="0"/>
              <w:ind w:leftChars="0" w:left="0" w:firstLineChars="0" w:firstLine="0"/>
              <w:rPr>
                <w:rFonts w:hAnsi="ＭＳ 明朝" w:cs="ＭＳ 明朝"/>
                <w:sz w:val="20"/>
                <w:szCs w:val="20"/>
              </w:rPr>
            </w:pPr>
            <w:r>
              <w:rPr>
                <w:rFonts w:hint="eastAsia"/>
                <w:sz w:val="20"/>
                <w:szCs w:val="20"/>
              </w:rPr>
              <w:t>「クリーニング」、「コインランドリ」「クリーニング;コインランドリ」から選択する。</w:t>
            </w:r>
          </w:p>
        </w:tc>
      </w:tr>
      <w:tr w:rsidR="00206291" w14:paraId="6F99066F" w14:textId="77777777" w:rsidTr="00206291">
        <w:tc>
          <w:tcPr>
            <w:tcW w:w="708" w:type="dxa"/>
          </w:tcPr>
          <w:p w14:paraId="7613BDE9"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7E0FDCF3" w14:textId="51599E1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コインランドリ台数</w:t>
            </w:r>
          </w:p>
        </w:tc>
        <w:tc>
          <w:tcPr>
            <w:tcW w:w="4860" w:type="dxa"/>
          </w:tcPr>
          <w:p w14:paraId="239D963A" w14:textId="4523090F" w:rsidR="00206291" w:rsidRDefault="00206291" w:rsidP="005336BE">
            <w:pPr>
              <w:pStyle w:val="a8"/>
              <w:snapToGrid w:val="0"/>
              <w:ind w:leftChars="0" w:left="0" w:firstLineChars="0" w:firstLine="0"/>
              <w:rPr>
                <w:sz w:val="20"/>
                <w:szCs w:val="20"/>
              </w:rPr>
            </w:pPr>
            <w:r>
              <w:rPr>
                <w:rFonts w:hint="eastAsia"/>
                <w:sz w:val="20"/>
                <w:szCs w:val="20"/>
              </w:rPr>
              <w:t>台数を記入する</w:t>
            </w:r>
            <w:r w:rsidR="00AC07D5">
              <w:rPr>
                <w:rFonts w:hint="eastAsia"/>
                <w:sz w:val="20"/>
                <w:szCs w:val="20"/>
              </w:rPr>
              <w:t>。</w:t>
            </w:r>
          </w:p>
        </w:tc>
      </w:tr>
      <w:tr w:rsidR="00206291" w14:paraId="385C48C7" w14:textId="77777777" w:rsidTr="00206291">
        <w:tc>
          <w:tcPr>
            <w:tcW w:w="708" w:type="dxa"/>
          </w:tcPr>
          <w:p w14:paraId="62234B8B"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62813A6D" w14:textId="6E698BC1"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洗剤販売</w:t>
            </w:r>
          </w:p>
        </w:tc>
        <w:tc>
          <w:tcPr>
            <w:tcW w:w="4860" w:type="dxa"/>
          </w:tcPr>
          <w:p w14:paraId="52FC6930" w14:textId="32543951" w:rsidR="00206291" w:rsidRDefault="00206291" w:rsidP="005336BE">
            <w:pPr>
              <w:pStyle w:val="a8"/>
              <w:snapToGrid w:val="0"/>
              <w:ind w:leftChars="0" w:left="0" w:firstLineChars="0" w:firstLine="0"/>
              <w:rPr>
                <w:sz w:val="20"/>
                <w:szCs w:val="20"/>
              </w:rPr>
            </w:pPr>
            <w:r>
              <w:rPr>
                <w:rFonts w:hint="eastAsia"/>
                <w:sz w:val="20"/>
                <w:szCs w:val="20"/>
              </w:rPr>
              <w:t>販売の有無</w:t>
            </w:r>
            <w:r w:rsidR="00AC07D5">
              <w:rPr>
                <w:rFonts w:hint="eastAsia"/>
                <w:sz w:val="20"/>
                <w:szCs w:val="20"/>
              </w:rPr>
              <w:t>。</w:t>
            </w:r>
          </w:p>
        </w:tc>
      </w:tr>
    </w:tbl>
    <w:p w14:paraId="058C6CE8" w14:textId="0F6EA227" w:rsidR="00EA4CB1" w:rsidRPr="00AE271A" w:rsidRDefault="00EA4CB1" w:rsidP="00243930">
      <w:pPr>
        <w:pStyle w:val="a8"/>
        <w:ind w:left="120" w:firstLine="240"/>
      </w:pPr>
    </w:p>
    <w:p w14:paraId="38E23C2D" w14:textId="77777777" w:rsidR="00206291" w:rsidRDefault="00206291">
      <w:pPr>
        <w:widowControl/>
        <w:jc w:val="left"/>
        <w:rPr>
          <w:rFonts w:ascii="ＭＳ ゴシック" w:eastAsia="ＭＳ ゴシック" w:hAnsiTheme="majorHAnsi" w:cstheme="majorBidi"/>
        </w:rPr>
      </w:pPr>
      <w:r>
        <w:br w:type="page"/>
      </w:r>
    </w:p>
    <w:p w14:paraId="163015A7" w14:textId="7550D402" w:rsidR="00B33558" w:rsidRDefault="00B33558">
      <w:pPr>
        <w:pStyle w:val="22"/>
      </w:pPr>
      <w:r>
        <w:rPr>
          <w:rFonts w:hint="eastAsia"/>
        </w:rPr>
        <w:lastRenderedPageBreak/>
        <w:t xml:space="preserve">　</w:t>
      </w:r>
      <w:bookmarkStart w:id="107" w:name="_Toc103599992"/>
      <w:r>
        <w:rPr>
          <w:rFonts w:hint="eastAsia"/>
        </w:rPr>
        <w:t>設備</w:t>
      </w:r>
      <w:bookmarkEnd w:id="107"/>
    </w:p>
    <w:p w14:paraId="43A76CA6" w14:textId="7572A206" w:rsidR="00EF1B75" w:rsidRDefault="00EF1B75" w:rsidP="003C672B">
      <w:pPr>
        <w:pStyle w:val="a7"/>
      </w:pPr>
      <w:r>
        <w:rPr>
          <w:rFonts w:hint="eastAsia"/>
        </w:rPr>
        <w:t>都市や建物に設置された設備の情報を以下に</w:t>
      </w:r>
      <w:r w:rsidR="00BF7352">
        <w:rPr>
          <w:rFonts w:hint="eastAsia"/>
        </w:rPr>
        <w:t>示します</w:t>
      </w:r>
      <w:r>
        <w:rPr>
          <w:rFonts w:hint="eastAsia"/>
        </w:rPr>
        <w:t>。</w:t>
      </w:r>
    </w:p>
    <w:p w14:paraId="3551C813" w14:textId="2431B3F8" w:rsidR="005C432D" w:rsidRDefault="005C432D" w:rsidP="001F162B">
      <w:pPr>
        <w:pStyle w:val="32"/>
        <w:numPr>
          <w:ilvl w:val="0"/>
          <w:numId w:val="83"/>
        </w:numPr>
      </w:pPr>
      <w:bookmarkStart w:id="108" w:name="_Toc103599993"/>
      <w:r>
        <w:rPr>
          <w:rFonts w:hint="eastAsia"/>
        </w:rPr>
        <w:t>基本形</w:t>
      </w:r>
      <w:bookmarkEnd w:id="108"/>
    </w:p>
    <w:p w14:paraId="49BEBC7C" w14:textId="51D5052C" w:rsidR="005C432D" w:rsidRPr="00206291" w:rsidRDefault="00206291" w:rsidP="00206291">
      <w:pPr>
        <w:pStyle w:val="a8"/>
        <w:ind w:left="120" w:firstLine="240"/>
      </w:pPr>
      <w:r>
        <w:rPr>
          <w:rFonts w:hint="eastAsia"/>
        </w:rPr>
        <w:t>全ての設備に共通的なデータモデルです。</w:t>
      </w:r>
    </w:p>
    <w:p w14:paraId="0766BC7C" w14:textId="094A34C8" w:rsidR="00C83678" w:rsidRDefault="004521EB" w:rsidP="00EF1B75">
      <w:pPr>
        <w:pStyle w:val="51"/>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EF1B75" w:rsidRPr="00B7091E" w14:paraId="55CADC07" w14:textId="77777777" w:rsidTr="30EC2B1F">
        <w:tc>
          <w:tcPr>
            <w:tcW w:w="1667" w:type="pct"/>
            <w:shd w:val="clear" w:color="auto" w:fill="D9D9D9" w:themeFill="background1" w:themeFillShade="D9"/>
          </w:tcPr>
          <w:p w14:paraId="1A9E7004"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B3C0911"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934B32E"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参照元</w:t>
            </w:r>
          </w:p>
        </w:tc>
      </w:tr>
      <w:tr w:rsidR="00EF1B75" w:rsidRPr="00B7091E" w14:paraId="34F7B483" w14:textId="77777777" w:rsidTr="30EC2B1F">
        <w:tc>
          <w:tcPr>
            <w:tcW w:w="1667" w:type="pct"/>
          </w:tcPr>
          <w:p w14:paraId="6267DD18" w14:textId="058CD208" w:rsidR="00EF1B75" w:rsidRPr="0097334B" w:rsidRDefault="00EF1B75" w:rsidP="00D42816">
            <w:pPr>
              <w:pStyle w:val="aa"/>
              <w:snapToGrid w:val="0"/>
              <w:ind w:leftChars="0" w:left="0" w:firstLineChars="0" w:firstLine="0"/>
              <w:rPr>
                <w:sz w:val="20"/>
                <w:szCs w:val="18"/>
              </w:rPr>
            </w:pPr>
            <w:r>
              <w:rPr>
                <w:rFonts w:hint="eastAsia"/>
                <w:sz w:val="20"/>
                <w:szCs w:val="18"/>
              </w:rPr>
              <w:t>設備</w:t>
            </w:r>
          </w:p>
        </w:tc>
        <w:tc>
          <w:tcPr>
            <w:tcW w:w="1316" w:type="pct"/>
          </w:tcPr>
          <w:p w14:paraId="4599D8C8" w14:textId="7EB7EE1B" w:rsidR="00EF1B75" w:rsidRPr="0097334B" w:rsidRDefault="00EF1B75" w:rsidP="00D42816">
            <w:pPr>
              <w:pStyle w:val="aa"/>
              <w:snapToGrid w:val="0"/>
              <w:ind w:leftChars="0" w:left="0" w:firstLineChars="0" w:firstLine="0"/>
              <w:rPr>
                <w:sz w:val="20"/>
                <w:szCs w:val="18"/>
              </w:rPr>
            </w:pPr>
            <w:r>
              <w:rPr>
                <w:rFonts w:hint="eastAsia"/>
                <w:sz w:val="20"/>
                <w:szCs w:val="18"/>
              </w:rPr>
              <w:t>Equipment</w:t>
            </w:r>
          </w:p>
        </w:tc>
        <w:tc>
          <w:tcPr>
            <w:tcW w:w="2018" w:type="pct"/>
          </w:tcPr>
          <w:p w14:paraId="3A1E3C2F" w14:textId="5A08FDE0" w:rsidR="00EF1B75" w:rsidRPr="0097334B" w:rsidRDefault="00206291" w:rsidP="00D42816">
            <w:pPr>
              <w:pStyle w:val="aa"/>
              <w:snapToGrid w:val="0"/>
              <w:ind w:leftChars="0" w:left="0" w:firstLineChars="0" w:firstLine="0"/>
              <w:rPr>
                <w:sz w:val="20"/>
                <w:szCs w:val="18"/>
              </w:rPr>
            </w:pPr>
            <w:r>
              <w:rPr>
                <w:rFonts w:hint="eastAsia"/>
                <w:sz w:val="20"/>
                <w:szCs w:val="18"/>
              </w:rPr>
              <w:t>GIFコアデータモデル</w:t>
            </w:r>
          </w:p>
        </w:tc>
      </w:tr>
      <w:tr w:rsidR="00206291" w:rsidRPr="00B7091E" w14:paraId="0E09EB87" w14:textId="77777777" w:rsidTr="30EC2B1F">
        <w:tc>
          <w:tcPr>
            <w:tcW w:w="1667" w:type="pct"/>
          </w:tcPr>
          <w:p w14:paraId="4DCB6F7F" w14:textId="290D6C23" w:rsidR="00206291" w:rsidRDefault="00D42816" w:rsidP="00D42816">
            <w:pPr>
              <w:pStyle w:val="aa"/>
              <w:snapToGrid w:val="0"/>
              <w:ind w:leftChars="0" w:left="0" w:firstLineChars="0" w:firstLine="0"/>
              <w:rPr>
                <w:sz w:val="20"/>
                <w:szCs w:val="18"/>
              </w:rPr>
            </w:pPr>
            <w:r>
              <w:rPr>
                <w:rFonts w:hint="eastAsia"/>
                <w:sz w:val="20"/>
                <w:szCs w:val="18"/>
              </w:rPr>
              <w:t>都市設備</w:t>
            </w:r>
          </w:p>
        </w:tc>
        <w:tc>
          <w:tcPr>
            <w:tcW w:w="1316" w:type="pct"/>
          </w:tcPr>
          <w:p w14:paraId="1081361A" w14:textId="0DD12CE7" w:rsidR="00206291" w:rsidRDefault="00D42816" w:rsidP="00D42816">
            <w:pPr>
              <w:pStyle w:val="aa"/>
              <w:snapToGrid w:val="0"/>
              <w:ind w:leftChars="0" w:left="0" w:firstLineChars="0" w:firstLine="0"/>
              <w:rPr>
                <w:sz w:val="20"/>
                <w:szCs w:val="20"/>
              </w:rPr>
            </w:pPr>
            <w:r w:rsidRPr="30EC2B1F">
              <w:rPr>
                <w:sz w:val="20"/>
                <w:szCs w:val="20"/>
              </w:rPr>
              <w:t>CityFurniture</w:t>
            </w:r>
          </w:p>
        </w:tc>
        <w:tc>
          <w:tcPr>
            <w:tcW w:w="2018" w:type="pct"/>
          </w:tcPr>
          <w:p w14:paraId="48054A8D" w14:textId="4A537932" w:rsidR="00206291" w:rsidRDefault="00206291" w:rsidP="00D42816">
            <w:pPr>
              <w:pStyle w:val="aa"/>
              <w:snapToGrid w:val="0"/>
              <w:ind w:leftChars="0" w:left="0" w:firstLineChars="0" w:firstLine="0"/>
              <w:rPr>
                <w:sz w:val="20"/>
                <w:szCs w:val="18"/>
              </w:rPr>
            </w:pPr>
            <w:r w:rsidRPr="00206291">
              <w:rPr>
                <w:rFonts w:hint="eastAsia"/>
                <w:sz w:val="20"/>
                <w:szCs w:val="18"/>
              </w:rPr>
              <w:t>３D都市モデル標準製品仕様書</w:t>
            </w:r>
          </w:p>
        </w:tc>
      </w:tr>
      <w:tr w:rsidR="00206291" w:rsidRPr="00B7091E" w14:paraId="3AC89DE1" w14:textId="77777777" w:rsidTr="30EC2B1F">
        <w:tc>
          <w:tcPr>
            <w:tcW w:w="1667" w:type="pct"/>
          </w:tcPr>
          <w:p w14:paraId="379596FA" w14:textId="0FF6C924" w:rsidR="00206291" w:rsidRDefault="00D42816" w:rsidP="00D42816">
            <w:pPr>
              <w:pStyle w:val="aa"/>
              <w:snapToGrid w:val="0"/>
              <w:ind w:leftChars="0" w:left="0" w:firstLineChars="0" w:firstLine="0"/>
              <w:rPr>
                <w:sz w:val="20"/>
                <w:szCs w:val="18"/>
              </w:rPr>
            </w:pPr>
            <w:r>
              <w:rPr>
                <w:rFonts w:hint="eastAsia"/>
                <w:sz w:val="20"/>
                <w:szCs w:val="18"/>
              </w:rPr>
              <w:t>製品</w:t>
            </w:r>
          </w:p>
        </w:tc>
        <w:tc>
          <w:tcPr>
            <w:tcW w:w="1316" w:type="pct"/>
          </w:tcPr>
          <w:p w14:paraId="00CDCDC4" w14:textId="5A6D39C2" w:rsidR="00206291" w:rsidRDefault="00D42816" w:rsidP="00D42816">
            <w:pPr>
              <w:pStyle w:val="aa"/>
              <w:snapToGrid w:val="0"/>
              <w:ind w:leftChars="0" w:left="0" w:firstLineChars="0" w:firstLine="0"/>
              <w:rPr>
                <w:sz w:val="20"/>
                <w:szCs w:val="18"/>
              </w:rPr>
            </w:pPr>
            <w:r>
              <w:rPr>
                <w:rFonts w:hint="eastAsia"/>
                <w:sz w:val="20"/>
                <w:szCs w:val="18"/>
              </w:rPr>
              <w:t>Product</w:t>
            </w:r>
          </w:p>
        </w:tc>
        <w:tc>
          <w:tcPr>
            <w:tcW w:w="2018" w:type="pct"/>
          </w:tcPr>
          <w:p w14:paraId="725B7C9E" w14:textId="50A62FEA" w:rsidR="00206291" w:rsidRDefault="00D42816" w:rsidP="00D4281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E646EED" w14:textId="3E595D57" w:rsidR="00EF1B75" w:rsidRDefault="00EF1B75" w:rsidP="00EF1B75">
      <w:pPr>
        <w:pStyle w:val="51"/>
      </w:pPr>
      <w:r>
        <w:rPr>
          <w:rFonts w:hint="eastAsia"/>
        </w:rPr>
        <w:t>データモデル</w:t>
      </w:r>
    </w:p>
    <w:p w14:paraId="262D8829" w14:textId="24E15E3C" w:rsidR="009D76DF" w:rsidRDefault="00EF1B75" w:rsidP="00EF1B75">
      <w:pPr>
        <w:pStyle w:val="aa"/>
        <w:ind w:left="360" w:firstLine="240"/>
      </w:pPr>
      <w:r>
        <w:rPr>
          <w:rFonts w:hint="eastAsia"/>
        </w:rPr>
        <w:t>設備の基本モデルを以下に</w:t>
      </w:r>
      <w:r w:rsidR="00BF7352">
        <w:rPr>
          <w:rFonts w:hint="eastAsia"/>
        </w:rPr>
        <w:t>示します</w:t>
      </w:r>
      <w:r>
        <w:rPr>
          <w:rFonts w:hint="eastAsia"/>
        </w:rPr>
        <w:t>。</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4"/>
        <w:gridCol w:w="1559"/>
        <w:gridCol w:w="5425"/>
      </w:tblGrid>
      <w:tr w:rsidR="009D76DF" w:rsidRPr="009D76DF" w14:paraId="406D36FA" w14:textId="77777777" w:rsidTr="00D42816">
        <w:trPr>
          <w:cnfStyle w:val="100000000000" w:firstRow="1" w:lastRow="0" w:firstColumn="0" w:lastColumn="0" w:oddVBand="0" w:evenVBand="0" w:oddHBand="0" w:evenHBand="0" w:firstRowFirstColumn="0" w:firstRowLastColumn="0" w:lastRowFirstColumn="0" w:lastRowLastColumn="0"/>
          <w:trHeight w:val="454"/>
          <w:jc w:val="center"/>
        </w:trPr>
        <w:tc>
          <w:tcPr>
            <w:tcW w:w="704" w:type="dxa"/>
            <w:shd w:val="clear" w:color="auto" w:fill="D9D9D9" w:themeFill="background1" w:themeFillShade="D9"/>
            <w:hideMark/>
          </w:tcPr>
          <w:p w14:paraId="0D271584" w14:textId="73B423DE"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必須</w:t>
            </w:r>
          </w:p>
        </w:tc>
        <w:tc>
          <w:tcPr>
            <w:tcW w:w="1559" w:type="dxa"/>
            <w:shd w:val="clear" w:color="auto" w:fill="D9D9D9" w:themeFill="background1" w:themeFillShade="D9"/>
            <w:hideMark/>
          </w:tcPr>
          <w:p w14:paraId="2F711F5A"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項目名</w:t>
            </w:r>
          </w:p>
        </w:tc>
        <w:tc>
          <w:tcPr>
            <w:tcW w:w="5425" w:type="dxa"/>
            <w:shd w:val="clear" w:color="auto" w:fill="D9D9D9" w:themeFill="background1" w:themeFillShade="D9"/>
            <w:hideMark/>
          </w:tcPr>
          <w:p w14:paraId="21CC9497"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説明</w:t>
            </w:r>
          </w:p>
        </w:tc>
      </w:tr>
      <w:tr w:rsidR="009D76DF" w:rsidRPr="009D76DF" w14:paraId="6A63AC4C" w14:textId="77777777" w:rsidTr="00D42816">
        <w:trPr>
          <w:trHeight w:val="454"/>
          <w:jc w:val="center"/>
        </w:trPr>
        <w:tc>
          <w:tcPr>
            <w:tcW w:w="704" w:type="dxa"/>
            <w:hideMark/>
          </w:tcPr>
          <w:p w14:paraId="38E2F1A8" w14:textId="77777777" w:rsidR="009D76DF" w:rsidRPr="009D76DF" w:rsidRDefault="009D76DF" w:rsidP="009D76DF">
            <w:pPr>
              <w:snapToGrid w:val="0"/>
              <w:spacing w:line="240" w:lineRule="atLeast"/>
              <w:jc w:val="left"/>
              <w:rPr>
                <w:rFonts w:hAnsi="ＭＳ 明朝" w:cs="游明朝"/>
                <w:bCs/>
                <w:sz w:val="20"/>
                <w:szCs w:val="20"/>
              </w:rPr>
            </w:pPr>
          </w:p>
          <w:p w14:paraId="755D95E4"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24C403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ID</w:t>
            </w:r>
          </w:p>
        </w:tc>
        <w:tc>
          <w:tcPr>
            <w:tcW w:w="5425" w:type="dxa"/>
            <w:hideMark/>
          </w:tcPr>
          <w:p w14:paraId="6247751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機械的に採番された設備を一意に識別する</w:t>
            </w:r>
            <w:r w:rsidRPr="009D76DF">
              <w:rPr>
                <w:rFonts w:hAnsi="ＭＳ 明朝" w:cs="游明朝"/>
                <w:bCs/>
                <w:sz w:val="20"/>
                <w:szCs w:val="20"/>
              </w:rPr>
              <w:t>ID</w:t>
            </w:r>
            <w:r w:rsidRPr="009D76DF">
              <w:rPr>
                <w:rFonts w:hAnsi="ＭＳ 明朝" w:cs="游明朝" w:hint="eastAsia"/>
                <w:bCs/>
                <w:sz w:val="20"/>
                <w:szCs w:val="20"/>
              </w:rPr>
              <w:t>。設備単位に付番する</w:t>
            </w:r>
          </w:p>
        </w:tc>
      </w:tr>
      <w:tr w:rsidR="009D76DF" w:rsidRPr="009D76DF" w14:paraId="34CC9F88" w14:textId="77777777" w:rsidTr="00D42816">
        <w:trPr>
          <w:trHeight w:val="189"/>
          <w:jc w:val="center"/>
        </w:trPr>
        <w:tc>
          <w:tcPr>
            <w:tcW w:w="704" w:type="dxa"/>
          </w:tcPr>
          <w:p w14:paraId="0CD5E19D"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43CFD2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区分</w:t>
            </w:r>
          </w:p>
        </w:tc>
        <w:tc>
          <w:tcPr>
            <w:tcW w:w="5425" w:type="dxa"/>
          </w:tcPr>
          <w:p w14:paraId="32C7C49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設備の区分</w:t>
            </w:r>
          </w:p>
        </w:tc>
      </w:tr>
      <w:tr w:rsidR="009D76DF" w:rsidRPr="009D76DF" w14:paraId="2904EFA0" w14:textId="77777777" w:rsidTr="00D42816">
        <w:trPr>
          <w:trHeight w:val="65"/>
          <w:jc w:val="center"/>
        </w:trPr>
        <w:tc>
          <w:tcPr>
            <w:tcW w:w="704" w:type="dxa"/>
          </w:tcPr>
          <w:p w14:paraId="2910E85E"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AF2E5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種類</w:t>
            </w:r>
          </w:p>
        </w:tc>
        <w:tc>
          <w:tcPr>
            <w:tcW w:w="5425" w:type="dxa"/>
          </w:tcPr>
          <w:p w14:paraId="4390E74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設備の種類</w:t>
            </w:r>
          </w:p>
        </w:tc>
      </w:tr>
      <w:tr w:rsidR="009D76DF" w:rsidRPr="009D76DF" w14:paraId="0F693C08" w14:textId="77777777" w:rsidTr="00D42816">
        <w:trPr>
          <w:trHeight w:val="69"/>
          <w:jc w:val="center"/>
        </w:trPr>
        <w:tc>
          <w:tcPr>
            <w:tcW w:w="704" w:type="dxa"/>
            <w:hideMark/>
          </w:tcPr>
          <w:p w14:paraId="3D69916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15FB48A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w:t>
            </w:r>
          </w:p>
        </w:tc>
        <w:tc>
          <w:tcPr>
            <w:tcW w:w="5425" w:type="dxa"/>
            <w:hideMark/>
          </w:tcPr>
          <w:p w14:paraId="641EDF4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設備の名称</w:t>
            </w:r>
          </w:p>
        </w:tc>
      </w:tr>
      <w:tr w:rsidR="009D76DF" w:rsidRPr="009D76DF" w14:paraId="16FE8ED1" w14:textId="77777777" w:rsidTr="00D42816">
        <w:trPr>
          <w:trHeight w:val="229"/>
          <w:jc w:val="center"/>
        </w:trPr>
        <w:tc>
          <w:tcPr>
            <w:tcW w:w="704" w:type="dxa"/>
            <w:hideMark/>
          </w:tcPr>
          <w:p w14:paraId="5330B51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0E9FA69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名称（カナ）</w:t>
            </w:r>
          </w:p>
        </w:tc>
        <w:tc>
          <w:tcPr>
            <w:tcW w:w="5425" w:type="dxa"/>
            <w:hideMark/>
          </w:tcPr>
          <w:p w14:paraId="1DC7D9E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設備のカナ表記</w:t>
            </w:r>
          </w:p>
        </w:tc>
      </w:tr>
      <w:tr w:rsidR="009D76DF" w:rsidRPr="009D76DF" w14:paraId="252F5EC1" w14:textId="77777777" w:rsidTr="00D42816">
        <w:trPr>
          <w:trHeight w:val="91"/>
          <w:jc w:val="center"/>
        </w:trPr>
        <w:tc>
          <w:tcPr>
            <w:tcW w:w="704" w:type="dxa"/>
            <w:hideMark/>
          </w:tcPr>
          <w:p w14:paraId="3EB9A7F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736E7A5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名称（英字）</w:t>
            </w:r>
          </w:p>
        </w:tc>
        <w:tc>
          <w:tcPr>
            <w:tcW w:w="5425" w:type="dxa"/>
            <w:hideMark/>
          </w:tcPr>
          <w:p w14:paraId="7059196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設備の英語名またはローマ字表記</w:t>
            </w:r>
          </w:p>
        </w:tc>
      </w:tr>
      <w:tr w:rsidR="009D76DF" w:rsidRPr="009D76DF" w14:paraId="44D55895" w14:textId="77777777" w:rsidTr="00D42816">
        <w:trPr>
          <w:trHeight w:val="109"/>
          <w:jc w:val="center"/>
        </w:trPr>
        <w:tc>
          <w:tcPr>
            <w:tcW w:w="704" w:type="dxa"/>
            <w:hideMark/>
          </w:tcPr>
          <w:p w14:paraId="2552D4B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5B7A96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説明</w:t>
            </w:r>
          </w:p>
        </w:tc>
        <w:tc>
          <w:tcPr>
            <w:tcW w:w="5425" w:type="dxa"/>
            <w:hideMark/>
          </w:tcPr>
          <w:p w14:paraId="21EAB95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設備情報として公開可能な詳細情報</w:t>
            </w:r>
          </w:p>
        </w:tc>
      </w:tr>
      <w:tr w:rsidR="009D76DF" w:rsidRPr="009D76DF" w14:paraId="303345A1" w14:textId="77777777" w:rsidTr="00D42816">
        <w:trPr>
          <w:trHeight w:val="128"/>
          <w:jc w:val="center"/>
        </w:trPr>
        <w:tc>
          <w:tcPr>
            <w:tcW w:w="704" w:type="dxa"/>
          </w:tcPr>
          <w:p w14:paraId="47B4306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B0FACA"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状態</w:t>
            </w:r>
          </w:p>
        </w:tc>
        <w:tc>
          <w:tcPr>
            <w:tcW w:w="5425" w:type="dxa"/>
            <w:hideMark/>
          </w:tcPr>
          <w:p w14:paraId="2E91F36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「稼働中」などのステータス</w:t>
            </w:r>
          </w:p>
        </w:tc>
      </w:tr>
      <w:tr w:rsidR="009D76DF" w:rsidRPr="009D76DF" w14:paraId="48F1B710" w14:textId="77777777" w:rsidTr="00D42816">
        <w:trPr>
          <w:trHeight w:val="145"/>
          <w:jc w:val="center"/>
        </w:trPr>
        <w:tc>
          <w:tcPr>
            <w:tcW w:w="704" w:type="dxa"/>
            <w:hideMark/>
          </w:tcPr>
          <w:p w14:paraId="3A03067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211B8F9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設備住所</w:t>
            </w:r>
          </w:p>
        </w:tc>
        <w:tc>
          <w:tcPr>
            <w:tcW w:w="5425" w:type="dxa"/>
            <w:hideMark/>
          </w:tcPr>
          <w:p w14:paraId="396092EF" w14:textId="24574DD3"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住所情報（住所型</w:t>
            </w:r>
            <w:r w:rsidR="00323F71">
              <w:rPr>
                <w:rFonts w:hAnsi="ＭＳ 明朝" w:cs="游明朝" w:hint="eastAsia"/>
                <w:bCs/>
                <w:sz w:val="20"/>
                <w:szCs w:val="20"/>
              </w:rPr>
              <w:t>の</w:t>
            </w:r>
            <w:r w:rsidR="00832A2B">
              <w:rPr>
                <w:rFonts w:hAnsi="ＭＳ 明朝" w:cs="游明朝" w:hint="eastAsia"/>
                <w:bCs/>
                <w:sz w:val="20"/>
                <w:szCs w:val="20"/>
              </w:rPr>
              <w:t>緯度経度を使用</w:t>
            </w:r>
            <w:r w:rsidRPr="009D76DF">
              <w:rPr>
                <w:rFonts w:hAnsi="ＭＳ 明朝" w:cs="游明朝" w:hint="eastAsia"/>
                <w:bCs/>
                <w:sz w:val="20"/>
                <w:szCs w:val="20"/>
              </w:rPr>
              <w:t>）</w:t>
            </w:r>
          </w:p>
        </w:tc>
      </w:tr>
      <w:tr w:rsidR="009D76DF" w:rsidRPr="009D76DF" w14:paraId="1BB6FF3E" w14:textId="77777777" w:rsidTr="00D42816">
        <w:trPr>
          <w:trHeight w:val="150"/>
          <w:jc w:val="center"/>
        </w:trPr>
        <w:tc>
          <w:tcPr>
            <w:tcW w:w="704" w:type="dxa"/>
            <w:hideMark/>
          </w:tcPr>
          <w:p w14:paraId="7C08AB4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3A024D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サービス曜日</w:t>
            </w:r>
          </w:p>
        </w:tc>
        <w:tc>
          <w:tcPr>
            <w:tcW w:w="5425" w:type="dxa"/>
            <w:hideMark/>
          </w:tcPr>
          <w:p w14:paraId="61B2997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設備を利用できる曜日</w:t>
            </w:r>
          </w:p>
        </w:tc>
      </w:tr>
      <w:tr w:rsidR="009D76DF" w:rsidRPr="009D76DF" w14:paraId="7E3AA724" w14:textId="77777777" w:rsidTr="00D42816">
        <w:trPr>
          <w:trHeight w:val="167"/>
          <w:jc w:val="center"/>
        </w:trPr>
        <w:tc>
          <w:tcPr>
            <w:tcW w:w="704" w:type="dxa"/>
          </w:tcPr>
          <w:p w14:paraId="566AB527"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56B48BE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開始時刻</w:t>
            </w:r>
          </w:p>
        </w:tc>
        <w:tc>
          <w:tcPr>
            <w:tcW w:w="5425" w:type="dxa"/>
          </w:tcPr>
          <w:p w14:paraId="67673A7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設備を利用開始できる時間</w:t>
            </w:r>
          </w:p>
        </w:tc>
      </w:tr>
      <w:tr w:rsidR="009D76DF" w:rsidRPr="009D76DF" w14:paraId="37D716B9" w14:textId="77777777" w:rsidTr="00D42816">
        <w:trPr>
          <w:trHeight w:val="186"/>
          <w:jc w:val="center"/>
        </w:trPr>
        <w:tc>
          <w:tcPr>
            <w:tcW w:w="704" w:type="dxa"/>
          </w:tcPr>
          <w:p w14:paraId="2B2B0DF6"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2DC34FD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終了時刻</w:t>
            </w:r>
          </w:p>
        </w:tc>
        <w:tc>
          <w:tcPr>
            <w:tcW w:w="5425" w:type="dxa"/>
          </w:tcPr>
          <w:p w14:paraId="38DAAAC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設備の利用終了時間</w:t>
            </w:r>
          </w:p>
        </w:tc>
      </w:tr>
      <w:tr w:rsidR="009D76DF" w:rsidRPr="009D76DF" w14:paraId="4398CAB2" w14:textId="77777777" w:rsidTr="00D42816">
        <w:trPr>
          <w:trHeight w:val="203"/>
          <w:jc w:val="center"/>
        </w:trPr>
        <w:tc>
          <w:tcPr>
            <w:tcW w:w="704" w:type="dxa"/>
          </w:tcPr>
          <w:p w14:paraId="518F7D0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BCCD91"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日時備考</w:t>
            </w:r>
          </w:p>
        </w:tc>
        <w:tc>
          <w:tcPr>
            <w:tcW w:w="5425" w:type="dxa"/>
          </w:tcPr>
          <w:p w14:paraId="4E26DA7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定型で表せない設備の利用日時情報</w:t>
            </w:r>
          </w:p>
        </w:tc>
      </w:tr>
      <w:tr w:rsidR="009D76DF" w:rsidRPr="009D76DF" w14:paraId="01206D13" w14:textId="77777777" w:rsidTr="00D42816">
        <w:trPr>
          <w:trHeight w:val="208"/>
          <w:jc w:val="center"/>
        </w:trPr>
        <w:tc>
          <w:tcPr>
            <w:tcW w:w="704" w:type="dxa"/>
          </w:tcPr>
          <w:p w14:paraId="57A4EDF9"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6D4A4518"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URL</w:t>
            </w:r>
          </w:p>
        </w:tc>
        <w:tc>
          <w:tcPr>
            <w:tcW w:w="5425" w:type="dxa"/>
          </w:tcPr>
          <w:p w14:paraId="5549892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AED</w:t>
            </w:r>
            <w:r w:rsidRPr="009D76DF">
              <w:rPr>
                <w:rFonts w:hAnsi="ＭＳ 明朝" w:cs="游明朝" w:hint="eastAsia"/>
                <w:bCs/>
                <w:sz w:val="20"/>
                <w:szCs w:val="20"/>
              </w:rPr>
              <w:t>の設置場所写真の</w:t>
            </w:r>
            <w:r w:rsidRPr="009D76DF">
              <w:rPr>
                <w:rFonts w:hAnsi="ＭＳ 明朝" w:cs="游明朝"/>
                <w:bCs/>
                <w:sz w:val="20"/>
                <w:szCs w:val="20"/>
              </w:rPr>
              <w:t>URL</w:t>
            </w:r>
            <w:r w:rsidRPr="009D76DF">
              <w:rPr>
                <w:rFonts w:hAnsi="ＭＳ 明朝" w:cs="游明朝" w:hint="eastAsia"/>
                <w:bCs/>
                <w:sz w:val="20"/>
                <w:szCs w:val="20"/>
              </w:rPr>
              <w:t>など</w:t>
            </w:r>
          </w:p>
        </w:tc>
      </w:tr>
      <w:tr w:rsidR="009D76DF" w:rsidRPr="009D76DF" w14:paraId="4E28D953" w14:textId="77777777" w:rsidTr="00D42816">
        <w:trPr>
          <w:trHeight w:val="83"/>
          <w:jc w:val="center"/>
        </w:trPr>
        <w:tc>
          <w:tcPr>
            <w:tcW w:w="704" w:type="dxa"/>
          </w:tcPr>
          <w:p w14:paraId="540530B1"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29D86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備考</w:t>
            </w:r>
          </w:p>
        </w:tc>
        <w:tc>
          <w:tcPr>
            <w:tcW w:w="5425" w:type="dxa"/>
            <w:hideMark/>
          </w:tcPr>
          <w:p w14:paraId="6E5F03F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設備の備考</w:t>
            </w:r>
          </w:p>
        </w:tc>
      </w:tr>
      <w:tr w:rsidR="009D76DF" w:rsidRPr="009D76DF" w14:paraId="19C22971" w14:textId="77777777" w:rsidTr="00D42816">
        <w:trPr>
          <w:trHeight w:val="102"/>
          <w:jc w:val="center"/>
        </w:trPr>
        <w:tc>
          <w:tcPr>
            <w:tcW w:w="704" w:type="dxa"/>
            <w:hideMark/>
          </w:tcPr>
          <w:p w14:paraId="10262BE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36E31B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連絡先情報</w:t>
            </w:r>
          </w:p>
        </w:tc>
        <w:tc>
          <w:tcPr>
            <w:tcW w:w="5425" w:type="dxa"/>
            <w:hideMark/>
          </w:tcPr>
          <w:p w14:paraId="55758D7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連絡先の情報（連絡先型）</w:t>
            </w:r>
          </w:p>
        </w:tc>
      </w:tr>
    </w:tbl>
    <w:p w14:paraId="188CC931" w14:textId="77777777" w:rsidR="00D42816" w:rsidRDefault="00D42816" w:rsidP="00D42816">
      <w:pPr>
        <w:pStyle w:val="51"/>
      </w:pPr>
      <w:r>
        <w:rPr>
          <w:rFonts w:hint="eastAsia"/>
        </w:rPr>
        <w:t>データ項目内で選択肢があるときの候補</w:t>
      </w:r>
    </w:p>
    <w:p w14:paraId="317BBD27" w14:textId="77777777" w:rsidR="00D42816" w:rsidRPr="00C52E61" w:rsidRDefault="00D42816">
      <w:pPr>
        <w:pStyle w:val="6"/>
        <w:numPr>
          <w:ilvl w:val="5"/>
          <w:numId w:val="14"/>
        </w:numPr>
        <w:rPr>
          <w:rFonts w:eastAsia="ＭＳ 明朝"/>
        </w:rPr>
      </w:pPr>
      <w:r>
        <w:rPr>
          <w:rFonts w:hint="eastAsia"/>
        </w:rPr>
        <w:t>区分</w:t>
      </w:r>
    </w:p>
    <w:p w14:paraId="73144294" w14:textId="50CCB9F0" w:rsidR="00D42816" w:rsidRDefault="00D42816" w:rsidP="00D42816">
      <w:pPr>
        <w:pStyle w:val="afd"/>
      </w:pPr>
      <w:r>
        <w:rPr>
          <w:rFonts w:hint="eastAsia"/>
        </w:rPr>
        <w:t>CityGML 2.0　Annex C.4のコードを使用</w:t>
      </w:r>
      <w:r w:rsidR="00E27DF2">
        <w:rPr>
          <w:rFonts w:hint="eastAsia"/>
        </w:rPr>
        <w:t>します</w:t>
      </w:r>
      <w:r>
        <w:rPr>
          <w:rFonts w:hint="eastAsia"/>
        </w:rPr>
        <w:t>。</w:t>
      </w:r>
    </w:p>
    <w:tbl>
      <w:tblPr>
        <w:tblW w:w="4032" w:type="pct"/>
        <w:tblInd w:w="843" w:type="dxa"/>
        <w:shd w:val="clear" w:color="auto" w:fill="FFFFFF"/>
        <w:tblCellMar>
          <w:left w:w="0" w:type="dxa"/>
          <w:right w:w="0" w:type="dxa"/>
        </w:tblCellMar>
        <w:tblLook w:val="04A0" w:firstRow="1" w:lastRow="0" w:firstColumn="1" w:lastColumn="0" w:noHBand="0" w:noVBand="1"/>
      </w:tblPr>
      <w:tblGrid>
        <w:gridCol w:w="1625"/>
        <w:gridCol w:w="5220"/>
      </w:tblGrid>
      <w:tr w:rsidR="00D42816" w14:paraId="6424709C"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D0CECE"/>
            <w:hideMark/>
          </w:tcPr>
          <w:p w14:paraId="6B4B178E" w14:textId="77777777" w:rsidR="00D42816" w:rsidRDefault="00D42816" w:rsidP="00D42816">
            <w:pPr>
              <w:pStyle w:val="a8"/>
              <w:snapToGrid w:val="0"/>
              <w:ind w:left="120" w:firstLineChars="5" w:firstLine="10"/>
              <w:rPr>
                <w:sz w:val="20"/>
                <w:szCs w:val="18"/>
              </w:rPr>
            </w:pPr>
            <w:r>
              <w:rPr>
                <w:rFonts w:hint="eastAsia"/>
                <w:sz w:val="20"/>
                <w:szCs w:val="18"/>
              </w:rPr>
              <w:t>コード</w:t>
            </w:r>
          </w:p>
        </w:tc>
        <w:tc>
          <w:tcPr>
            <w:tcW w:w="5565" w:type="dxa"/>
            <w:tcBorders>
              <w:top w:val="single" w:sz="6" w:space="0" w:color="333333"/>
              <w:left w:val="single" w:sz="6" w:space="0" w:color="333333"/>
              <w:bottom w:val="single" w:sz="6" w:space="0" w:color="333333"/>
              <w:right w:val="single" w:sz="6" w:space="0" w:color="333333"/>
            </w:tcBorders>
            <w:shd w:val="clear" w:color="auto" w:fill="D0CECE"/>
            <w:hideMark/>
          </w:tcPr>
          <w:p w14:paraId="3AD3A317" w14:textId="77777777" w:rsidR="00D42816" w:rsidRDefault="00D42816" w:rsidP="00D42816">
            <w:pPr>
              <w:pStyle w:val="a8"/>
              <w:snapToGrid w:val="0"/>
              <w:ind w:left="120" w:firstLineChars="5" w:firstLine="10"/>
              <w:rPr>
                <w:sz w:val="20"/>
                <w:szCs w:val="18"/>
              </w:rPr>
            </w:pPr>
            <w:r>
              <w:rPr>
                <w:rFonts w:hint="eastAsia"/>
                <w:sz w:val="20"/>
                <w:szCs w:val="18"/>
              </w:rPr>
              <w:t>説明</w:t>
            </w:r>
          </w:p>
        </w:tc>
      </w:tr>
      <w:tr w:rsidR="00D42816" w14:paraId="19AB294B"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650106E8" w14:textId="77777777" w:rsidR="00D42816" w:rsidRDefault="00D42816" w:rsidP="00D42816">
            <w:pPr>
              <w:pStyle w:val="a8"/>
              <w:snapToGrid w:val="0"/>
              <w:ind w:left="120" w:firstLineChars="5" w:firstLine="10"/>
              <w:rPr>
                <w:sz w:val="20"/>
                <w:szCs w:val="18"/>
              </w:rPr>
            </w:pPr>
            <w:r>
              <w:rPr>
                <w:rFonts w:hint="eastAsia"/>
                <w:sz w:val="20"/>
                <w:szCs w:val="18"/>
              </w:rPr>
              <w:t>1000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7372E43F" w14:textId="77777777" w:rsidR="00D42816" w:rsidRDefault="00D42816" w:rsidP="00D42816">
            <w:pPr>
              <w:pStyle w:val="a8"/>
              <w:snapToGrid w:val="0"/>
              <w:ind w:left="120" w:firstLineChars="5" w:firstLine="10"/>
              <w:rPr>
                <w:sz w:val="20"/>
                <w:szCs w:val="18"/>
              </w:rPr>
            </w:pPr>
            <w:r>
              <w:rPr>
                <w:rFonts w:hint="eastAsia"/>
                <w:sz w:val="20"/>
                <w:szCs w:val="18"/>
              </w:rPr>
              <w:t>交通施設</w:t>
            </w:r>
          </w:p>
        </w:tc>
      </w:tr>
      <w:tr w:rsidR="00D42816" w14:paraId="62DC51D2"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565BE502" w14:textId="77777777" w:rsidR="00D42816" w:rsidRDefault="00D42816" w:rsidP="00D42816">
            <w:pPr>
              <w:pStyle w:val="a8"/>
              <w:snapToGrid w:val="0"/>
              <w:ind w:left="120" w:firstLineChars="5" w:firstLine="10"/>
              <w:rPr>
                <w:sz w:val="20"/>
                <w:szCs w:val="18"/>
              </w:rPr>
            </w:pPr>
            <w:r>
              <w:rPr>
                <w:rFonts w:hint="eastAsia"/>
                <w:sz w:val="20"/>
                <w:szCs w:val="18"/>
              </w:rPr>
              <w:t>1010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E6D5180" w14:textId="77777777" w:rsidR="00D42816" w:rsidRDefault="00D42816" w:rsidP="00D42816">
            <w:pPr>
              <w:pStyle w:val="a8"/>
              <w:snapToGrid w:val="0"/>
              <w:ind w:left="120" w:firstLineChars="5" w:firstLine="10"/>
              <w:rPr>
                <w:sz w:val="20"/>
                <w:szCs w:val="18"/>
              </w:rPr>
            </w:pPr>
            <w:r>
              <w:rPr>
                <w:rFonts w:hint="eastAsia"/>
                <w:sz w:val="20"/>
                <w:szCs w:val="18"/>
              </w:rPr>
              <w:t>通信施設</w:t>
            </w:r>
          </w:p>
        </w:tc>
      </w:tr>
      <w:tr w:rsidR="00D42816" w14:paraId="2F8FFE30"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393BD994" w14:textId="77777777" w:rsidR="00D42816" w:rsidRDefault="00D42816" w:rsidP="00D42816">
            <w:pPr>
              <w:pStyle w:val="a8"/>
              <w:snapToGrid w:val="0"/>
              <w:ind w:left="120" w:firstLineChars="5" w:firstLine="10"/>
              <w:rPr>
                <w:sz w:val="20"/>
                <w:szCs w:val="18"/>
              </w:rPr>
            </w:pPr>
            <w:r>
              <w:rPr>
                <w:rFonts w:hint="eastAsia"/>
                <w:sz w:val="20"/>
                <w:szCs w:val="18"/>
              </w:rPr>
              <w:t>1020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4816D902" w14:textId="77777777" w:rsidR="00D42816" w:rsidRDefault="00D42816" w:rsidP="00D42816">
            <w:pPr>
              <w:pStyle w:val="a8"/>
              <w:snapToGrid w:val="0"/>
              <w:ind w:left="120" w:firstLineChars="5" w:firstLine="10"/>
              <w:rPr>
                <w:sz w:val="20"/>
                <w:szCs w:val="18"/>
              </w:rPr>
            </w:pPr>
            <w:r>
              <w:rPr>
                <w:rFonts w:hint="eastAsia"/>
                <w:sz w:val="20"/>
                <w:szCs w:val="18"/>
              </w:rPr>
              <w:t>保安施設</w:t>
            </w:r>
          </w:p>
        </w:tc>
      </w:tr>
      <w:tr w:rsidR="00D42816" w14:paraId="58786487"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421756D2" w14:textId="77777777" w:rsidR="00D42816" w:rsidRDefault="00D42816" w:rsidP="00D42816">
            <w:pPr>
              <w:pStyle w:val="a8"/>
              <w:snapToGrid w:val="0"/>
              <w:ind w:left="120" w:firstLineChars="5" w:firstLine="10"/>
              <w:rPr>
                <w:sz w:val="20"/>
                <w:szCs w:val="18"/>
              </w:rPr>
            </w:pPr>
            <w:r>
              <w:rPr>
                <w:rFonts w:hint="eastAsia"/>
                <w:sz w:val="20"/>
                <w:szCs w:val="18"/>
              </w:rPr>
              <w:t>1030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46A98E6" w14:textId="77777777" w:rsidR="00D42816" w:rsidRDefault="00D42816" w:rsidP="00D42816">
            <w:pPr>
              <w:pStyle w:val="a8"/>
              <w:snapToGrid w:val="0"/>
              <w:ind w:left="120" w:firstLineChars="5" w:firstLine="10"/>
              <w:rPr>
                <w:sz w:val="20"/>
                <w:szCs w:val="18"/>
              </w:rPr>
            </w:pPr>
            <w:r>
              <w:rPr>
                <w:rFonts w:hint="eastAsia"/>
                <w:sz w:val="20"/>
                <w:szCs w:val="18"/>
              </w:rPr>
              <w:t>その他</w:t>
            </w:r>
          </w:p>
        </w:tc>
      </w:tr>
    </w:tbl>
    <w:p w14:paraId="55EF7BF8" w14:textId="77777777" w:rsidR="00D42816" w:rsidRDefault="00D42816">
      <w:pPr>
        <w:pStyle w:val="6"/>
        <w:numPr>
          <w:ilvl w:val="5"/>
          <w:numId w:val="14"/>
        </w:numPr>
      </w:pPr>
      <w:r>
        <w:rPr>
          <w:rFonts w:hint="eastAsia"/>
        </w:rPr>
        <w:lastRenderedPageBreak/>
        <w:t>種類</w:t>
      </w:r>
    </w:p>
    <w:p w14:paraId="5F73AECF" w14:textId="25B5DC82" w:rsidR="00D42816" w:rsidRDefault="00D42816" w:rsidP="00D42816">
      <w:pPr>
        <w:pStyle w:val="afd"/>
      </w:pPr>
      <w:r>
        <w:rPr>
          <w:rFonts w:hint="eastAsia"/>
        </w:rPr>
        <w:t>道路基盤地図情報製品仕様書（案）、作業規程の準則（公共測量標準図式）を使用</w:t>
      </w:r>
      <w:r w:rsidR="00E27DF2">
        <w:rPr>
          <w:rFonts w:hint="eastAsia"/>
        </w:rPr>
        <w:t>します</w:t>
      </w:r>
      <w:r>
        <w:rPr>
          <w:rFonts w:hint="eastAsia"/>
        </w:rPr>
        <w:t>。</w:t>
      </w:r>
    </w:p>
    <w:tbl>
      <w:tblPr>
        <w:tblW w:w="4503" w:type="pct"/>
        <w:tblInd w:w="843" w:type="dxa"/>
        <w:shd w:val="clear" w:color="auto" w:fill="FFFFFF"/>
        <w:tblCellMar>
          <w:left w:w="0" w:type="dxa"/>
          <w:right w:w="0" w:type="dxa"/>
        </w:tblCellMar>
        <w:tblLook w:val="04A0" w:firstRow="1" w:lastRow="0" w:firstColumn="1" w:lastColumn="0" w:noHBand="0" w:noVBand="1"/>
      </w:tblPr>
      <w:tblGrid>
        <w:gridCol w:w="984"/>
        <w:gridCol w:w="2701"/>
        <w:gridCol w:w="993"/>
        <w:gridCol w:w="2966"/>
      </w:tblGrid>
      <w:tr w:rsidR="00D42816" w14:paraId="10D23745" w14:textId="071FBFA8" w:rsidTr="008620C3">
        <w:tc>
          <w:tcPr>
            <w:tcW w:w="984" w:type="dxa"/>
            <w:tcBorders>
              <w:top w:val="single" w:sz="6" w:space="0" w:color="333333"/>
              <w:left w:val="single" w:sz="6" w:space="0" w:color="333333"/>
              <w:bottom w:val="single" w:sz="6" w:space="0" w:color="333333"/>
              <w:right w:val="single" w:sz="6" w:space="0" w:color="333333"/>
            </w:tcBorders>
            <w:shd w:val="clear" w:color="auto" w:fill="D0CECE"/>
            <w:hideMark/>
          </w:tcPr>
          <w:p w14:paraId="7406339B" w14:textId="77777777" w:rsidR="00D42816" w:rsidRDefault="00D42816" w:rsidP="00D42816">
            <w:pPr>
              <w:pStyle w:val="a8"/>
              <w:snapToGrid w:val="0"/>
              <w:ind w:left="120" w:firstLineChars="11" w:firstLine="22"/>
              <w:rPr>
                <w:sz w:val="20"/>
                <w:szCs w:val="20"/>
              </w:rPr>
            </w:pPr>
            <w:r>
              <w:rPr>
                <w:rFonts w:hint="eastAsia"/>
                <w:sz w:val="20"/>
                <w:szCs w:val="20"/>
              </w:rPr>
              <w:t>コード</w:t>
            </w:r>
          </w:p>
        </w:tc>
        <w:tc>
          <w:tcPr>
            <w:tcW w:w="2701" w:type="dxa"/>
            <w:tcBorders>
              <w:top w:val="single" w:sz="6" w:space="0" w:color="333333"/>
              <w:left w:val="single" w:sz="6" w:space="0" w:color="333333"/>
              <w:bottom w:val="single" w:sz="6" w:space="0" w:color="333333"/>
              <w:right w:val="single" w:sz="6" w:space="0" w:color="333333"/>
            </w:tcBorders>
            <w:shd w:val="clear" w:color="auto" w:fill="D0CECE"/>
            <w:hideMark/>
          </w:tcPr>
          <w:p w14:paraId="2CF6BD8B" w14:textId="77777777" w:rsidR="00D42816" w:rsidRDefault="00D42816" w:rsidP="00D42816">
            <w:pPr>
              <w:pStyle w:val="a8"/>
              <w:snapToGrid w:val="0"/>
              <w:ind w:left="120" w:firstLineChars="11" w:firstLine="22"/>
              <w:rPr>
                <w:sz w:val="20"/>
                <w:szCs w:val="20"/>
              </w:rPr>
            </w:pPr>
            <w:r>
              <w:rPr>
                <w:rFonts w:hint="eastAsia"/>
                <w:sz w:val="20"/>
                <w:szCs w:val="20"/>
              </w:rPr>
              <w:t>説明</w:t>
            </w:r>
          </w:p>
        </w:tc>
        <w:tc>
          <w:tcPr>
            <w:tcW w:w="993" w:type="dxa"/>
            <w:tcBorders>
              <w:top w:val="single" w:sz="6" w:space="0" w:color="333333"/>
              <w:left w:val="single" w:sz="6" w:space="0" w:color="333333"/>
              <w:bottom w:val="single" w:sz="6" w:space="0" w:color="333333"/>
              <w:right w:val="single" w:sz="6" w:space="0" w:color="333333"/>
            </w:tcBorders>
            <w:shd w:val="clear" w:color="auto" w:fill="D0CECE"/>
          </w:tcPr>
          <w:p w14:paraId="357963E2" w14:textId="0D04E3F4" w:rsidR="00D42816" w:rsidRDefault="00D42816" w:rsidP="00D42816">
            <w:pPr>
              <w:pStyle w:val="a8"/>
              <w:snapToGrid w:val="0"/>
              <w:ind w:left="120" w:firstLineChars="11" w:firstLine="22"/>
              <w:rPr>
                <w:sz w:val="20"/>
                <w:szCs w:val="20"/>
              </w:rPr>
            </w:pPr>
            <w:r>
              <w:rPr>
                <w:rFonts w:hint="eastAsia"/>
                <w:sz w:val="20"/>
                <w:szCs w:val="20"/>
              </w:rPr>
              <w:t>コード</w:t>
            </w:r>
          </w:p>
        </w:tc>
        <w:tc>
          <w:tcPr>
            <w:tcW w:w="2966" w:type="dxa"/>
            <w:tcBorders>
              <w:top w:val="single" w:sz="6" w:space="0" w:color="333333"/>
              <w:left w:val="single" w:sz="6" w:space="0" w:color="333333"/>
              <w:bottom w:val="single" w:sz="6" w:space="0" w:color="333333"/>
              <w:right w:val="single" w:sz="6" w:space="0" w:color="333333"/>
            </w:tcBorders>
            <w:shd w:val="clear" w:color="auto" w:fill="D0CECE"/>
          </w:tcPr>
          <w:p w14:paraId="68083C76" w14:textId="0FA9BA25" w:rsidR="00D42816" w:rsidRDefault="00D42816" w:rsidP="00D42816">
            <w:pPr>
              <w:pStyle w:val="a8"/>
              <w:snapToGrid w:val="0"/>
              <w:ind w:left="120" w:firstLineChars="11" w:firstLine="22"/>
              <w:rPr>
                <w:sz w:val="20"/>
                <w:szCs w:val="20"/>
              </w:rPr>
            </w:pPr>
            <w:r>
              <w:rPr>
                <w:rFonts w:hint="eastAsia"/>
                <w:sz w:val="20"/>
                <w:szCs w:val="20"/>
              </w:rPr>
              <w:t>説明</w:t>
            </w:r>
          </w:p>
        </w:tc>
      </w:tr>
      <w:tr w:rsidR="008620C3" w14:paraId="7ED00991" w14:textId="1F04700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9F0743" w14:textId="77777777" w:rsidR="008620C3" w:rsidRDefault="008620C3" w:rsidP="008620C3">
            <w:pPr>
              <w:pStyle w:val="a8"/>
              <w:snapToGrid w:val="0"/>
              <w:ind w:left="120" w:firstLineChars="11" w:firstLine="22"/>
              <w:rPr>
                <w:sz w:val="20"/>
                <w:szCs w:val="20"/>
              </w:rPr>
            </w:pPr>
            <w:r>
              <w:rPr>
                <w:rFonts w:hint="eastAsia"/>
                <w:sz w:val="20"/>
                <w:szCs w:val="20"/>
              </w:rPr>
              <w:t>1000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EE69431" w14:textId="77777777" w:rsidR="008620C3" w:rsidRDefault="008620C3" w:rsidP="008620C3">
            <w:pPr>
              <w:pStyle w:val="a8"/>
              <w:snapToGrid w:val="0"/>
              <w:ind w:left="120" w:firstLineChars="11" w:firstLine="22"/>
              <w:rPr>
                <w:sz w:val="20"/>
                <w:szCs w:val="20"/>
              </w:rPr>
            </w:pPr>
            <w:r>
              <w:rPr>
                <w:rFonts w:hint="eastAsia"/>
                <w:sz w:val="20"/>
                <w:szCs w:val="20"/>
              </w:rPr>
              <w:t>道路標示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FBC5C1D" w14:textId="13A0A927" w:rsidR="008620C3" w:rsidRDefault="008620C3" w:rsidP="008620C3">
            <w:pPr>
              <w:pStyle w:val="a8"/>
              <w:snapToGrid w:val="0"/>
              <w:ind w:left="120" w:firstLineChars="11" w:firstLine="22"/>
              <w:rPr>
                <w:sz w:val="20"/>
                <w:szCs w:val="20"/>
              </w:rPr>
            </w:pPr>
            <w:r>
              <w:rPr>
                <w:rFonts w:hint="eastAsia"/>
                <w:sz w:val="20"/>
                <w:szCs w:val="20"/>
              </w:rPr>
              <w:t>5300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4BA63A" w14:textId="1585EFBF" w:rsidR="008620C3" w:rsidRDefault="008620C3" w:rsidP="008620C3">
            <w:pPr>
              <w:pStyle w:val="a8"/>
              <w:snapToGrid w:val="0"/>
              <w:ind w:left="120" w:firstLineChars="11" w:firstLine="22"/>
              <w:rPr>
                <w:sz w:val="20"/>
                <w:szCs w:val="20"/>
              </w:rPr>
            </w:pPr>
            <w:r>
              <w:rPr>
                <w:rFonts w:hint="eastAsia"/>
                <w:sz w:val="20"/>
                <w:szCs w:val="20"/>
              </w:rPr>
              <w:t>CAB</w:t>
            </w:r>
          </w:p>
        </w:tc>
      </w:tr>
      <w:tr w:rsidR="008620C3" w14:paraId="5B9C7DBD" w14:textId="5934AA1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E0C03DA" w14:textId="77777777" w:rsidR="008620C3" w:rsidRDefault="008620C3" w:rsidP="008620C3">
            <w:pPr>
              <w:pStyle w:val="a8"/>
              <w:snapToGrid w:val="0"/>
              <w:ind w:left="120" w:firstLineChars="11" w:firstLine="22"/>
              <w:rPr>
                <w:sz w:val="20"/>
                <w:szCs w:val="20"/>
              </w:rPr>
            </w:pPr>
            <w:r>
              <w:rPr>
                <w:rFonts w:hint="eastAsia"/>
                <w:sz w:val="20"/>
                <w:szCs w:val="20"/>
              </w:rPr>
              <w:t>1010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DFC858D" w14:textId="77777777" w:rsidR="008620C3" w:rsidRDefault="008620C3" w:rsidP="008620C3">
            <w:pPr>
              <w:pStyle w:val="a8"/>
              <w:snapToGrid w:val="0"/>
              <w:ind w:left="120" w:firstLineChars="11" w:firstLine="22"/>
              <w:rPr>
                <w:sz w:val="20"/>
                <w:szCs w:val="20"/>
              </w:rPr>
            </w:pPr>
            <w:r>
              <w:rPr>
                <w:rFonts w:hint="eastAsia"/>
                <w:sz w:val="20"/>
                <w:szCs w:val="20"/>
              </w:rPr>
              <w:t>区画線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997A6B" w14:textId="4E4B3D2A" w:rsidR="008620C3" w:rsidRDefault="008620C3" w:rsidP="008620C3">
            <w:pPr>
              <w:pStyle w:val="a8"/>
              <w:snapToGrid w:val="0"/>
              <w:ind w:left="120" w:firstLineChars="11" w:firstLine="22"/>
              <w:rPr>
                <w:sz w:val="20"/>
                <w:szCs w:val="20"/>
              </w:rPr>
            </w:pPr>
            <w:r>
              <w:rPr>
                <w:rFonts w:hint="eastAsia"/>
                <w:sz w:val="20"/>
                <w:szCs w:val="20"/>
              </w:rPr>
              <w:t>5400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46DA525" w14:textId="377658BD" w:rsidR="008620C3" w:rsidRDefault="008620C3" w:rsidP="008620C3">
            <w:pPr>
              <w:pStyle w:val="a8"/>
              <w:snapToGrid w:val="0"/>
              <w:ind w:left="120" w:firstLineChars="11" w:firstLine="22"/>
              <w:rPr>
                <w:sz w:val="20"/>
                <w:szCs w:val="20"/>
              </w:rPr>
            </w:pPr>
            <w:r>
              <w:rPr>
                <w:rFonts w:hint="eastAsia"/>
                <w:sz w:val="20"/>
                <w:szCs w:val="20"/>
              </w:rPr>
              <w:t>情報BOX</w:t>
            </w:r>
          </w:p>
        </w:tc>
      </w:tr>
      <w:tr w:rsidR="008620C3" w14:paraId="1407C222" w14:textId="0D655B2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D909DE5" w14:textId="77777777" w:rsidR="008620C3" w:rsidRDefault="008620C3" w:rsidP="008620C3">
            <w:pPr>
              <w:pStyle w:val="a8"/>
              <w:snapToGrid w:val="0"/>
              <w:ind w:left="120" w:firstLineChars="11" w:firstLine="22"/>
              <w:rPr>
                <w:sz w:val="20"/>
                <w:szCs w:val="20"/>
              </w:rPr>
            </w:pPr>
            <w:r>
              <w:rPr>
                <w:rFonts w:hint="eastAsia"/>
                <w:sz w:val="20"/>
                <w:szCs w:val="20"/>
              </w:rPr>
              <w:t>1020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00612B0" w14:textId="77777777" w:rsidR="008620C3" w:rsidRDefault="008620C3" w:rsidP="008620C3">
            <w:pPr>
              <w:pStyle w:val="a8"/>
              <w:snapToGrid w:val="0"/>
              <w:ind w:left="120" w:firstLineChars="11" w:firstLine="22"/>
              <w:rPr>
                <w:sz w:val="20"/>
                <w:szCs w:val="20"/>
              </w:rPr>
            </w:pPr>
            <w:r>
              <w:rPr>
                <w:rFonts w:hint="eastAsia"/>
                <w:sz w:val="20"/>
                <w:szCs w:val="20"/>
              </w:rPr>
              <w:t>車道中央線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715A3AE" w14:textId="52371464" w:rsidR="008620C3" w:rsidRDefault="008620C3" w:rsidP="008620C3">
            <w:pPr>
              <w:pStyle w:val="a8"/>
              <w:snapToGrid w:val="0"/>
              <w:ind w:left="120" w:firstLineChars="11" w:firstLine="22"/>
              <w:rPr>
                <w:sz w:val="20"/>
                <w:szCs w:val="20"/>
              </w:rPr>
            </w:pPr>
            <w:r>
              <w:rPr>
                <w:rFonts w:hint="eastAsia"/>
                <w:sz w:val="20"/>
                <w:szCs w:val="20"/>
              </w:rPr>
              <w:t>5500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66B16D" w14:textId="26160FFB" w:rsidR="008620C3" w:rsidRDefault="008620C3" w:rsidP="008620C3">
            <w:pPr>
              <w:pStyle w:val="a8"/>
              <w:snapToGrid w:val="0"/>
              <w:ind w:left="120" w:firstLineChars="11" w:firstLine="22"/>
              <w:rPr>
                <w:sz w:val="20"/>
                <w:szCs w:val="20"/>
              </w:rPr>
            </w:pPr>
            <w:r>
              <w:rPr>
                <w:rFonts w:hint="eastAsia"/>
                <w:sz w:val="20"/>
                <w:szCs w:val="20"/>
              </w:rPr>
              <w:t>管路</w:t>
            </w:r>
          </w:p>
        </w:tc>
      </w:tr>
      <w:tr w:rsidR="008620C3" w14:paraId="33BDA207" w14:textId="72B156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8AF3DD0" w14:textId="77777777" w:rsidR="008620C3" w:rsidRDefault="008620C3" w:rsidP="008620C3">
            <w:pPr>
              <w:pStyle w:val="a8"/>
              <w:snapToGrid w:val="0"/>
              <w:ind w:left="120" w:firstLineChars="11" w:firstLine="22"/>
              <w:rPr>
                <w:sz w:val="20"/>
                <w:szCs w:val="20"/>
              </w:rPr>
            </w:pPr>
            <w:r>
              <w:rPr>
                <w:rFonts w:hint="eastAsia"/>
                <w:sz w:val="20"/>
                <w:szCs w:val="20"/>
              </w:rPr>
              <w:t>1030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5E31586" w14:textId="77777777" w:rsidR="008620C3" w:rsidRDefault="008620C3" w:rsidP="008620C3">
            <w:pPr>
              <w:pStyle w:val="a8"/>
              <w:snapToGrid w:val="0"/>
              <w:ind w:left="120" w:firstLineChars="11" w:firstLine="22"/>
              <w:rPr>
                <w:sz w:val="20"/>
                <w:szCs w:val="20"/>
              </w:rPr>
            </w:pPr>
            <w:r>
              <w:rPr>
                <w:rFonts w:hint="eastAsia"/>
                <w:sz w:val="20"/>
                <w:szCs w:val="20"/>
              </w:rPr>
              <w:t>車線境界線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31156CA" w14:textId="48A2F7E9" w:rsidR="008620C3" w:rsidRDefault="008620C3" w:rsidP="008620C3">
            <w:pPr>
              <w:pStyle w:val="a8"/>
              <w:snapToGrid w:val="0"/>
              <w:ind w:left="120" w:firstLineChars="11" w:firstLine="22"/>
              <w:rPr>
                <w:sz w:val="20"/>
                <w:szCs w:val="20"/>
              </w:rPr>
            </w:pPr>
            <w:r>
              <w:rPr>
                <w:rFonts w:hint="eastAsia"/>
                <w:sz w:val="20"/>
                <w:szCs w:val="20"/>
              </w:rPr>
              <w:t>5600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8488830" w14:textId="2F0D89E6" w:rsidR="008620C3" w:rsidRDefault="008620C3" w:rsidP="008620C3">
            <w:pPr>
              <w:pStyle w:val="a8"/>
              <w:snapToGrid w:val="0"/>
              <w:ind w:left="120" w:firstLineChars="11" w:firstLine="22"/>
              <w:rPr>
                <w:sz w:val="20"/>
                <w:szCs w:val="20"/>
              </w:rPr>
            </w:pPr>
            <w:r>
              <w:rPr>
                <w:rFonts w:hint="eastAsia"/>
                <w:sz w:val="20"/>
                <w:szCs w:val="20"/>
              </w:rPr>
              <w:t>管理用開口部</w:t>
            </w:r>
          </w:p>
        </w:tc>
      </w:tr>
      <w:tr w:rsidR="008620C3" w14:paraId="26415348" w14:textId="319D668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CFDB30C" w14:textId="77777777" w:rsidR="008620C3" w:rsidRDefault="008620C3" w:rsidP="008620C3">
            <w:pPr>
              <w:pStyle w:val="a8"/>
              <w:snapToGrid w:val="0"/>
              <w:ind w:left="120" w:firstLineChars="11" w:firstLine="22"/>
              <w:rPr>
                <w:sz w:val="20"/>
                <w:szCs w:val="20"/>
              </w:rPr>
            </w:pPr>
            <w:r>
              <w:rPr>
                <w:rFonts w:hint="eastAsia"/>
                <w:sz w:val="20"/>
                <w:szCs w:val="20"/>
              </w:rPr>
              <w:t>1040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BCA984A" w14:textId="77777777" w:rsidR="008620C3" w:rsidRDefault="008620C3" w:rsidP="008620C3">
            <w:pPr>
              <w:pStyle w:val="a8"/>
              <w:snapToGrid w:val="0"/>
              <w:ind w:left="120" w:firstLineChars="11" w:firstLine="22"/>
              <w:rPr>
                <w:sz w:val="20"/>
                <w:szCs w:val="20"/>
              </w:rPr>
            </w:pPr>
            <w:r>
              <w:rPr>
                <w:rFonts w:hint="eastAsia"/>
                <w:sz w:val="20"/>
                <w:szCs w:val="20"/>
              </w:rPr>
              <w:t>車道外側線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B0A7834" w14:textId="357017BE" w:rsidR="008620C3" w:rsidRDefault="008620C3" w:rsidP="008620C3">
            <w:pPr>
              <w:pStyle w:val="a8"/>
              <w:snapToGrid w:val="0"/>
              <w:ind w:left="120" w:firstLineChars="11" w:firstLine="22"/>
              <w:rPr>
                <w:sz w:val="20"/>
                <w:szCs w:val="20"/>
              </w:rPr>
            </w:pPr>
            <w:r>
              <w:rPr>
                <w:rFonts w:hint="eastAsia"/>
                <w:sz w:val="20"/>
                <w:szCs w:val="20"/>
              </w:rPr>
              <w:t>5610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E739272" w14:textId="284BB00A" w:rsidR="008620C3" w:rsidRDefault="008620C3" w:rsidP="008620C3">
            <w:pPr>
              <w:pStyle w:val="a8"/>
              <w:snapToGrid w:val="0"/>
              <w:ind w:left="120" w:firstLineChars="11" w:firstLine="22"/>
              <w:rPr>
                <w:sz w:val="20"/>
                <w:szCs w:val="20"/>
              </w:rPr>
            </w:pPr>
            <w:r>
              <w:rPr>
                <w:rFonts w:hint="eastAsia"/>
                <w:sz w:val="20"/>
                <w:szCs w:val="20"/>
              </w:rPr>
              <w:t>マンホール</w:t>
            </w:r>
          </w:p>
        </w:tc>
      </w:tr>
      <w:tr w:rsidR="008620C3" w14:paraId="7956EC46" w14:textId="32C6293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324C97F" w14:textId="77777777" w:rsidR="008620C3" w:rsidRDefault="008620C3" w:rsidP="008620C3">
            <w:pPr>
              <w:pStyle w:val="a8"/>
              <w:snapToGrid w:val="0"/>
              <w:ind w:left="120" w:firstLineChars="11" w:firstLine="22"/>
              <w:rPr>
                <w:sz w:val="20"/>
                <w:szCs w:val="20"/>
              </w:rPr>
            </w:pPr>
            <w:r>
              <w:rPr>
                <w:rFonts w:hint="eastAsia"/>
                <w:sz w:val="20"/>
                <w:szCs w:val="20"/>
              </w:rPr>
              <w:t>1100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552ECE6" w14:textId="77777777" w:rsidR="008620C3" w:rsidRDefault="008620C3" w:rsidP="008620C3">
            <w:pPr>
              <w:pStyle w:val="a8"/>
              <w:snapToGrid w:val="0"/>
              <w:ind w:left="120" w:firstLineChars="11" w:firstLine="22"/>
              <w:rPr>
                <w:sz w:val="20"/>
                <w:szCs w:val="20"/>
              </w:rPr>
            </w:pPr>
            <w:r>
              <w:rPr>
                <w:rFonts w:hint="eastAsia"/>
                <w:sz w:val="20"/>
                <w:szCs w:val="20"/>
              </w:rPr>
              <w:t>指示標示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0155E6" w14:textId="7AAD2534" w:rsidR="008620C3" w:rsidRDefault="008620C3" w:rsidP="008620C3">
            <w:pPr>
              <w:pStyle w:val="a8"/>
              <w:snapToGrid w:val="0"/>
              <w:ind w:left="120" w:firstLineChars="11" w:firstLine="22"/>
              <w:rPr>
                <w:sz w:val="20"/>
                <w:szCs w:val="20"/>
              </w:rPr>
            </w:pPr>
            <w:r>
              <w:rPr>
                <w:rFonts w:hint="eastAsia"/>
                <w:sz w:val="20"/>
                <w:szCs w:val="20"/>
              </w:rPr>
              <w:t>5620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27B197" w14:textId="5F793739" w:rsidR="008620C3" w:rsidRDefault="008620C3" w:rsidP="008620C3">
            <w:pPr>
              <w:pStyle w:val="a8"/>
              <w:snapToGrid w:val="0"/>
              <w:ind w:left="120" w:firstLineChars="11" w:firstLine="22"/>
              <w:rPr>
                <w:sz w:val="20"/>
                <w:szCs w:val="20"/>
              </w:rPr>
            </w:pPr>
            <w:r>
              <w:rPr>
                <w:rFonts w:hint="eastAsia"/>
                <w:sz w:val="20"/>
                <w:szCs w:val="20"/>
              </w:rPr>
              <w:t>ハンドホール</w:t>
            </w:r>
          </w:p>
        </w:tc>
      </w:tr>
      <w:tr w:rsidR="008620C3" w14:paraId="4BD3ECF3" w14:textId="48D4D7C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6B32687" w14:textId="77777777" w:rsidR="008620C3" w:rsidRDefault="008620C3" w:rsidP="008620C3">
            <w:pPr>
              <w:pStyle w:val="a8"/>
              <w:snapToGrid w:val="0"/>
              <w:ind w:left="120" w:firstLineChars="11" w:firstLine="22"/>
              <w:rPr>
                <w:sz w:val="20"/>
                <w:szCs w:val="20"/>
              </w:rPr>
            </w:pPr>
            <w:r>
              <w:rPr>
                <w:rFonts w:hint="eastAsia"/>
                <w:sz w:val="20"/>
                <w:szCs w:val="20"/>
              </w:rPr>
              <w:t>1110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1D9CE80" w14:textId="77777777" w:rsidR="008620C3" w:rsidRDefault="008620C3" w:rsidP="008620C3">
            <w:pPr>
              <w:pStyle w:val="a8"/>
              <w:snapToGrid w:val="0"/>
              <w:ind w:left="120" w:firstLineChars="11" w:firstLine="22"/>
              <w:rPr>
                <w:sz w:val="20"/>
                <w:szCs w:val="20"/>
              </w:rPr>
            </w:pPr>
            <w:r>
              <w:rPr>
                <w:rFonts w:hint="eastAsia"/>
                <w:sz w:val="20"/>
                <w:szCs w:val="20"/>
              </w:rPr>
              <w:t>横断歩道</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FD4B8BE" w14:textId="48485EF2" w:rsidR="008620C3" w:rsidRDefault="008620C3" w:rsidP="008620C3">
            <w:pPr>
              <w:pStyle w:val="a8"/>
              <w:snapToGrid w:val="0"/>
              <w:ind w:left="120" w:firstLineChars="11" w:firstLine="22"/>
              <w:rPr>
                <w:sz w:val="20"/>
                <w:szCs w:val="20"/>
              </w:rPr>
            </w:pPr>
            <w:r>
              <w:rPr>
                <w:rFonts w:hint="eastAsia"/>
                <w:sz w:val="20"/>
                <w:szCs w:val="20"/>
              </w:rPr>
              <w:t>5630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867CDAF" w14:textId="1B6F5092" w:rsidR="008620C3" w:rsidRDefault="008620C3" w:rsidP="008620C3">
            <w:pPr>
              <w:pStyle w:val="a8"/>
              <w:snapToGrid w:val="0"/>
              <w:ind w:left="120" w:firstLineChars="11" w:firstLine="22"/>
              <w:rPr>
                <w:sz w:val="20"/>
                <w:szCs w:val="20"/>
              </w:rPr>
            </w:pPr>
            <w:r>
              <w:rPr>
                <w:rFonts w:hint="eastAsia"/>
                <w:sz w:val="20"/>
                <w:szCs w:val="20"/>
              </w:rPr>
              <w:t>入孔</w:t>
            </w:r>
          </w:p>
        </w:tc>
      </w:tr>
      <w:tr w:rsidR="008620C3" w14:paraId="0C6776A0" w14:textId="314A6FD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360836" w14:textId="77777777" w:rsidR="008620C3" w:rsidRDefault="008620C3" w:rsidP="008620C3">
            <w:pPr>
              <w:pStyle w:val="a8"/>
              <w:snapToGrid w:val="0"/>
              <w:ind w:left="120" w:firstLineChars="11" w:firstLine="22"/>
              <w:rPr>
                <w:sz w:val="20"/>
                <w:szCs w:val="20"/>
              </w:rPr>
            </w:pPr>
            <w:r>
              <w:rPr>
                <w:rFonts w:hint="eastAsia"/>
                <w:sz w:val="20"/>
                <w:szCs w:val="20"/>
              </w:rPr>
              <w:t>1120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FE5C29A" w14:textId="77777777" w:rsidR="008620C3" w:rsidRDefault="008620C3" w:rsidP="008620C3">
            <w:pPr>
              <w:pStyle w:val="a8"/>
              <w:snapToGrid w:val="0"/>
              <w:ind w:left="120" w:firstLineChars="11" w:firstLine="22"/>
              <w:rPr>
                <w:sz w:val="20"/>
                <w:szCs w:val="20"/>
              </w:rPr>
            </w:pPr>
            <w:r>
              <w:rPr>
                <w:rFonts w:hint="eastAsia"/>
                <w:sz w:val="20"/>
                <w:szCs w:val="20"/>
              </w:rPr>
              <w:t>停止線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26EF606" w14:textId="18729EAC" w:rsidR="008620C3" w:rsidRDefault="008620C3" w:rsidP="008620C3">
            <w:pPr>
              <w:pStyle w:val="a8"/>
              <w:snapToGrid w:val="0"/>
              <w:ind w:left="120" w:firstLineChars="11" w:firstLine="22"/>
              <w:rPr>
                <w:sz w:val="20"/>
                <w:szCs w:val="20"/>
              </w:rPr>
            </w:pPr>
            <w:r>
              <w:rPr>
                <w:rFonts w:hint="eastAsia"/>
                <w:sz w:val="20"/>
                <w:szCs w:val="20"/>
              </w:rPr>
              <w:t>6000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FB26175" w14:textId="003DF7B7" w:rsidR="008620C3" w:rsidRDefault="008620C3" w:rsidP="008620C3">
            <w:pPr>
              <w:pStyle w:val="a8"/>
              <w:snapToGrid w:val="0"/>
              <w:ind w:left="120" w:firstLineChars="11" w:firstLine="22"/>
              <w:rPr>
                <w:sz w:val="20"/>
                <w:szCs w:val="20"/>
              </w:rPr>
            </w:pPr>
            <w:r>
              <w:rPr>
                <w:rFonts w:hint="eastAsia"/>
                <w:sz w:val="20"/>
                <w:szCs w:val="20"/>
              </w:rPr>
              <w:t>距離標</w:t>
            </w:r>
          </w:p>
        </w:tc>
      </w:tr>
      <w:tr w:rsidR="008620C3" w14:paraId="60F852BF" w14:textId="495175C2"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83E8215" w14:textId="77777777" w:rsidR="008620C3" w:rsidRDefault="008620C3" w:rsidP="008620C3">
            <w:pPr>
              <w:pStyle w:val="a8"/>
              <w:snapToGrid w:val="0"/>
              <w:ind w:left="120" w:firstLineChars="11" w:firstLine="22"/>
              <w:rPr>
                <w:sz w:val="20"/>
                <w:szCs w:val="20"/>
              </w:rPr>
            </w:pPr>
            <w:r>
              <w:rPr>
                <w:rFonts w:hint="eastAsia"/>
                <w:sz w:val="20"/>
                <w:szCs w:val="20"/>
              </w:rPr>
              <w:t>1200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111550B" w14:textId="77777777" w:rsidR="008620C3" w:rsidRDefault="008620C3" w:rsidP="008620C3">
            <w:pPr>
              <w:pStyle w:val="a8"/>
              <w:snapToGrid w:val="0"/>
              <w:ind w:left="120" w:firstLineChars="11" w:firstLine="22"/>
              <w:rPr>
                <w:sz w:val="20"/>
                <w:szCs w:val="20"/>
              </w:rPr>
            </w:pPr>
            <w:r>
              <w:rPr>
                <w:rFonts w:hint="eastAsia"/>
                <w:sz w:val="20"/>
                <w:szCs w:val="20"/>
              </w:rPr>
              <w:t>規制標示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A2981E5" w14:textId="6454E90A" w:rsidR="008620C3" w:rsidRDefault="008620C3" w:rsidP="008620C3">
            <w:pPr>
              <w:pStyle w:val="a8"/>
              <w:snapToGrid w:val="0"/>
              <w:ind w:left="120" w:firstLineChars="11" w:firstLine="22"/>
              <w:rPr>
                <w:sz w:val="20"/>
                <w:szCs w:val="20"/>
              </w:rPr>
            </w:pPr>
            <w:r>
              <w:rPr>
                <w:rFonts w:hint="eastAsia"/>
                <w:sz w:val="20"/>
                <w:szCs w:val="20"/>
              </w:rPr>
              <w:t>6010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51F6C6A" w14:textId="287D225E" w:rsidR="008620C3" w:rsidRDefault="008620C3" w:rsidP="008620C3">
            <w:pPr>
              <w:pStyle w:val="a8"/>
              <w:snapToGrid w:val="0"/>
              <w:ind w:left="120" w:firstLineChars="11" w:firstLine="22"/>
              <w:rPr>
                <w:sz w:val="20"/>
                <w:szCs w:val="20"/>
              </w:rPr>
            </w:pPr>
            <w:r>
              <w:rPr>
                <w:rFonts w:hint="eastAsia"/>
                <w:sz w:val="20"/>
                <w:szCs w:val="20"/>
              </w:rPr>
              <w:t>境界標識</w:t>
            </w:r>
          </w:p>
        </w:tc>
      </w:tr>
      <w:tr w:rsidR="008620C3" w14:paraId="330569A9" w14:textId="318F0FA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18B5BBA" w14:textId="77777777" w:rsidR="008620C3" w:rsidRDefault="008620C3" w:rsidP="008620C3">
            <w:pPr>
              <w:pStyle w:val="a8"/>
              <w:snapToGrid w:val="0"/>
              <w:ind w:left="120" w:firstLineChars="11" w:firstLine="22"/>
              <w:rPr>
                <w:sz w:val="20"/>
                <w:szCs w:val="20"/>
              </w:rPr>
            </w:pPr>
            <w:r>
              <w:rPr>
                <w:rFonts w:hint="eastAsia"/>
                <w:sz w:val="20"/>
                <w:szCs w:val="20"/>
              </w:rPr>
              <w:t>2000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A4ACF74" w14:textId="77777777" w:rsidR="008620C3" w:rsidRDefault="008620C3" w:rsidP="008620C3">
            <w:pPr>
              <w:pStyle w:val="a8"/>
              <w:snapToGrid w:val="0"/>
              <w:ind w:left="120" w:firstLineChars="11" w:firstLine="22"/>
              <w:rPr>
                <w:sz w:val="20"/>
                <w:szCs w:val="20"/>
              </w:rPr>
            </w:pPr>
            <w:r>
              <w:rPr>
                <w:rFonts w:hint="eastAsia"/>
                <w:sz w:val="20"/>
                <w:szCs w:val="20"/>
              </w:rPr>
              <w:t>柵・壁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3EE0B8F" w14:textId="639C2A11" w:rsidR="008620C3" w:rsidRDefault="008620C3" w:rsidP="008620C3">
            <w:pPr>
              <w:pStyle w:val="a8"/>
              <w:snapToGrid w:val="0"/>
              <w:ind w:left="120" w:firstLineChars="11" w:firstLine="22"/>
              <w:rPr>
                <w:sz w:val="20"/>
                <w:szCs w:val="20"/>
              </w:rPr>
            </w:pPr>
            <w:r>
              <w:rPr>
                <w:rFonts w:hint="eastAsia"/>
                <w:sz w:val="20"/>
                <w:szCs w:val="20"/>
              </w:rPr>
              <w:t>6020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85837C8" w14:textId="7906B7AC" w:rsidR="008620C3" w:rsidRDefault="008620C3" w:rsidP="008620C3">
            <w:pPr>
              <w:pStyle w:val="a8"/>
              <w:snapToGrid w:val="0"/>
              <w:ind w:left="120" w:firstLineChars="11" w:firstLine="22"/>
              <w:rPr>
                <w:sz w:val="20"/>
                <w:szCs w:val="20"/>
              </w:rPr>
            </w:pPr>
            <w:r>
              <w:rPr>
                <w:rFonts w:hint="eastAsia"/>
                <w:sz w:val="20"/>
                <w:szCs w:val="20"/>
              </w:rPr>
              <w:t>道路元標・里程標</w:t>
            </w:r>
          </w:p>
        </w:tc>
      </w:tr>
      <w:tr w:rsidR="008620C3" w14:paraId="66B34041" w14:textId="4B60E3C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B34E09" w14:textId="77777777" w:rsidR="008620C3" w:rsidRDefault="008620C3" w:rsidP="008620C3">
            <w:pPr>
              <w:pStyle w:val="a8"/>
              <w:snapToGrid w:val="0"/>
              <w:ind w:left="120" w:firstLineChars="11" w:firstLine="22"/>
              <w:rPr>
                <w:sz w:val="20"/>
                <w:szCs w:val="20"/>
              </w:rPr>
            </w:pPr>
            <w:r>
              <w:rPr>
                <w:rFonts w:hint="eastAsia"/>
                <w:sz w:val="20"/>
                <w:szCs w:val="20"/>
              </w:rPr>
              <w:t>3000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6C5A0B7" w14:textId="77777777" w:rsidR="008620C3" w:rsidRDefault="008620C3" w:rsidP="008620C3">
            <w:pPr>
              <w:pStyle w:val="a8"/>
              <w:snapToGrid w:val="0"/>
              <w:ind w:left="120" w:firstLineChars="11" w:firstLine="22"/>
              <w:rPr>
                <w:sz w:val="20"/>
                <w:szCs w:val="20"/>
              </w:rPr>
            </w:pPr>
            <w:r>
              <w:rPr>
                <w:rFonts w:hint="eastAsia"/>
                <w:sz w:val="20"/>
                <w:szCs w:val="20"/>
              </w:rPr>
              <w:t>道路標識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7EC1102" w14:textId="11C13819" w:rsidR="008620C3" w:rsidRDefault="008620C3" w:rsidP="008620C3">
            <w:pPr>
              <w:pStyle w:val="a8"/>
              <w:snapToGrid w:val="0"/>
              <w:ind w:left="120" w:firstLineChars="11" w:firstLine="22"/>
              <w:rPr>
                <w:sz w:val="20"/>
                <w:szCs w:val="20"/>
              </w:rPr>
            </w:pPr>
            <w:r>
              <w:rPr>
                <w:rFonts w:hint="eastAsia"/>
                <w:sz w:val="20"/>
                <w:szCs w:val="20"/>
              </w:rPr>
              <w:t>6100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0E0C66" w14:textId="3C91DF3D" w:rsidR="008620C3" w:rsidRDefault="008620C3" w:rsidP="008620C3">
            <w:pPr>
              <w:pStyle w:val="a8"/>
              <w:snapToGrid w:val="0"/>
              <w:ind w:left="120" w:firstLineChars="11" w:firstLine="22"/>
              <w:rPr>
                <w:sz w:val="20"/>
                <w:szCs w:val="20"/>
              </w:rPr>
            </w:pPr>
            <w:r>
              <w:rPr>
                <w:rFonts w:hint="eastAsia"/>
                <w:sz w:val="20"/>
                <w:szCs w:val="20"/>
              </w:rPr>
              <w:t>料金徴収施設</w:t>
            </w:r>
          </w:p>
        </w:tc>
      </w:tr>
      <w:tr w:rsidR="008620C3" w14:paraId="21C52433" w14:textId="38FE821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5B4EB2A" w14:textId="77777777" w:rsidR="008620C3" w:rsidRDefault="008620C3" w:rsidP="008620C3">
            <w:pPr>
              <w:pStyle w:val="a8"/>
              <w:snapToGrid w:val="0"/>
              <w:ind w:left="120" w:firstLineChars="11" w:firstLine="22"/>
              <w:rPr>
                <w:sz w:val="20"/>
                <w:szCs w:val="20"/>
              </w:rPr>
            </w:pPr>
            <w:r>
              <w:rPr>
                <w:rFonts w:hint="eastAsia"/>
                <w:sz w:val="20"/>
                <w:szCs w:val="20"/>
              </w:rPr>
              <w:t>3110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8AE4CCE" w14:textId="77777777" w:rsidR="008620C3" w:rsidRDefault="008620C3" w:rsidP="008620C3">
            <w:pPr>
              <w:pStyle w:val="a8"/>
              <w:snapToGrid w:val="0"/>
              <w:ind w:left="120" w:firstLineChars="11" w:firstLine="22"/>
              <w:rPr>
                <w:sz w:val="20"/>
                <w:szCs w:val="20"/>
              </w:rPr>
            </w:pPr>
            <w:r>
              <w:rPr>
                <w:rFonts w:hint="eastAsia"/>
                <w:sz w:val="20"/>
                <w:szCs w:val="20"/>
              </w:rPr>
              <w:t>案内標識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464FCFA" w14:textId="432DFDED" w:rsidR="008620C3" w:rsidRDefault="008620C3" w:rsidP="008620C3">
            <w:pPr>
              <w:pStyle w:val="a8"/>
              <w:snapToGrid w:val="0"/>
              <w:ind w:left="120" w:firstLineChars="11" w:firstLine="22"/>
              <w:rPr>
                <w:sz w:val="20"/>
                <w:szCs w:val="20"/>
              </w:rPr>
            </w:pPr>
            <w:r>
              <w:rPr>
                <w:rFonts w:hint="eastAsia"/>
                <w:sz w:val="20"/>
                <w:szCs w:val="20"/>
              </w:rPr>
              <w:t>6200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6D2834E" w14:textId="567353F9" w:rsidR="008620C3" w:rsidRDefault="008620C3" w:rsidP="008620C3">
            <w:pPr>
              <w:pStyle w:val="a8"/>
              <w:snapToGrid w:val="0"/>
              <w:ind w:left="120" w:firstLineChars="11" w:firstLine="22"/>
              <w:rPr>
                <w:sz w:val="20"/>
                <w:szCs w:val="20"/>
              </w:rPr>
            </w:pPr>
            <w:r>
              <w:rPr>
                <w:rFonts w:hint="eastAsia"/>
                <w:sz w:val="20"/>
                <w:szCs w:val="20"/>
              </w:rPr>
              <w:t>融雪施設</w:t>
            </w:r>
          </w:p>
        </w:tc>
      </w:tr>
      <w:tr w:rsidR="008620C3" w14:paraId="39E757CA" w14:textId="250408F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0A7632" w14:textId="77777777" w:rsidR="008620C3" w:rsidRDefault="008620C3" w:rsidP="008620C3">
            <w:pPr>
              <w:pStyle w:val="a8"/>
              <w:snapToGrid w:val="0"/>
              <w:ind w:left="120" w:firstLineChars="11" w:firstLine="22"/>
              <w:rPr>
                <w:sz w:val="20"/>
                <w:szCs w:val="20"/>
              </w:rPr>
            </w:pPr>
            <w:r>
              <w:rPr>
                <w:rFonts w:hint="eastAsia"/>
                <w:sz w:val="20"/>
                <w:szCs w:val="20"/>
              </w:rPr>
              <w:t>3120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3652272" w14:textId="77777777" w:rsidR="008620C3" w:rsidRDefault="008620C3" w:rsidP="008620C3">
            <w:pPr>
              <w:pStyle w:val="a8"/>
              <w:snapToGrid w:val="0"/>
              <w:ind w:left="120" w:firstLineChars="11" w:firstLine="22"/>
              <w:rPr>
                <w:sz w:val="20"/>
                <w:szCs w:val="20"/>
              </w:rPr>
            </w:pPr>
            <w:r>
              <w:rPr>
                <w:rFonts w:hint="eastAsia"/>
                <w:sz w:val="20"/>
                <w:szCs w:val="20"/>
              </w:rPr>
              <w:t>警戒標識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6365882" w14:textId="2169605C" w:rsidR="008620C3" w:rsidRDefault="008620C3" w:rsidP="008620C3">
            <w:pPr>
              <w:pStyle w:val="a8"/>
              <w:snapToGrid w:val="0"/>
              <w:ind w:left="120" w:firstLineChars="11" w:firstLine="22"/>
              <w:rPr>
                <w:sz w:val="20"/>
                <w:szCs w:val="20"/>
              </w:rPr>
            </w:pPr>
            <w:r>
              <w:rPr>
                <w:rFonts w:hint="eastAsia"/>
                <w:sz w:val="20"/>
                <w:szCs w:val="20"/>
              </w:rPr>
              <w:t>7000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D916CB" w14:textId="62A26849" w:rsidR="008620C3" w:rsidRDefault="008620C3" w:rsidP="008620C3">
            <w:pPr>
              <w:pStyle w:val="a8"/>
              <w:snapToGrid w:val="0"/>
              <w:ind w:left="120" w:firstLineChars="11" w:firstLine="22"/>
              <w:rPr>
                <w:sz w:val="20"/>
                <w:szCs w:val="20"/>
              </w:rPr>
            </w:pPr>
            <w:r>
              <w:rPr>
                <w:rFonts w:hint="eastAsia"/>
                <w:sz w:val="20"/>
                <w:szCs w:val="20"/>
              </w:rPr>
              <w:t>排水施設</w:t>
            </w:r>
          </w:p>
        </w:tc>
      </w:tr>
      <w:tr w:rsidR="008620C3" w14:paraId="15543949" w14:textId="714C378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B1FBB31" w14:textId="77777777" w:rsidR="008620C3" w:rsidRDefault="008620C3" w:rsidP="008620C3">
            <w:pPr>
              <w:pStyle w:val="a8"/>
              <w:snapToGrid w:val="0"/>
              <w:ind w:left="120" w:firstLineChars="11" w:firstLine="22"/>
              <w:rPr>
                <w:sz w:val="20"/>
                <w:szCs w:val="20"/>
              </w:rPr>
            </w:pPr>
            <w:r>
              <w:rPr>
                <w:rFonts w:hint="eastAsia"/>
                <w:sz w:val="20"/>
                <w:szCs w:val="20"/>
              </w:rPr>
              <w:t>3130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5D4CB4" w14:textId="77777777" w:rsidR="008620C3" w:rsidRDefault="008620C3" w:rsidP="008620C3">
            <w:pPr>
              <w:pStyle w:val="a8"/>
              <w:snapToGrid w:val="0"/>
              <w:ind w:left="120" w:firstLineChars="11" w:firstLine="22"/>
              <w:rPr>
                <w:sz w:val="20"/>
                <w:szCs w:val="20"/>
              </w:rPr>
            </w:pPr>
            <w:r>
              <w:rPr>
                <w:rFonts w:hint="eastAsia"/>
                <w:sz w:val="20"/>
                <w:szCs w:val="20"/>
              </w:rPr>
              <w:t>規制標識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62050E" w14:textId="0B87A193" w:rsidR="008620C3" w:rsidRDefault="008620C3" w:rsidP="008620C3">
            <w:pPr>
              <w:pStyle w:val="a8"/>
              <w:snapToGrid w:val="0"/>
              <w:ind w:left="120" w:firstLineChars="11" w:firstLine="22"/>
              <w:rPr>
                <w:sz w:val="20"/>
                <w:szCs w:val="20"/>
              </w:rPr>
            </w:pPr>
            <w:r>
              <w:rPr>
                <w:rFonts w:hint="eastAsia"/>
                <w:sz w:val="20"/>
                <w:szCs w:val="20"/>
              </w:rPr>
              <w:t>7100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3FAD7FD" w14:textId="6D4E2AD7" w:rsidR="008620C3" w:rsidRDefault="008620C3" w:rsidP="008620C3">
            <w:pPr>
              <w:pStyle w:val="a8"/>
              <w:snapToGrid w:val="0"/>
              <w:ind w:left="120" w:firstLineChars="11" w:firstLine="22"/>
              <w:rPr>
                <w:sz w:val="20"/>
                <w:szCs w:val="20"/>
              </w:rPr>
            </w:pPr>
            <w:r>
              <w:rPr>
                <w:rFonts w:hint="eastAsia"/>
                <w:sz w:val="20"/>
                <w:szCs w:val="20"/>
              </w:rPr>
              <w:t>集水桝</w:t>
            </w:r>
          </w:p>
        </w:tc>
      </w:tr>
      <w:tr w:rsidR="008620C3" w14:paraId="62B8EDC2" w14:textId="193CC35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5B265938" w14:textId="77777777" w:rsidR="008620C3" w:rsidRDefault="008620C3" w:rsidP="008620C3">
            <w:pPr>
              <w:pStyle w:val="a8"/>
              <w:snapToGrid w:val="0"/>
              <w:ind w:left="120" w:firstLineChars="11" w:firstLine="22"/>
              <w:rPr>
                <w:sz w:val="20"/>
                <w:szCs w:val="20"/>
              </w:rPr>
            </w:pPr>
            <w:r>
              <w:rPr>
                <w:rFonts w:hint="eastAsia"/>
                <w:sz w:val="20"/>
                <w:szCs w:val="20"/>
              </w:rPr>
              <w:t>3140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9399FEB" w14:textId="77777777" w:rsidR="008620C3" w:rsidRDefault="008620C3" w:rsidP="008620C3">
            <w:pPr>
              <w:pStyle w:val="a8"/>
              <w:snapToGrid w:val="0"/>
              <w:ind w:left="120" w:firstLineChars="11" w:firstLine="22"/>
              <w:rPr>
                <w:sz w:val="20"/>
                <w:szCs w:val="20"/>
              </w:rPr>
            </w:pPr>
            <w:r>
              <w:rPr>
                <w:rFonts w:hint="eastAsia"/>
                <w:sz w:val="20"/>
                <w:szCs w:val="20"/>
              </w:rPr>
              <w:t>指示標識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D1A2FF" w14:textId="6ACE5AE9" w:rsidR="008620C3" w:rsidRDefault="008620C3" w:rsidP="008620C3">
            <w:pPr>
              <w:pStyle w:val="a8"/>
              <w:snapToGrid w:val="0"/>
              <w:ind w:left="120" w:firstLineChars="11" w:firstLine="22"/>
              <w:rPr>
                <w:sz w:val="20"/>
                <w:szCs w:val="20"/>
              </w:rPr>
            </w:pPr>
            <w:r>
              <w:rPr>
                <w:rFonts w:hint="eastAsia"/>
                <w:sz w:val="20"/>
                <w:szCs w:val="20"/>
              </w:rPr>
              <w:t>7200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B1E2CC1" w14:textId="09829090" w:rsidR="008620C3" w:rsidRDefault="008620C3" w:rsidP="008620C3">
            <w:pPr>
              <w:pStyle w:val="a8"/>
              <w:snapToGrid w:val="0"/>
              <w:ind w:left="120" w:firstLineChars="11" w:firstLine="22"/>
              <w:rPr>
                <w:sz w:val="20"/>
                <w:szCs w:val="20"/>
              </w:rPr>
            </w:pPr>
            <w:r>
              <w:rPr>
                <w:rFonts w:hint="eastAsia"/>
                <w:sz w:val="20"/>
                <w:szCs w:val="20"/>
              </w:rPr>
              <w:t>排水溝</w:t>
            </w:r>
          </w:p>
        </w:tc>
      </w:tr>
      <w:tr w:rsidR="008620C3" w14:paraId="7EBC65F2" w14:textId="5FA7CDA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862130" w14:textId="77777777" w:rsidR="008620C3" w:rsidRDefault="008620C3" w:rsidP="008620C3">
            <w:pPr>
              <w:pStyle w:val="a8"/>
              <w:snapToGrid w:val="0"/>
              <w:ind w:left="120" w:firstLineChars="11" w:firstLine="22"/>
              <w:rPr>
                <w:sz w:val="20"/>
                <w:szCs w:val="20"/>
              </w:rPr>
            </w:pPr>
            <w:r>
              <w:rPr>
                <w:rFonts w:hint="eastAsia"/>
                <w:sz w:val="20"/>
                <w:szCs w:val="20"/>
              </w:rPr>
              <w:t>3150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B415FE" w14:textId="77777777" w:rsidR="008620C3" w:rsidRDefault="008620C3" w:rsidP="008620C3">
            <w:pPr>
              <w:pStyle w:val="a8"/>
              <w:snapToGrid w:val="0"/>
              <w:ind w:left="120" w:firstLineChars="11" w:firstLine="22"/>
              <w:rPr>
                <w:sz w:val="20"/>
                <w:szCs w:val="20"/>
              </w:rPr>
            </w:pPr>
            <w:r>
              <w:rPr>
                <w:rFonts w:hint="eastAsia"/>
                <w:sz w:val="20"/>
                <w:szCs w:val="20"/>
              </w:rPr>
              <w:t>補助標識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ED4898" w14:textId="70F097C9" w:rsidR="008620C3" w:rsidRDefault="008620C3" w:rsidP="008620C3">
            <w:pPr>
              <w:pStyle w:val="a8"/>
              <w:snapToGrid w:val="0"/>
              <w:ind w:left="120" w:firstLineChars="11" w:firstLine="22"/>
              <w:rPr>
                <w:sz w:val="20"/>
                <w:szCs w:val="20"/>
              </w:rPr>
            </w:pPr>
            <w:r>
              <w:rPr>
                <w:rFonts w:hint="eastAsia"/>
                <w:sz w:val="20"/>
                <w:szCs w:val="20"/>
              </w:rPr>
              <w:t>7300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88EB23" w14:textId="58FBF20E" w:rsidR="008620C3" w:rsidRDefault="008620C3" w:rsidP="008620C3">
            <w:pPr>
              <w:pStyle w:val="a8"/>
              <w:snapToGrid w:val="0"/>
              <w:ind w:left="120" w:firstLineChars="11" w:firstLine="22"/>
              <w:rPr>
                <w:sz w:val="20"/>
                <w:szCs w:val="20"/>
              </w:rPr>
            </w:pPr>
            <w:r>
              <w:rPr>
                <w:rFonts w:hint="eastAsia"/>
                <w:sz w:val="20"/>
                <w:szCs w:val="20"/>
              </w:rPr>
              <w:t>側溝</w:t>
            </w:r>
          </w:p>
        </w:tc>
      </w:tr>
      <w:tr w:rsidR="008620C3" w14:paraId="3D9BF656" w14:textId="76B1806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9FE95B" w14:textId="77777777" w:rsidR="008620C3" w:rsidRDefault="008620C3" w:rsidP="008620C3">
            <w:pPr>
              <w:pStyle w:val="a8"/>
              <w:snapToGrid w:val="0"/>
              <w:ind w:left="120" w:firstLineChars="11" w:firstLine="22"/>
              <w:rPr>
                <w:sz w:val="20"/>
                <w:szCs w:val="20"/>
              </w:rPr>
            </w:pPr>
            <w:r>
              <w:rPr>
                <w:rFonts w:hint="eastAsia"/>
                <w:sz w:val="20"/>
                <w:szCs w:val="20"/>
              </w:rPr>
              <w:t>4000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DC80606" w14:textId="77777777" w:rsidR="008620C3" w:rsidRDefault="008620C3" w:rsidP="008620C3">
            <w:pPr>
              <w:pStyle w:val="a8"/>
              <w:snapToGrid w:val="0"/>
              <w:ind w:left="120" w:firstLineChars="11" w:firstLine="22"/>
              <w:rPr>
                <w:sz w:val="20"/>
                <w:szCs w:val="20"/>
              </w:rPr>
            </w:pPr>
            <w:r>
              <w:rPr>
                <w:rFonts w:hint="eastAsia"/>
                <w:sz w:val="20"/>
                <w:szCs w:val="20"/>
              </w:rPr>
              <w:t>建造物</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FA41E65" w14:textId="5481DCA0" w:rsidR="008620C3" w:rsidRDefault="008620C3" w:rsidP="008620C3">
            <w:pPr>
              <w:pStyle w:val="a8"/>
              <w:snapToGrid w:val="0"/>
              <w:ind w:left="120" w:firstLineChars="11" w:firstLine="22"/>
              <w:rPr>
                <w:sz w:val="20"/>
                <w:szCs w:val="20"/>
              </w:rPr>
            </w:pPr>
            <w:r>
              <w:rPr>
                <w:rFonts w:hint="eastAsia"/>
                <w:sz w:val="20"/>
                <w:szCs w:val="20"/>
              </w:rPr>
              <w:t>7400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2978500" w14:textId="14F9C24A" w:rsidR="008620C3" w:rsidRDefault="008620C3" w:rsidP="008620C3">
            <w:pPr>
              <w:pStyle w:val="a8"/>
              <w:snapToGrid w:val="0"/>
              <w:ind w:left="120" w:firstLineChars="11" w:firstLine="22"/>
              <w:rPr>
                <w:sz w:val="20"/>
                <w:szCs w:val="20"/>
              </w:rPr>
            </w:pPr>
            <w:r>
              <w:rPr>
                <w:rFonts w:hint="eastAsia"/>
                <w:sz w:val="20"/>
                <w:szCs w:val="20"/>
              </w:rPr>
              <w:t>排水管</w:t>
            </w:r>
          </w:p>
        </w:tc>
      </w:tr>
      <w:tr w:rsidR="008620C3" w14:paraId="34629035" w14:textId="59D6107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461923" w14:textId="77777777" w:rsidR="008620C3" w:rsidRDefault="008620C3" w:rsidP="008620C3">
            <w:pPr>
              <w:pStyle w:val="a8"/>
              <w:snapToGrid w:val="0"/>
              <w:ind w:left="120" w:firstLineChars="11" w:firstLine="22"/>
              <w:rPr>
                <w:sz w:val="20"/>
                <w:szCs w:val="20"/>
              </w:rPr>
            </w:pPr>
            <w:r>
              <w:rPr>
                <w:rFonts w:hint="eastAsia"/>
                <w:sz w:val="20"/>
                <w:szCs w:val="20"/>
              </w:rPr>
              <w:t>4010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33F09AA" w14:textId="77777777" w:rsidR="008620C3" w:rsidRDefault="008620C3" w:rsidP="008620C3">
            <w:pPr>
              <w:pStyle w:val="a8"/>
              <w:snapToGrid w:val="0"/>
              <w:ind w:left="120" w:firstLineChars="11" w:firstLine="22"/>
              <w:rPr>
                <w:sz w:val="20"/>
                <w:szCs w:val="20"/>
              </w:rPr>
            </w:pPr>
            <w:r>
              <w:rPr>
                <w:rFonts w:hint="eastAsia"/>
                <w:sz w:val="20"/>
                <w:szCs w:val="20"/>
              </w:rPr>
              <w:t>上屋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4ABD3FD" w14:textId="4C9F5465" w:rsidR="008620C3" w:rsidRDefault="008620C3" w:rsidP="008620C3">
            <w:pPr>
              <w:pStyle w:val="a8"/>
              <w:snapToGrid w:val="0"/>
              <w:ind w:left="120" w:firstLineChars="11" w:firstLine="22"/>
              <w:rPr>
                <w:sz w:val="20"/>
                <w:szCs w:val="20"/>
              </w:rPr>
            </w:pPr>
            <w:r>
              <w:rPr>
                <w:rFonts w:hint="eastAsia"/>
                <w:sz w:val="20"/>
                <w:szCs w:val="20"/>
              </w:rPr>
              <w:t>7500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42794E" w14:textId="1775736C" w:rsidR="008620C3" w:rsidRDefault="008620C3" w:rsidP="008620C3">
            <w:pPr>
              <w:pStyle w:val="a8"/>
              <w:snapToGrid w:val="0"/>
              <w:ind w:left="120" w:firstLineChars="11" w:firstLine="22"/>
              <w:rPr>
                <w:sz w:val="20"/>
                <w:szCs w:val="20"/>
              </w:rPr>
            </w:pPr>
            <w:r>
              <w:rPr>
                <w:rFonts w:hint="eastAsia"/>
                <w:sz w:val="20"/>
                <w:szCs w:val="20"/>
              </w:rPr>
              <w:t>排水ポンプ</w:t>
            </w:r>
          </w:p>
        </w:tc>
      </w:tr>
      <w:tr w:rsidR="008620C3" w14:paraId="6409A7E0" w14:textId="0534512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4305BD" w14:textId="77777777" w:rsidR="008620C3" w:rsidRDefault="008620C3" w:rsidP="008620C3">
            <w:pPr>
              <w:pStyle w:val="a8"/>
              <w:snapToGrid w:val="0"/>
              <w:ind w:left="120" w:firstLineChars="11" w:firstLine="22"/>
              <w:rPr>
                <w:sz w:val="20"/>
                <w:szCs w:val="20"/>
              </w:rPr>
            </w:pPr>
            <w:r>
              <w:rPr>
                <w:rFonts w:hint="eastAsia"/>
                <w:sz w:val="20"/>
                <w:szCs w:val="20"/>
              </w:rPr>
              <w:t>4020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A3FFE3F" w14:textId="77777777" w:rsidR="008620C3" w:rsidRDefault="008620C3" w:rsidP="008620C3">
            <w:pPr>
              <w:pStyle w:val="a8"/>
              <w:snapToGrid w:val="0"/>
              <w:ind w:left="120" w:firstLineChars="11" w:firstLine="22"/>
              <w:rPr>
                <w:sz w:val="20"/>
                <w:szCs w:val="20"/>
              </w:rPr>
            </w:pPr>
            <w:r>
              <w:rPr>
                <w:rFonts w:hint="eastAsia"/>
                <w:sz w:val="20"/>
                <w:szCs w:val="20"/>
              </w:rPr>
              <w:t>地下出入口</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32CBC5" w14:textId="0FD9A9B7" w:rsidR="008620C3" w:rsidRDefault="008620C3" w:rsidP="008620C3">
            <w:pPr>
              <w:pStyle w:val="a8"/>
              <w:snapToGrid w:val="0"/>
              <w:ind w:left="120" w:firstLineChars="11" w:firstLine="22"/>
              <w:rPr>
                <w:sz w:val="20"/>
                <w:szCs w:val="20"/>
              </w:rPr>
            </w:pPr>
            <w:r>
              <w:rPr>
                <w:rFonts w:hint="eastAsia"/>
                <w:sz w:val="20"/>
                <w:szCs w:val="20"/>
              </w:rPr>
              <w:t>8010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1AC26D" w14:textId="2C507CCA" w:rsidR="008620C3" w:rsidRDefault="008620C3" w:rsidP="008620C3">
            <w:pPr>
              <w:pStyle w:val="a8"/>
              <w:snapToGrid w:val="0"/>
              <w:ind w:left="120" w:firstLineChars="11" w:firstLine="22"/>
              <w:rPr>
                <w:sz w:val="20"/>
                <w:szCs w:val="20"/>
              </w:rPr>
            </w:pPr>
            <w:r>
              <w:rPr>
                <w:rFonts w:hint="eastAsia"/>
                <w:sz w:val="20"/>
                <w:szCs w:val="20"/>
              </w:rPr>
              <w:t>停留所</w:t>
            </w:r>
          </w:p>
        </w:tc>
      </w:tr>
      <w:tr w:rsidR="008620C3" w14:paraId="3FD92DE3" w14:textId="74A1A75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7A3947" w14:textId="77777777" w:rsidR="008620C3" w:rsidRDefault="008620C3" w:rsidP="008620C3">
            <w:pPr>
              <w:pStyle w:val="a8"/>
              <w:snapToGrid w:val="0"/>
              <w:ind w:left="120" w:firstLineChars="11" w:firstLine="22"/>
              <w:rPr>
                <w:sz w:val="20"/>
                <w:szCs w:val="20"/>
              </w:rPr>
            </w:pPr>
            <w:r>
              <w:rPr>
                <w:rFonts w:hint="eastAsia"/>
                <w:sz w:val="20"/>
                <w:szCs w:val="20"/>
              </w:rPr>
              <w:t>4100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45121" w14:textId="77777777" w:rsidR="008620C3" w:rsidRDefault="008620C3" w:rsidP="008620C3">
            <w:pPr>
              <w:pStyle w:val="a8"/>
              <w:snapToGrid w:val="0"/>
              <w:ind w:left="120" w:firstLineChars="11" w:firstLine="22"/>
              <w:rPr>
                <w:sz w:val="20"/>
                <w:szCs w:val="20"/>
              </w:rPr>
            </w:pPr>
            <w:r>
              <w:rPr>
                <w:rFonts w:hint="eastAsia"/>
                <w:sz w:val="20"/>
                <w:szCs w:val="20"/>
              </w:rPr>
              <w:t>視線誘導標</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CBFE8EE" w14:textId="26D02AC6" w:rsidR="008620C3" w:rsidRDefault="008620C3" w:rsidP="008620C3">
            <w:pPr>
              <w:pStyle w:val="a8"/>
              <w:snapToGrid w:val="0"/>
              <w:ind w:left="120" w:firstLineChars="11" w:firstLine="22"/>
              <w:rPr>
                <w:sz w:val="20"/>
                <w:szCs w:val="20"/>
              </w:rPr>
            </w:pPr>
            <w:r>
              <w:rPr>
                <w:rFonts w:hint="eastAsia"/>
                <w:sz w:val="20"/>
                <w:szCs w:val="20"/>
              </w:rPr>
              <w:t>8020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89D82FA" w14:textId="1B05BC28" w:rsidR="008620C3" w:rsidRDefault="008620C3" w:rsidP="008620C3">
            <w:pPr>
              <w:pStyle w:val="a8"/>
              <w:snapToGrid w:val="0"/>
              <w:ind w:left="120" w:firstLineChars="11" w:firstLine="22"/>
              <w:rPr>
                <w:sz w:val="20"/>
                <w:szCs w:val="20"/>
              </w:rPr>
            </w:pPr>
            <w:r>
              <w:rPr>
                <w:rFonts w:hint="eastAsia"/>
                <w:sz w:val="20"/>
                <w:szCs w:val="20"/>
              </w:rPr>
              <w:t>消火栓</w:t>
            </w:r>
          </w:p>
        </w:tc>
      </w:tr>
      <w:tr w:rsidR="008620C3" w14:paraId="2F073A23" w14:textId="4DB6B10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9C24193" w14:textId="77777777" w:rsidR="008620C3" w:rsidRDefault="008620C3" w:rsidP="008620C3">
            <w:pPr>
              <w:pStyle w:val="a8"/>
              <w:snapToGrid w:val="0"/>
              <w:ind w:left="120" w:firstLineChars="11" w:firstLine="22"/>
              <w:rPr>
                <w:sz w:val="20"/>
                <w:szCs w:val="20"/>
              </w:rPr>
            </w:pPr>
            <w:r>
              <w:rPr>
                <w:rFonts w:hint="eastAsia"/>
                <w:sz w:val="20"/>
                <w:szCs w:val="20"/>
              </w:rPr>
              <w:t>4120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C5A4B49" w14:textId="77777777" w:rsidR="008620C3" w:rsidRDefault="008620C3" w:rsidP="008620C3">
            <w:pPr>
              <w:pStyle w:val="a8"/>
              <w:snapToGrid w:val="0"/>
              <w:ind w:left="120" w:firstLineChars="11" w:firstLine="22"/>
              <w:rPr>
                <w:sz w:val="20"/>
                <w:szCs w:val="20"/>
              </w:rPr>
            </w:pPr>
            <w:r>
              <w:rPr>
                <w:rFonts w:hint="eastAsia"/>
                <w:sz w:val="20"/>
                <w:szCs w:val="20"/>
              </w:rPr>
              <w:t>道路反射鏡</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3D60ABB" w14:textId="46101649" w:rsidR="008620C3" w:rsidRDefault="008620C3" w:rsidP="008620C3">
            <w:pPr>
              <w:pStyle w:val="a8"/>
              <w:snapToGrid w:val="0"/>
              <w:ind w:left="120" w:firstLineChars="11" w:firstLine="22"/>
              <w:rPr>
                <w:sz w:val="20"/>
                <w:szCs w:val="20"/>
              </w:rPr>
            </w:pPr>
            <w:r>
              <w:rPr>
                <w:rFonts w:hint="eastAsia"/>
                <w:sz w:val="20"/>
                <w:szCs w:val="20"/>
              </w:rPr>
              <w:t>8030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4B204EC" w14:textId="7233BA7E" w:rsidR="008620C3" w:rsidRDefault="008620C3" w:rsidP="008620C3">
            <w:pPr>
              <w:pStyle w:val="a8"/>
              <w:snapToGrid w:val="0"/>
              <w:ind w:left="120" w:firstLineChars="11" w:firstLine="22"/>
              <w:rPr>
                <w:sz w:val="20"/>
                <w:szCs w:val="20"/>
              </w:rPr>
            </w:pPr>
            <w:r>
              <w:rPr>
                <w:rFonts w:hint="eastAsia"/>
                <w:sz w:val="20"/>
                <w:szCs w:val="20"/>
              </w:rPr>
              <w:t>郵便ポスト</w:t>
            </w:r>
          </w:p>
        </w:tc>
      </w:tr>
      <w:tr w:rsidR="008620C3" w14:paraId="0711122F" w14:textId="6C73D87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34E2C0D" w14:textId="77777777" w:rsidR="008620C3" w:rsidRDefault="008620C3" w:rsidP="008620C3">
            <w:pPr>
              <w:pStyle w:val="a8"/>
              <w:snapToGrid w:val="0"/>
              <w:ind w:left="120" w:firstLineChars="11" w:firstLine="22"/>
              <w:rPr>
                <w:sz w:val="20"/>
                <w:szCs w:val="20"/>
              </w:rPr>
            </w:pPr>
            <w:r>
              <w:rPr>
                <w:rFonts w:hint="eastAsia"/>
                <w:sz w:val="20"/>
                <w:szCs w:val="20"/>
              </w:rPr>
              <w:t>4200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CD8AC" w14:textId="77777777" w:rsidR="008620C3" w:rsidRDefault="008620C3" w:rsidP="008620C3">
            <w:pPr>
              <w:pStyle w:val="a8"/>
              <w:snapToGrid w:val="0"/>
              <w:ind w:left="120" w:firstLineChars="11" w:firstLine="22"/>
              <w:rPr>
                <w:sz w:val="20"/>
                <w:szCs w:val="20"/>
              </w:rPr>
            </w:pPr>
            <w:r>
              <w:rPr>
                <w:rFonts w:hint="eastAsia"/>
                <w:sz w:val="20"/>
                <w:szCs w:val="20"/>
              </w:rPr>
              <w:t>照明施設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537A104" w14:textId="45867B05" w:rsidR="008620C3" w:rsidRDefault="008620C3" w:rsidP="008620C3">
            <w:pPr>
              <w:pStyle w:val="a8"/>
              <w:snapToGrid w:val="0"/>
              <w:ind w:left="120" w:firstLineChars="11" w:firstLine="22"/>
              <w:rPr>
                <w:sz w:val="20"/>
                <w:szCs w:val="20"/>
              </w:rPr>
            </w:pPr>
            <w:r>
              <w:rPr>
                <w:rFonts w:hint="eastAsia"/>
                <w:sz w:val="20"/>
                <w:szCs w:val="20"/>
              </w:rPr>
              <w:t>8040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343CAC2" w14:textId="532A4369" w:rsidR="008620C3" w:rsidRDefault="008620C3" w:rsidP="008620C3">
            <w:pPr>
              <w:pStyle w:val="a8"/>
              <w:snapToGrid w:val="0"/>
              <w:ind w:left="120" w:firstLineChars="11" w:firstLine="22"/>
              <w:rPr>
                <w:sz w:val="20"/>
                <w:szCs w:val="20"/>
              </w:rPr>
            </w:pPr>
            <w:r>
              <w:rPr>
                <w:rFonts w:hint="eastAsia"/>
                <w:sz w:val="20"/>
                <w:szCs w:val="20"/>
              </w:rPr>
              <w:t>電話ボックス</w:t>
            </w:r>
          </w:p>
        </w:tc>
      </w:tr>
      <w:tr w:rsidR="008620C3" w14:paraId="367ADC98" w14:textId="4AC64E9D"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4F3446E" w14:textId="77777777" w:rsidR="008620C3" w:rsidRDefault="008620C3" w:rsidP="008620C3">
            <w:pPr>
              <w:pStyle w:val="a8"/>
              <w:snapToGrid w:val="0"/>
              <w:ind w:left="120" w:firstLineChars="11" w:firstLine="22"/>
              <w:rPr>
                <w:sz w:val="20"/>
                <w:szCs w:val="20"/>
              </w:rPr>
            </w:pPr>
            <w:r>
              <w:rPr>
                <w:rFonts w:hint="eastAsia"/>
                <w:sz w:val="20"/>
                <w:szCs w:val="20"/>
              </w:rPr>
              <w:t>4300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3950201" w14:textId="77777777" w:rsidR="008620C3" w:rsidRDefault="008620C3" w:rsidP="008620C3">
            <w:pPr>
              <w:pStyle w:val="a8"/>
              <w:snapToGrid w:val="0"/>
              <w:ind w:left="120" w:firstLineChars="11" w:firstLine="22"/>
              <w:rPr>
                <w:sz w:val="20"/>
                <w:szCs w:val="20"/>
              </w:rPr>
            </w:pPr>
            <w:r>
              <w:rPr>
                <w:rFonts w:hint="eastAsia"/>
                <w:sz w:val="20"/>
                <w:szCs w:val="20"/>
              </w:rPr>
              <w:t>道路情報管理施設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9683F" w14:textId="1768EFC2" w:rsidR="008620C3" w:rsidRDefault="008620C3" w:rsidP="008620C3">
            <w:pPr>
              <w:pStyle w:val="a8"/>
              <w:snapToGrid w:val="0"/>
              <w:ind w:left="120" w:firstLineChars="11" w:firstLine="22"/>
              <w:rPr>
                <w:sz w:val="20"/>
                <w:szCs w:val="20"/>
              </w:rPr>
            </w:pPr>
            <w:r>
              <w:rPr>
                <w:rFonts w:hint="eastAsia"/>
                <w:sz w:val="20"/>
                <w:szCs w:val="20"/>
              </w:rPr>
              <w:t>8050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4C2CA95" w14:textId="2FC2AC6F" w:rsidR="008620C3" w:rsidRDefault="008620C3" w:rsidP="008620C3">
            <w:pPr>
              <w:pStyle w:val="a8"/>
              <w:snapToGrid w:val="0"/>
              <w:ind w:left="120" w:firstLineChars="11" w:firstLine="22"/>
              <w:rPr>
                <w:sz w:val="20"/>
                <w:szCs w:val="20"/>
              </w:rPr>
            </w:pPr>
            <w:r>
              <w:rPr>
                <w:rFonts w:hint="eastAsia"/>
                <w:sz w:val="20"/>
                <w:szCs w:val="20"/>
              </w:rPr>
              <w:t>輸送管</w:t>
            </w:r>
          </w:p>
        </w:tc>
      </w:tr>
      <w:tr w:rsidR="008620C3" w14:paraId="77481F77" w14:textId="2FE27F0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26D935B" w14:textId="77777777" w:rsidR="008620C3" w:rsidRDefault="008620C3" w:rsidP="008620C3">
            <w:pPr>
              <w:pStyle w:val="a8"/>
              <w:snapToGrid w:val="0"/>
              <w:ind w:left="120" w:firstLineChars="11" w:firstLine="22"/>
              <w:rPr>
                <w:sz w:val="20"/>
                <w:szCs w:val="20"/>
              </w:rPr>
            </w:pPr>
            <w:r>
              <w:rPr>
                <w:rFonts w:hint="eastAsia"/>
                <w:sz w:val="20"/>
                <w:szCs w:val="20"/>
              </w:rPr>
              <w:t>4400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0BABF42" w14:textId="77777777" w:rsidR="008620C3" w:rsidRDefault="008620C3" w:rsidP="008620C3">
            <w:pPr>
              <w:pStyle w:val="a8"/>
              <w:snapToGrid w:val="0"/>
              <w:ind w:left="120" w:firstLineChars="11" w:firstLine="22"/>
              <w:rPr>
                <w:sz w:val="20"/>
                <w:szCs w:val="20"/>
              </w:rPr>
            </w:pPr>
            <w:r>
              <w:rPr>
                <w:rFonts w:hint="eastAsia"/>
                <w:sz w:val="20"/>
                <w:szCs w:val="20"/>
              </w:rPr>
              <w:t>災害検知器</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07FE218" w14:textId="5A5DF8B0" w:rsidR="008620C3" w:rsidRDefault="008620C3" w:rsidP="008620C3">
            <w:pPr>
              <w:pStyle w:val="a8"/>
              <w:snapToGrid w:val="0"/>
              <w:ind w:left="120" w:firstLineChars="11" w:firstLine="22"/>
              <w:rPr>
                <w:sz w:val="20"/>
                <w:szCs w:val="20"/>
              </w:rPr>
            </w:pPr>
            <w:r>
              <w:rPr>
                <w:rFonts w:hint="eastAsia"/>
                <w:sz w:val="20"/>
                <w:szCs w:val="20"/>
              </w:rPr>
              <w:t>8060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F304BFF" w14:textId="621A5406" w:rsidR="008620C3" w:rsidRDefault="008620C3" w:rsidP="008620C3">
            <w:pPr>
              <w:pStyle w:val="a8"/>
              <w:snapToGrid w:val="0"/>
              <w:ind w:left="120" w:firstLineChars="11" w:firstLine="22"/>
              <w:rPr>
                <w:sz w:val="20"/>
                <w:szCs w:val="20"/>
              </w:rPr>
            </w:pPr>
            <w:r>
              <w:rPr>
                <w:rFonts w:hint="eastAsia"/>
                <w:sz w:val="20"/>
                <w:szCs w:val="20"/>
              </w:rPr>
              <w:t>軌道</w:t>
            </w:r>
          </w:p>
        </w:tc>
      </w:tr>
      <w:tr w:rsidR="008620C3" w14:paraId="211E8409" w14:textId="1AE0334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4EC05ED" w14:textId="77777777" w:rsidR="008620C3" w:rsidRDefault="008620C3" w:rsidP="008620C3">
            <w:pPr>
              <w:pStyle w:val="a8"/>
              <w:snapToGrid w:val="0"/>
              <w:ind w:left="120" w:firstLineChars="11" w:firstLine="22"/>
              <w:rPr>
                <w:sz w:val="20"/>
                <w:szCs w:val="20"/>
              </w:rPr>
            </w:pPr>
            <w:r>
              <w:rPr>
                <w:rFonts w:hint="eastAsia"/>
                <w:sz w:val="20"/>
                <w:szCs w:val="20"/>
              </w:rPr>
              <w:t>4500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DAC2BF1" w14:textId="77777777" w:rsidR="008620C3" w:rsidRDefault="008620C3" w:rsidP="008620C3">
            <w:pPr>
              <w:pStyle w:val="a8"/>
              <w:snapToGrid w:val="0"/>
              <w:ind w:left="120" w:firstLineChars="11" w:firstLine="22"/>
              <w:rPr>
                <w:sz w:val="20"/>
                <w:szCs w:val="20"/>
              </w:rPr>
            </w:pPr>
            <w:r>
              <w:rPr>
                <w:rFonts w:hint="eastAsia"/>
                <w:sz w:val="20"/>
                <w:szCs w:val="20"/>
              </w:rPr>
              <w:t>気象観測装置</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5657E" w14:textId="27164D16" w:rsidR="008620C3" w:rsidRDefault="008620C3" w:rsidP="008620C3">
            <w:pPr>
              <w:pStyle w:val="a8"/>
              <w:snapToGrid w:val="0"/>
              <w:ind w:left="120" w:firstLineChars="11" w:firstLine="22"/>
              <w:rPr>
                <w:sz w:val="20"/>
                <w:szCs w:val="20"/>
              </w:rPr>
            </w:pPr>
            <w:r>
              <w:rPr>
                <w:rFonts w:hint="eastAsia"/>
                <w:sz w:val="20"/>
                <w:szCs w:val="20"/>
              </w:rPr>
              <w:t>8070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1CFD9F" w14:textId="1D9815D8" w:rsidR="008620C3" w:rsidRDefault="008620C3" w:rsidP="008620C3">
            <w:pPr>
              <w:pStyle w:val="a8"/>
              <w:snapToGrid w:val="0"/>
              <w:ind w:left="120" w:firstLineChars="11" w:firstLine="22"/>
              <w:rPr>
                <w:sz w:val="20"/>
                <w:szCs w:val="20"/>
              </w:rPr>
            </w:pPr>
            <w:r>
              <w:rPr>
                <w:rFonts w:hint="eastAsia"/>
                <w:sz w:val="20"/>
                <w:szCs w:val="20"/>
              </w:rPr>
              <w:t>架空線</w:t>
            </w:r>
          </w:p>
        </w:tc>
      </w:tr>
      <w:tr w:rsidR="008620C3" w14:paraId="5DA789E0" w14:textId="413A7EC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ABC0BB0" w14:textId="77777777" w:rsidR="008620C3" w:rsidRDefault="008620C3" w:rsidP="008620C3">
            <w:pPr>
              <w:pStyle w:val="a8"/>
              <w:snapToGrid w:val="0"/>
              <w:ind w:left="120" w:firstLineChars="11" w:firstLine="22"/>
              <w:rPr>
                <w:sz w:val="20"/>
                <w:szCs w:val="20"/>
              </w:rPr>
            </w:pPr>
            <w:r>
              <w:rPr>
                <w:rFonts w:hint="eastAsia"/>
                <w:sz w:val="20"/>
                <w:szCs w:val="20"/>
              </w:rPr>
              <w:t>4600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191E2E" w14:textId="77777777" w:rsidR="008620C3" w:rsidRDefault="008620C3" w:rsidP="008620C3">
            <w:pPr>
              <w:pStyle w:val="a8"/>
              <w:snapToGrid w:val="0"/>
              <w:ind w:left="120" w:firstLineChars="11" w:firstLine="22"/>
              <w:rPr>
                <w:sz w:val="20"/>
                <w:szCs w:val="20"/>
              </w:rPr>
            </w:pPr>
            <w:r>
              <w:rPr>
                <w:rFonts w:hint="eastAsia"/>
                <w:sz w:val="20"/>
                <w:szCs w:val="20"/>
              </w:rPr>
              <w:t>道路情報板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AC0598" w14:textId="6E8AB291" w:rsidR="008620C3" w:rsidRDefault="008620C3" w:rsidP="008620C3">
            <w:pPr>
              <w:pStyle w:val="a8"/>
              <w:snapToGrid w:val="0"/>
              <w:ind w:left="120" w:firstLineChars="11" w:firstLine="22"/>
              <w:rPr>
                <w:sz w:val="20"/>
                <w:szCs w:val="20"/>
              </w:rPr>
            </w:pPr>
            <w:r>
              <w:rPr>
                <w:rFonts w:hint="eastAsia"/>
                <w:sz w:val="20"/>
                <w:szCs w:val="20"/>
              </w:rPr>
              <w:t>8080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C1E4CBD" w14:textId="59F1603B" w:rsidR="008620C3" w:rsidRDefault="008620C3" w:rsidP="008620C3">
            <w:pPr>
              <w:pStyle w:val="a8"/>
              <w:snapToGrid w:val="0"/>
              <w:ind w:left="120" w:firstLineChars="11" w:firstLine="22"/>
              <w:rPr>
                <w:sz w:val="20"/>
                <w:szCs w:val="20"/>
              </w:rPr>
            </w:pPr>
            <w:r>
              <w:rPr>
                <w:rFonts w:hint="eastAsia"/>
                <w:sz w:val="20"/>
                <w:szCs w:val="20"/>
              </w:rPr>
              <w:t>自動販売機</w:t>
            </w:r>
          </w:p>
        </w:tc>
      </w:tr>
      <w:tr w:rsidR="008620C3" w14:paraId="4919123E" w14:textId="3172F48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F6134EE" w14:textId="77777777" w:rsidR="008620C3" w:rsidRDefault="008620C3" w:rsidP="008620C3">
            <w:pPr>
              <w:pStyle w:val="a8"/>
              <w:snapToGrid w:val="0"/>
              <w:ind w:left="120" w:firstLineChars="11" w:firstLine="22"/>
              <w:rPr>
                <w:sz w:val="20"/>
                <w:szCs w:val="20"/>
              </w:rPr>
            </w:pPr>
            <w:r>
              <w:rPr>
                <w:rFonts w:hint="eastAsia"/>
                <w:sz w:val="20"/>
                <w:szCs w:val="20"/>
              </w:rPr>
              <w:t>4700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F389781" w14:textId="77777777" w:rsidR="008620C3" w:rsidRDefault="008620C3" w:rsidP="008620C3">
            <w:pPr>
              <w:pStyle w:val="a8"/>
              <w:snapToGrid w:val="0"/>
              <w:ind w:left="120" w:firstLineChars="11" w:firstLine="22"/>
              <w:rPr>
                <w:sz w:val="20"/>
                <w:szCs w:val="20"/>
              </w:rPr>
            </w:pPr>
            <w:r>
              <w:rPr>
                <w:rFonts w:hint="eastAsia"/>
                <w:sz w:val="20"/>
                <w:szCs w:val="20"/>
              </w:rPr>
              <w:t>光ファイバー</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519606" w14:textId="1C05A581" w:rsidR="008620C3" w:rsidRDefault="008620C3" w:rsidP="008620C3">
            <w:pPr>
              <w:pStyle w:val="a8"/>
              <w:snapToGrid w:val="0"/>
              <w:ind w:left="120" w:firstLineChars="11" w:firstLine="22"/>
              <w:rPr>
                <w:sz w:val="20"/>
                <w:szCs w:val="20"/>
              </w:rPr>
            </w:pPr>
            <w:r>
              <w:rPr>
                <w:rFonts w:hint="eastAsia"/>
                <w:sz w:val="20"/>
                <w:szCs w:val="20"/>
              </w:rPr>
              <w:t>8090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1CDC35" w14:textId="1FAB1930" w:rsidR="008620C3" w:rsidRDefault="008620C3" w:rsidP="008620C3">
            <w:pPr>
              <w:pStyle w:val="a8"/>
              <w:snapToGrid w:val="0"/>
              <w:ind w:left="120" w:firstLineChars="11" w:firstLine="22"/>
              <w:rPr>
                <w:sz w:val="20"/>
                <w:szCs w:val="20"/>
              </w:rPr>
            </w:pPr>
            <w:r>
              <w:rPr>
                <w:rFonts w:hint="eastAsia"/>
                <w:sz w:val="20"/>
                <w:szCs w:val="20"/>
              </w:rPr>
              <w:t>墓碑</w:t>
            </w:r>
          </w:p>
        </w:tc>
      </w:tr>
      <w:tr w:rsidR="008620C3" w14:paraId="3A96C33B" w14:textId="483890F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DDC151" w14:textId="77777777" w:rsidR="008620C3" w:rsidRDefault="008620C3" w:rsidP="008620C3">
            <w:pPr>
              <w:pStyle w:val="a8"/>
              <w:snapToGrid w:val="0"/>
              <w:ind w:left="120" w:firstLineChars="11" w:firstLine="22"/>
              <w:rPr>
                <w:sz w:val="20"/>
                <w:szCs w:val="20"/>
              </w:rPr>
            </w:pPr>
            <w:r>
              <w:rPr>
                <w:rFonts w:hint="eastAsia"/>
                <w:sz w:val="20"/>
                <w:szCs w:val="20"/>
              </w:rPr>
              <w:t>4800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4E36BE" w14:textId="77777777" w:rsidR="008620C3" w:rsidRDefault="008620C3" w:rsidP="008620C3">
            <w:pPr>
              <w:pStyle w:val="a8"/>
              <w:snapToGrid w:val="0"/>
              <w:ind w:left="120" w:firstLineChars="11" w:firstLine="22"/>
              <w:rPr>
                <w:sz w:val="20"/>
                <w:szCs w:val="20"/>
              </w:rPr>
            </w:pPr>
            <w:r>
              <w:rPr>
                <w:rFonts w:hint="eastAsia"/>
                <w:sz w:val="20"/>
                <w:szCs w:val="20"/>
              </w:rPr>
              <w:t>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B8203B7" w14:textId="01F1F951" w:rsidR="008620C3" w:rsidRDefault="008620C3" w:rsidP="008620C3">
            <w:pPr>
              <w:pStyle w:val="a8"/>
              <w:snapToGrid w:val="0"/>
              <w:ind w:left="120" w:firstLineChars="11" w:firstLine="22"/>
              <w:rPr>
                <w:sz w:val="20"/>
                <w:szCs w:val="20"/>
              </w:rPr>
            </w:pPr>
            <w:r>
              <w:rPr>
                <w:rFonts w:hint="eastAsia"/>
                <w:sz w:val="20"/>
                <w:szCs w:val="20"/>
              </w:rPr>
              <w:t>8100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D1DC738" w14:textId="3AF658B7" w:rsidR="008620C3" w:rsidRDefault="008620C3" w:rsidP="008620C3">
            <w:pPr>
              <w:pStyle w:val="a8"/>
              <w:snapToGrid w:val="0"/>
              <w:ind w:left="120" w:firstLineChars="11" w:firstLine="22"/>
              <w:rPr>
                <w:sz w:val="20"/>
                <w:szCs w:val="20"/>
              </w:rPr>
            </w:pPr>
            <w:r>
              <w:rPr>
                <w:rFonts w:hint="eastAsia"/>
                <w:sz w:val="20"/>
                <w:szCs w:val="20"/>
              </w:rPr>
              <w:t>記念碑</w:t>
            </w:r>
          </w:p>
        </w:tc>
      </w:tr>
      <w:tr w:rsidR="008620C3" w14:paraId="70E8CC6E" w14:textId="3A707C5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CC8EB7" w14:textId="77777777" w:rsidR="008620C3" w:rsidRDefault="008620C3" w:rsidP="008620C3">
            <w:pPr>
              <w:pStyle w:val="a8"/>
              <w:snapToGrid w:val="0"/>
              <w:ind w:left="120" w:firstLineChars="11" w:firstLine="22"/>
              <w:rPr>
                <w:sz w:val="20"/>
                <w:szCs w:val="20"/>
              </w:rPr>
            </w:pPr>
            <w:r>
              <w:rPr>
                <w:rFonts w:hint="eastAsia"/>
                <w:sz w:val="20"/>
                <w:szCs w:val="20"/>
              </w:rPr>
              <w:t>4810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68BEBFA" w14:textId="77777777" w:rsidR="008620C3" w:rsidRDefault="008620C3" w:rsidP="008620C3">
            <w:pPr>
              <w:pStyle w:val="a8"/>
              <w:snapToGrid w:val="0"/>
              <w:ind w:left="120" w:firstLineChars="11" w:firstLine="22"/>
              <w:rPr>
                <w:sz w:val="20"/>
                <w:szCs w:val="20"/>
              </w:rPr>
            </w:pPr>
            <w:r>
              <w:rPr>
                <w:rFonts w:hint="eastAsia"/>
                <w:sz w:val="20"/>
                <w:szCs w:val="20"/>
              </w:rPr>
              <w:t>路側</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997346E" w14:textId="17B6387B" w:rsidR="008620C3" w:rsidRDefault="008620C3" w:rsidP="008620C3">
            <w:pPr>
              <w:pStyle w:val="a8"/>
              <w:snapToGrid w:val="0"/>
              <w:ind w:left="120" w:firstLineChars="11" w:firstLine="22"/>
              <w:rPr>
                <w:sz w:val="20"/>
                <w:szCs w:val="20"/>
              </w:rPr>
            </w:pPr>
            <w:r>
              <w:rPr>
                <w:rFonts w:hint="eastAsia"/>
                <w:sz w:val="20"/>
                <w:szCs w:val="20"/>
              </w:rPr>
              <w:t>8110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6017DD" w14:textId="44A1828D" w:rsidR="008620C3" w:rsidRDefault="008620C3" w:rsidP="008620C3">
            <w:pPr>
              <w:pStyle w:val="a8"/>
              <w:snapToGrid w:val="0"/>
              <w:ind w:left="120" w:firstLineChars="11" w:firstLine="22"/>
              <w:rPr>
                <w:sz w:val="20"/>
                <w:szCs w:val="20"/>
              </w:rPr>
            </w:pPr>
            <w:r>
              <w:rPr>
                <w:rFonts w:hint="eastAsia"/>
                <w:sz w:val="20"/>
                <w:szCs w:val="20"/>
              </w:rPr>
              <w:t>立像</w:t>
            </w:r>
          </w:p>
        </w:tc>
      </w:tr>
      <w:tr w:rsidR="008620C3" w14:paraId="69014986" w14:textId="69803A7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DF7867B" w14:textId="77777777" w:rsidR="008620C3" w:rsidRDefault="008620C3" w:rsidP="008620C3">
            <w:pPr>
              <w:pStyle w:val="a8"/>
              <w:snapToGrid w:val="0"/>
              <w:ind w:left="120" w:firstLineChars="11" w:firstLine="22"/>
              <w:rPr>
                <w:sz w:val="20"/>
                <w:szCs w:val="20"/>
              </w:rPr>
            </w:pPr>
            <w:r>
              <w:rPr>
                <w:rFonts w:hint="eastAsia"/>
                <w:sz w:val="20"/>
                <w:szCs w:val="20"/>
              </w:rPr>
              <w:t>4820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EEF387" w14:textId="77777777" w:rsidR="008620C3" w:rsidRDefault="008620C3" w:rsidP="008620C3">
            <w:pPr>
              <w:pStyle w:val="a8"/>
              <w:snapToGrid w:val="0"/>
              <w:ind w:left="120" w:firstLineChars="11" w:firstLine="22"/>
              <w:rPr>
                <w:sz w:val="20"/>
                <w:szCs w:val="20"/>
              </w:rPr>
            </w:pPr>
            <w:r>
              <w:rPr>
                <w:rFonts w:hint="eastAsia"/>
                <w:sz w:val="20"/>
                <w:szCs w:val="20"/>
              </w:rPr>
              <w:t>片持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003F364" w14:textId="031A3A16" w:rsidR="008620C3" w:rsidRDefault="008620C3" w:rsidP="008620C3">
            <w:pPr>
              <w:pStyle w:val="a8"/>
              <w:snapToGrid w:val="0"/>
              <w:ind w:left="120" w:firstLineChars="11" w:firstLine="22"/>
              <w:rPr>
                <w:sz w:val="20"/>
                <w:szCs w:val="20"/>
              </w:rPr>
            </w:pPr>
            <w:r>
              <w:rPr>
                <w:rFonts w:hint="eastAsia"/>
                <w:sz w:val="20"/>
                <w:szCs w:val="20"/>
              </w:rPr>
              <w:t>8120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500ED8" w14:textId="20330FD2" w:rsidR="008620C3" w:rsidRDefault="008620C3" w:rsidP="008620C3">
            <w:pPr>
              <w:pStyle w:val="a8"/>
              <w:snapToGrid w:val="0"/>
              <w:ind w:left="120" w:firstLineChars="11" w:firstLine="22"/>
              <w:rPr>
                <w:sz w:val="20"/>
                <w:szCs w:val="20"/>
              </w:rPr>
            </w:pPr>
            <w:r>
              <w:rPr>
                <w:rFonts w:hint="eastAsia"/>
                <w:sz w:val="20"/>
                <w:szCs w:val="20"/>
              </w:rPr>
              <w:t>噴水</w:t>
            </w:r>
          </w:p>
        </w:tc>
      </w:tr>
      <w:tr w:rsidR="008620C3" w14:paraId="1E39D557" w14:textId="55565AF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6E7E75" w14:textId="77777777" w:rsidR="008620C3" w:rsidRDefault="008620C3" w:rsidP="008620C3">
            <w:pPr>
              <w:pStyle w:val="a8"/>
              <w:snapToGrid w:val="0"/>
              <w:ind w:left="120" w:firstLineChars="11" w:firstLine="22"/>
              <w:rPr>
                <w:sz w:val="20"/>
                <w:szCs w:val="20"/>
              </w:rPr>
            </w:pPr>
            <w:r>
              <w:rPr>
                <w:rFonts w:hint="eastAsia"/>
                <w:sz w:val="20"/>
                <w:szCs w:val="20"/>
              </w:rPr>
              <w:t>4830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6F6341C" w14:textId="77777777" w:rsidR="008620C3" w:rsidRDefault="008620C3" w:rsidP="008620C3">
            <w:pPr>
              <w:pStyle w:val="a8"/>
              <w:snapToGrid w:val="0"/>
              <w:ind w:left="120" w:firstLineChars="11" w:firstLine="22"/>
              <w:rPr>
                <w:sz w:val="20"/>
                <w:szCs w:val="20"/>
              </w:rPr>
            </w:pPr>
            <w:r>
              <w:rPr>
                <w:rFonts w:hint="eastAsia"/>
                <w:sz w:val="20"/>
                <w:szCs w:val="20"/>
              </w:rPr>
              <w:t>門型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2ADF2B0" w14:textId="61F2BD1D" w:rsidR="008620C3" w:rsidRDefault="008620C3" w:rsidP="008620C3">
            <w:pPr>
              <w:pStyle w:val="a8"/>
              <w:snapToGrid w:val="0"/>
              <w:ind w:left="120" w:firstLineChars="11" w:firstLine="22"/>
              <w:rPr>
                <w:sz w:val="20"/>
                <w:szCs w:val="20"/>
              </w:rPr>
            </w:pPr>
            <w:r>
              <w:rPr>
                <w:rFonts w:hint="eastAsia"/>
                <w:sz w:val="20"/>
                <w:szCs w:val="20"/>
              </w:rPr>
              <w:t>8130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CECC883" w14:textId="384DD980" w:rsidR="008620C3" w:rsidRDefault="008620C3" w:rsidP="008620C3">
            <w:pPr>
              <w:pStyle w:val="a8"/>
              <w:snapToGrid w:val="0"/>
              <w:ind w:left="120" w:firstLineChars="11" w:firstLine="22"/>
              <w:rPr>
                <w:sz w:val="20"/>
                <w:szCs w:val="20"/>
              </w:rPr>
            </w:pPr>
            <w:r>
              <w:rPr>
                <w:rFonts w:hint="eastAsia"/>
                <w:sz w:val="20"/>
                <w:szCs w:val="20"/>
              </w:rPr>
              <w:t>井戸</w:t>
            </w:r>
          </w:p>
        </w:tc>
      </w:tr>
      <w:tr w:rsidR="008620C3" w14:paraId="112ABB7A" w14:textId="52D5436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BBA22CE" w14:textId="77777777" w:rsidR="008620C3" w:rsidRDefault="008620C3" w:rsidP="008620C3">
            <w:pPr>
              <w:pStyle w:val="a8"/>
              <w:snapToGrid w:val="0"/>
              <w:ind w:left="120" w:firstLineChars="11" w:firstLine="22"/>
              <w:rPr>
                <w:sz w:val="20"/>
                <w:szCs w:val="20"/>
              </w:rPr>
            </w:pPr>
            <w:r>
              <w:rPr>
                <w:rFonts w:hint="eastAsia"/>
                <w:sz w:val="20"/>
                <w:szCs w:val="20"/>
              </w:rPr>
              <w:t>4840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ED5F528" w14:textId="77777777" w:rsidR="008620C3" w:rsidRDefault="008620C3" w:rsidP="008620C3">
            <w:pPr>
              <w:pStyle w:val="a8"/>
              <w:snapToGrid w:val="0"/>
              <w:ind w:left="120" w:firstLineChars="11" w:firstLine="22"/>
              <w:rPr>
                <w:sz w:val="20"/>
                <w:szCs w:val="20"/>
              </w:rPr>
            </w:pPr>
            <w:r>
              <w:rPr>
                <w:rFonts w:hint="eastAsia"/>
                <w:sz w:val="20"/>
                <w:szCs w:val="20"/>
              </w:rPr>
              <w:t>電柱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D7F6D96" w14:textId="1D9DE6C8" w:rsidR="008620C3" w:rsidRDefault="008620C3" w:rsidP="008620C3">
            <w:pPr>
              <w:pStyle w:val="a8"/>
              <w:snapToGrid w:val="0"/>
              <w:ind w:left="120" w:firstLineChars="11" w:firstLine="22"/>
              <w:rPr>
                <w:sz w:val="20"/>
                <w:szCs w:val="20"/>
              </w:rPr>
            </w:pPr>
            <w:r>
              <w:rPr>
                <w:rFonts w:hint="eastAsia"/>
                <w:sz w:val="20"/>
                <w:szCs w:val="20"/>
              </w:rPr>
              <w:t>8140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A886D8F" w14:textId="4DAB53FB" w:rsidR="008620C3" w:rsidRDefault="008620C3" w:rsidP="008620C3">
            <w:pPr>
              <w:pStyle w:val="a8"/>
              <w:snapToGrid w:val="0"/>
              <w:ind w:left="120" w:firstLineChars="11" w:firstLine="22"/>
              <w:rPr>
                <w:sz w:val="20"/>
                <w:szCs w:val="20"/>
              </w:rPr>
            </w:pPr>
            <w:r>
              <w:rPr>
                <w:rFonts w:hint="eastAsia"/>
                <w:sz w:val="20"/>
                <w:szCs w:val="20"/>
              </w:rPr>
              <w:t>掲示板</w:t>
            </w:r>
          </w:p>
        </w:tc>
      </w:tr>
      <w:tr w:rsidR="008620C3" w14:paraId="1F31B18E" w14:textId="3EDFF3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F66F6C9" w14:textId="77777777" w:rsidR="008620C3" w:rsidRDefault="008620C3" w:rsidP="008620C3">
            <w:pPr>
              <w:pStyle w:val="a8"/>
              <w:snapToGrid w:val="0"/>
              <w:ind w:left="120" w:firstLineChars="11" w:firstLine="22"/>
              <w:rPr>
                <w:sz w:val="20"/>
                <w:szCs w:val="20"/>
              </w:rPr>
            </w:pPr>
            <w:r>
              <w:rPr>
                <w:rFonts w:hint="eastAsia"/>
                <w:sz w:val="20"/>
                <w:szCs w:val="20"/>
              </w:rPr>
              <w:t>4900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C165117" w14:textId="77777777" w:rsidR="008620C3" w:rsidRDefault="008620C3" w:rsidP="008620C3">
            <w:pPr>
              <w:pStyle w:val="a8"/>
              <w:snapToGrid w:val="0"/>
              <w:ind w:left="120" w:firstLineChars="11" w:firstLine="22"/>
              <w:rPr>
                <w:sz w:val="20"/>
                <w:szCs w:val="20"/>
              </w:rPr>
            </w:pPr>
            <w:r>
              <w:rPr>
                <w:rFonts w:hint="eastAsia"/>
                <w:sz w:val="20"/>
                <w:szCs w:val="20"/>
              </w:rPr>
              <w:t>交通信号機</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8D495E" w14:textId="40C1AF68" w:rsidR="008620C3" w:rsidRDefault="008620C3" w:rsidP="008620C3">
            <w:pPr>
              <w:pStyle w:val="a8"/>
              <w:snapToGrid w:val="0"/>
              <w:ind w:left="120" w:firstLineChars="11" w:firstLine="22"/>
              <w:rPr>
                <w:sz w:val="20"/>
                <w:szCs w:val="20"/>
              </w:rPr>
            </w:pPr>
            <w:r>
              <w:rPr>
                <w:rFonts w:hint="eastAsia"/>
                <w:sz w:val="20"/>
                <w:szCs w:val="20"/>
              </w:rPr>
              <w:t>8150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085771D" w14:textId="6172FFD9" w:rsidR="008620C3" w:rsidRDefault="008620C3" w:rsidP="008620C3">
            <w:pPr>
              <w:pStyle w:val="a8"/>
              <w:snapToGrid w:val="0"/>
              <w:ind w:left="120" w:firstLineChars="11" w:firstLine="22"/>
              <w:rPr>
                <w:sz w:val="20"/>
                <w:szCs w:val="20"/>
              </w:rPr>
            </w:pPr>
            <w:r>
              <w:rPr>
                <w:rFonts w:hint="eastAsia"/>
                <w:sz w:val="20"/>
                <w:szCs w:val="20"/>
              </w:rPr>
              <w:t>点字ブロック</w:t>
            </w:r>
          </w:p>
        </w:tc>
      </w:tr>
      <w:tr w:rsidR="008620C3" w14:paraId="76A2F4E4" w14:textId="0B37587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0755207" w14:textId="154D8656" w:rsidR="008620C3" w:rsidRDefault="008620C3" w:rsidP="008620C3">
            <w:pPr>
              <w:pStyle w:val="a8"/>
              <w:snapToGrid w:val="0"/>
              <w:ind w:left="120" w:firstLineChars="11" w:firstLine="22"/>
              <w:rPr>
                <w:sz w:val="20"/>
                <w:szCs w:val="20"/>
              </w:rPr>
            </w:pPr>
            <w:r>
              <w:rPr>
                <w:rFonts w:hint="eastAsia"/>
                <w:sz w:val="20"/>
                <w:szCs w:val="20"/>
              </w:rPr>
              <w:t>5000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D8AE49" w14:textId="5A2742FE" w:rsidR="008620C3" w:rsidRDefault="008620C3" w:rsidP="008620C3">
            <w:pPr>
              <w:pStyle w:val="a8"/>
              <w:snapToGrid w:val="0"/>
              <w:ind w:left="120" w:firstLineChars="11" w:firstLine="22"/>
              <w:rPr>
                <w:sz w:val="20"/>
                <w:szCs w:val="20"/>
              </w:rPr>
            </w:pPr>
            <w:r>
              <w:rPr>
                <w:rFonts w:hint="eastAsia"/>
                <w:sz w:val="20"/>
                <w:szCs w:val="20"/>
              </w:rPr>
              <w:t>階段</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B9FF99" w14:textId="13CE0439" w:rsidR="008620C3" w:rsidRDefault="008620C3" w:rsidP="008620C3">
            <w:pPr>
              <w:pStyle w:val="a8"/>
              <w:snapToGrid w:val="0"/>
              <w:ind w:left="120" w:firstLineChars="11" w:firstLine="22"/>
              <w:rPr>
                <w:sz w:val="20"/>
                <w:szCs w:val="20"/>
              </w:rPr>
            </w:pPr>
            <w:r>
              <w:rPr>
                <w:rFonts w:hint="eastAsia"/>
                <w:sz w:val="20"/>
                <w:szCs w:val="20"/>
              </w:rPr>
              <w:t>8160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549D1A0" w14:textId="6184B0C2" w:rsidR="008620C3" w:rsidRDefault="008620C3" w:rsidP="008620C3">
            <w:pPr>
              <w:pStyle w:val="a8"/>
              <w:snapToGrid w:val="0"/>
              <w:ind w:left="120" w:firstLineChars="11" w:firstLine="22"/>
              <w:rPr>
                <w:sz w:val="20"/>
                <w:szCs w:val="20"/>
              </w:rPr>
            </w:pPr>
            <w:r>
              <w:rPr>
                <w:rFonts w:hint="eastAsia"/>
                <w:sz w:val="20"/>
                <w:szCs w:val="20"/>
              </w:rPr>
              <w:t>ベンチ</w:t>
            </w:r>
          </w:p>
        </w:tc>
      </w:tr>
      <w:tr w:rsidR="008620C3" w14:paraId="22DF0E3F" w14:textId="5BFBE5C1"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99CEE1" w14:textId="2F41FB7E" w:rsidR="008620C3" w:rsidRDefault="008620C3" w:rsidP="008620C3">
            <w:pPr>
              <w:pStyle w:val="a8"/>
              <w:snapToGrid w:val="0"/>
              <w:ind w:left="120" w:firstLineChars="11" w:firstLine="22"/>
              <w:rPr>
                <w:sz w:val="20"/>
                <w:szCs w:val="20"/>
              </w:rPr>
            </w:pPr>
            <w:r>
              <w:rPr>
                <w:rFonts w:hint="eastAsia"/>
                <w:sz w:val="20"/>
                <w:szCs w:val="20"/>
              </w:rPr>
              <w:t>5010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7BA277E9" w14:textId="1159D5DC" w:rsidR="008620C3" w:rsidRDefault="008620C3" w:rsidP="008620C3">
            <w:pPr>
              <w:pStyle w:val="a8"/>
              <w:snapToGrid w:val="0"/>
              <w:ind w:left="120" w:firstLineChars="11" w:firstLine="22"/>
              <w:rPr>
                <w:sz w:val="20"/>
                <w:szCs w:val="20"/>
              </w:rPr>
            </w:pPr>
            <w:r>
              <w:rPr>
                <w:rFonts w:hint="eastAsia"/>
                <w:sz w:val="20"/>
                <w:szCs w:val="20"/>
              </w:rPr>
              <w:t>通路</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4E3F80A" w14:textId="3A7DE934" w:rsidR="008620C3" w:rsidRDefault="008620C3" w:rsidP="008620C3">
            <w:pPr>
              <w:pStyle w:val="a8"/>
              <w:snapToGrid w:val="0"/>
              <w:ind w:left="120" w:firstLineChars="11" w:firstLine="22"/>
              <w:rPr>
                <w:sz w:val="20"/>
                <w:szCs w:val="20"/>
              </w:rPr>
            </w:pPr>
            <w:r>
              <w:rPr>
                <w:rFonts w:hint="eastAsia"/>
                <w:sz w:val="20"/>
                <w:szCs w:val="20"/>
              </w:rPr>
              <w:t>8170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9A9F5E7" w14:textId="0B684ADB" w:rsidR="008620C3" w:rsidRDefault="008620C3" w:rsidP="008620C3">
            <w:pPr>
              <w:pStyle w:val="a8"/>
              <w:snapToGrid w:val="0"/>
              <w:ind w:left="120" w:firstLineChars="11" w:firstLine="22"/>
              <w:rPr>
                <w:sz w:val="20"/>
                <w:szCs w:val="20"/>
              </w:rPr>
            </w:pPr>
            <w:r>
              <w:rPr>
                <w:rFonts w:hint="eastAsia"/>
                <w:sz w:val="20"/>
                <w:szCs w:val="20"/>
              </w:rPr>
              <w:t>テーブル</w:t>
            </w:r>
          </w:p>
        </w:tc>
      </w:tr>
      <w:tr w:rsidR="008620C3" w14:paraId="290ED0F8" w14:textId="384B822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232503D" w14:textId="3E6E1E88" w:rsidR="008620C3" w:rsidRDefault="008620C3" w:rsidP="008620C3">
            <w:pPr>
              <w:pStyle w:val="a8"/>
              <w:snapToGrid w:val="0"/>
              <w:ind w:left="120" w:firstLineChars="11" w:firstLine="22"/>
              <w:rPr>
                <w:sz w:val="20"/>
                <w:szCs w:val="20"/>
              </w:rPr>
            </w:pPr>
            <w:r>
              <w:rPr>
                <w:rFonts w:hint="eastAsia"/>
                <w:sz w:val="20"/>
                <w:szCs w:val="20"/>
              </w:rPr>
              <w:t>5020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3D2DB2" w14:textId="2196176F" w:rsidR="008620C3" w:rsidRDefault="008620C3" w:rsidP="008620C3">
            <w:pPr>
              <w:pStyle w:val="a8"/>
              <w:snapToGrid w:val="0"/>
              <w:ind w:left="120" w:firstLineChars="11" w:firstLine="22"/>
              <w:rPr>
                <w:sz w:val="20"/>
                <w:szCs w:val="20"/>
              </w:rPr>
            </w:pPr>
            <w:r>
              <w:rPr>
                <w:rFonts w:hint="eastAsia"/>
                <w:sz w:val="20"/>
                <w:szCs w:val="20"/>
              </w:rPr>
              <w:t>エレベータ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32D00D1" w14:textId="3B0C7AAB" w:rsidR="008620C3" w:rsidRDefault="008620C3" w:rsidP="008620C3">
            <w:pPr>
              <w:pStyle w:val="a8"/>
              <w:snapToGrid w:val="0"/>
              <w:ind w:left="120" w:firstLineChars="11" w:firstLine="22"/>
              <w:rPr>
                <w:sz w:val="20"/>
                <w:szCs w:val="20"/>
              </w:rPr>
            </w:pPr>
            <w:r>
              <w:rPr>
                <w:rFonts w:hint="eastAsia"/>
                <w:sz w:val="20"/>
                <w:szCs w:val="20"/>
              </w:rPr>
              <w:t>9000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CBCBFC" w14:textId="68CAB40E" w:rsidR="008620C3" w:rsidRDefault="008620C3" w:rsidP="008620C3">
            <w:pPr>
              <w:pStyle w:val="a8"/>
              <w:snapToGrid w:val="0"/>
              <w:ind w:left="120" w:firstLineChars="11" w:firstLine="22"/>
              <w:rPr>
                <w:sz w:val="20"/>
                <w:szCs w:val="20"/>
              </w:rPr>
            </w:pPr>
            <w:r>
              <w:rPr>
                <w:rFonts w:hint="eastAsia"/>
                <w:sz w:val="20"/>
                <w:szCs w:val="20"/>
              </w:rPr>
              <w:t>その他</w:t>
            </w:r>
          </w:p>
        </w:tc>
      </w:tr>
      <w:tr w:rsidR="008620C3" w14:paraId="059299C9" w14:textId="7C5D4B8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387382A0" w14:textId="160DB081" w:rsidR="008620C3" w:rsidRDefault="008620C3" w:rsidP="008620C3">
            <w:pPr>
              <w:pStyle w:val="a8"/>
              <w:snapToGrid w:val="0"/>
              <w:ind w:left="120" w:firstLineChars="11" w:firstLine="22"/>
              <w:rPr>
                <w:sz w:val="20"/>
                <w:szCs w:val="20"/>
              </w:rPr>
            </w:pPr>
            <w:r>
              <w:rPr>
                <w:rFonts w:hint="eastAsia"/>
                <w:sz w:val="20"/>
                <w:szCs w:val="20"/>
              </w:rPr>
              <w:t>5030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4267075F" w14:textId="2638FAAA" w:rsidR="008620C3" w:rsidRDefault="008620C3" w:rsidP="008620C3">
            <w:pPr>
              <w:pStyle w:val="a8"/>
              <w:snapToGrid w:val="0"/>
              <w:ind w:left="120" w:firstLineChars="11" w:firstLine="22"/>
              <w:rPr>
                <w:sz w:val="20"/>
                <w:szCs w:val="20"/>
              </w:rPr>
            </w:pPr>
            <w:r>
              <w:rPr>
                <w:rFonts w:hint="eastAsia"/>
                <w:sz w:val="20"/>
                <w:szCs w:val="20"/>
              </w:rPr>
              <w:t>エスカレータ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0852905" w14:textId="436A774B" w:rsidR="008620C3" w:rsidRDefault="008620C3" w:rsidP="008620C3">
            <w:pPr>
              <w:pStyle w:val="a8"/>
              <w:snapToGrid w:val="0"/>
              <w:ind w:left="120" w:firstLineChars="11" w:firstLine="22"/>
              <w:rPr>
                <w:sz w:val="20"/>
                <w:szCs w:val="20"/>
              </w:rPr>
            </w:pPr>
            <w:r>
              <w:rPr>
                <w:rFonts w:hint="eastAsia"/>
                <w:sz w:val="20"/>
                <w:szCs w:val="20"/>
              </w:rPr>
              <w:t>9001</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2750BD" w14:textId="666F5BE6" w:rsidR="008620C3" w:rsidRDefault="008620C3" w:rsidP="008620C3">
            <w:pPr>
              <w:pStyle w:val="a8"/>
              <w:snapToGrid w:val="0"/>
              <w:ind w:left="120" w:firstLineChars="11" w:firstLine="22"/>
              <w:rPr>
                <w:sz w:val="20"/>
                <w:szCs w:val="20"/>
              </w:rPr>
            </w:pPr>
            <w:r>
              <w:rPr>
                <w:rFonts w:hint="eastAsia"/>
                <w:sz w:val="20"/>
                <w:szCs w:val="20"/>
              </w:rPr>
              <w:t>看板（自立式）</w:t>
            </w:r>
          </w:p>
        </w:tc>
      </w:tr>
      <w:tr w:rsidR="008620C3" w14:paraId="682B0DE0" w14:textId="59511C4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22786D" w14:textId="72F50F44" w:rsidR="008620C3" w:rsidRDefault="008620C3" w:rsidP="008620C3">
            <w:pPr>
              <w:pStyle w:val="a8"/>
              <w:snapToGrid w:val="0"/>
              <w:ind w:left="120" w:firstLineChars="11" w:firstLine="22"/>
              <w:rPr>
                <w:sz w:val="20"/>
                <w:szCs w:val="20"/>
              </w:rPr>
            </w:pPr>
            <w:r>
              <w:rPr>
                <w:rFonts w:hint="eastAsia"/>
                <w:sz w:val="20"/>
                <w:szCs w:val="20"/>
              </w:rPr>
              <w:t>5100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1972E795" w14:textId="3E5796CB" w:rsidR="008620C3" w:rsidRDefault="008620C3" w:rsidP="008620C3">
            <w:pPr>
              <w:pStyle w:val="a8"/>
              <w:snapToGrid w:val="0"/>
              <w:ind w:left="120" w:firstLineChars="11" w:firstLine="22"/>
              <w:rPr>
                <w:sz w:val="20"/>
                <w:szCs w:val="20"/>
              </w:rPr>
            </w:pPr>
            <w:r>
              <w:rPr>
                <w:rFonts w:hint="eastAsia"/>
                <w:sz w:val="20"/>
                <w:szCs w:val="20"/>
              </w:rPr>
              <w:t>管理用地上施設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450D153" w14:textId="592576B9" w:rsidR="008620C3" w:rsidRDefault="008620C3" w:rsidP="008620C3">
            <w:pPr>
              <w:pStyle w:val="a8"/>
              <w:snapToGrid w:val="0"/>
              <w:ind w:left="120" w:firstLineChars="11" w:firstLine="22"/>
              <w:rPr>
                <w:sz w:val="20"/>
                <w:szCs w:val="20"/>
              </w:rPr>
            </w:pPr>
            <w:r>
              <w:rPr>
                <w:rFonts w:hint="eastAsia"/>
                <w:sz w:val="20"/>
                <w:szCs w:val="20"/>
              </w:rPr>
              <w:t>9002</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7B6C3C9" w14:textId="0D486DD4" w:rsidR="008620C3" w:rsidRDefault="008620C3" w:rsidP="008620C3">
            <w:pPr>
              <w:pStyle w:val="a8"/>
              <w:snapToGrid w:val="0"/>
              <w:ind w:left="120" w:firstLineChars="11" w:firstLine="22"/>
              <w:rPr>
                <w:sz w:val="20"/>
                <w:szCs w:val="20"/>
              </w:rPr>
            </w:pPr>
            <w:r>
              <w:rPr>
                <w:rFonts w:hint="eastAsia"/>
                <w:sz w:val="20"/>
                <w:szCs w:val="20"/>
              </w:rPr>
              <w:t>水飲み</w:t>
            </w:r>
          </w:p>
        </w:tc>
      </w:tr>
      <w:tr w:rsidR="008620C3" w14:paraId="56D01A6F" w14:textId="5981B063"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6C046E8" w14:textId="4140C396" w:rsidR="008620C3" w:rsidRDefault="008620C3" w:rsidP="008620C3">
            <w:pPr>
              <w:pStyle w:val="a8"/>
              <w:snapToGrid w:val="0"/>
              <w:ind w:left="120" w:firstLineChars="11" w:firstLine="22"/>
              <w:rPr>
                <w:sz w:val="20"/>
                <w:szCs w:val="20"/>
              </w:rPr>
            </w:pPr>
            <w:r>
              <w:rPr>
                <w:rFonts w:hint="eastAsia"/>
                <w:sz w:val="20"/>
                <w:szCs w:val="20"/>
              </w:rPr>
              <w:t>5200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296D07C7" w14:textId="6C9C2329" w:rsidR="008620C3" w:rsidRDefault="008620C3" w:rsidP="008620C3">
            <w:pPr>
              <w:pStyle w:val="a8"/>
              <w:snapToGrid w:val="0"/>
              <w:ind w:left="120" w:firstLineChars="11" w:firstLine="22"/>
              <w:rPr>
                <w:sz w:val="20"/>
                <w:szCs w:val="20"/>
              </w:rPr>
            </w:pPr>
            <w:r>
              <w:rPr>
                <w:rFonts w:hint="eastAsia"/>
                <w:sz w:val="20"/>
                <w:szCs w:val="20"/>
              </w:rPr>
              <w:t>電線共同溝</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1BA1747" w14:textId="6CC81B29" w:rsidR="008620C3" w:rsidRDefault="008620C3" w:rsidP="008620C3">
            <w:pPr>
              <w:pStyle w:val="a8"/>
              <w:snapToGrid w:val="0"/>
              <w:ind w:left="120" w:firstLineChars="11" w:firstLine="22"/>
              <w:rPr>
                <w:sz w:val="20"/>
                <w:szCs w:val="20"/>
              </w:rPr>
            </w:pP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58B2E9" w14:textId="63E895CF" w:rsidR="008620C3" w:rsidRDefault="008620C3" w:rsidP="008620C3">
            <w:pPr>
              <w:pStyle w:val="a8"/>
              <w:snapToGrid w:val="0"/>
              <w:ind w:left="120" w:firstLineChars="11" w:firstLine="22"/>
              <w:rPr>
                <w:sz w:val="20"/>
                <w:szCs w:val="20"/>
              </w:rPr>
            </w:pPr>
          </w:p>
        </w:tc>
      </w:tr>
    </w:tbl>
    <w:p w14:paraId="0413FE63" w14:textId="77777777" w:rsidR="00D42816" w:rsidRDefault="00D42816" w:rsidP="00D42816">
      <w:pPr>
        <w:pStyle w:val="51"/>
      </w:pPr>
      <w:r>
        <w:rPr>
          <w:rFonts w:hint="eastAsia"/>
        </w:rPr>
        <w:lastRenderedPageBreak/>
        <w:t>既存データモデル</w:t>
      </w:r>
    </w:p>
    <w:p w14:paraId="0E12C999" w14:textId="6F413751" w:rsidR="00D42816" w:rsidRDefault="008620C3">
      <w:pPr>
        <w:pStyle w:val="6"/>
      </w:pPr>
      <w:r w:rsidRPr="008620C3">
        <w:rPr>
          <w:rFonts w:hint="eastAsia"/>
        </w:rPr>
        <w:t>３</w:t>
      </w:r>
      <w:r>
        <w:rPr>
          <w:rFonts w:hint="eastAsia"/>
        </w:rPr>
        <w:t>Ｄ</w:t>
      </w:r>
      <w:r w:rsidRPr="008620C3">
        <w:rPr>
          <w:rFonts w:hint="eastAsia"/>
        </w:rPr>
        <w:t>都市モデル標準製品仕様書</w:t>
      </w:r>
    </w:p>
    <w:p w14:paraId="01CCBDD0" w14:textId="660C045A" w:rsidR="00D42816" w:rsidRDefault="008620C3" w:rsidP="00D42816">
      <w:pPr>
        <w:pStyle w:val="afd"/>
      </w:pPr>
      <w:r w:rsidRPr="008620C3">
        <w:t>frn:CityFurniture</w:t>
      </w:r>
      <w:r w:rsidR="00D42816">
        <w:rPr>
          <w:rFonts w:hint="eastAsia"/>
        </w:rPr>
        <w:t>のデータモデルが参照できます。</w:t>
      </w:r>
    </w:p>
    <w:p w14:paraId="6E6E47F2" w14:textId="0B0C9CB7" w:rsidR="00EC5A08" w:rsidRDefault="00EC5A08">
      <w:pPr>
        <w:pStyle w:val="6"/>
      </w:pPr>
      <w:r>
        <w:t>S</w:t>
      </w:r>
      <w:r>
        <w:rPr>
          <w:rFonts w:hint="eastAsia"/>
        </w:rPr>
        <w:t>chema.org</w:t>
      </w:r>
    </w:p>
    <w:p w14:paraId="51EB0BF8" w14:textId="4EF7DC84" w:rsidR="009D76DF" w:rsidRPr="00EC5A08" w:rsidRDefault="00EC5A08" w:rsidP="00EC5A08">
      <w:pPr>
        <w:pStyle w:val="afd"/>
      </w:pPr>
      <w:r>
        <w:rPr>
          <w:rFonts w:hint="eastAsia"/>
        </w:rPr>
        <w:t>Productのデータモデルが参照できます。設備の製造元、サイズなどの詳細のデータ項目はありますが、位置情報はありません。</w:t>
      </w:r>
    </w:p>
    <w:p w14:paraId="71F4CBE0" w14:textId="546BC7CB" w:rsidR="000F5452" w:rsidRDefault="000F5452" w:rsidP="001F162B">
      <w:pPr>
        <w:pStyle w:val="32"/>
        <w:numPr>
          <w:ilvl w:val="0"/>
          <w:numId w:val="83"/>
        </w:numPr>
      </w:pPr>
      <w:bookmarkStart w:id="109" w:name="_Toc103599994"/>
      <w:r>
        <w:rPr>
          <w:rFonts w:hint="eastAsia"/>
        </w:rPr>
        <w:t>出入口</w:t>
      </w:r>
      <w:bookmarkEnd w:id="109"/>
    </w:p>
    <w:p w14:paraId="573E3288" w14:textId="571DE9EE" w:rsidR="000F5452" w:rsidRDefault="000F5452" w:rsidP="000F5452">
      <w:pPr>
        <w:pStyle w:val="a7"/>
      </w:pPr>
      <w:r>
        <w:rPr>
          <w:rFonts w:hint="eastAsia"/>
        </w:rPr>
        <w:t>建物や公園等の入り口、駐車場、車両搬入口等の情報を以下に</w:t>
      </w:r>
      <w:r w:rsidR="00BF7352">
        <w:rPr>
          <w:rFonts w:hint="eastAsia"/>
        </w:rPr>
        <w:t>示します</w:t>
      </w:r>
      <w:r>
        <w:rPr>
          <w:rFonts w:hint="eastAsia"/>
        </w:rPr>
        <w:t>。</w:t>
      </w:r>
    </w:p>
    <w:p w14:paraId="08256373" w14:textId="2D888987" w:rsidR="000F5452" w:rsidRDefault="004521EB" w:rsidP="001F162B">
      <w:pPr>
        <w:pStyle w:val="51"/>
        <w:numPr>
          <w:ilvl w:val="4"/>
          <w:numId w:val="8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0F5452" w:rsidRPr="00B7091E" w14:paraId="62E41F46" w14:textId="77777777" w:rsidTr="00EC5A08">
        <w:tc>
          <w:tcPr>
            <w:tcW w:w="1667" w:type="pct"/>
            <w:shd w:val="clear" w:color="auto" w:fill="D9D9D9" w:themeFill="background1" w:themeFillShade="D9"/>
          </w:tcPr>
          <w:p w14:paraId="1D64F6AA"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557A0F6"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4DC6E8F7"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参照元</w:t>
            </w:r>
          </w:p>
        </w:tc>
      </w:tr>
      <w:tr w:rsidR="000F5452" w:rsidRPr="00B7091E" w14:paraId="262E0DE6" w14:textId="77777777" w:rsidTr="00EC5A08">
        <w:tc>
          <w:tcPr>
            <w:tcW w:w="1667" w:type="pct"/>
          </w:tcPr>
          <w:p w14:paraId="6490AE93" w14:textId="77777777" w:rsidR="000F5452" w:rsidRPr="0097334B" w:rsidRDefault="000F5452" w:rsidP="00154740">
            <w:pPr>
              <w:pStyle w:val="aa"/>
              <w:snapToGrid w:val="0"/>
              <w:ind w:leftChars="0" w:left="0" w:firstLineChars="0" w:firstLine="0"/>
              <w:rPr>
                <w:sz w:val="20"/>
                <w:szCs w:val="18"/>
              </w:rPr>
            </w:pPr>
            <w:r>
              <w:rPr>
                <w:rFonts w:hint="eastAsia"/>
                <w:sz w:val="20"/>
                <w:szCs w:val="18"/>
              </w:rPr>
              <w:t>出入口</w:t>
            </w:r>
          </w:p>
        </w:tc>
        <w:tc>
          <w:tcPr>
            <w:tcW w:w="1228" w:type="pct"/>
          </w:tcPr>
          <w:p w14:paraId="1D8617B2" w14:textId="77777777" w:rsidR="000F5452" w:rsidRPr="0097334B" w:rsidRDefault="000F5452" w:rsidP="00154740">
            <w:pPr>
              <w:pStyle w:val="aa"/>
              <w:snapToGrid w:val="0"/>
              <w:ind w:leftChars="0" w:left="0" w:firstLineChars="0" w:firstLine="0"/>
              <w:rPr>
                <w:sz w:val="20"/>
                <w:szCs w:val="18"/>
              </w:rPr>
            </w:pPr>
            <w:r>
              <w:rPr>
                <w:rFonts w:hint="eastAsia"/>
                <w:sz w:val="20"/>
                <w:szCs w:val="18"/>
              </w:rPr>
              <w:t>Gate</w:t>
            </w:r>
          </w:p>
        </w:tc>
        <w:tc>
          <w:tcPr>
            <w:tcW w:w="2105" w:type="pct"/>
          </w:tcPr>
          <w:p w14:paraId="3C47B66B" w14:textId="77777777" w:rsidR="000F5452" w:rsidRPr="0097334B" w:rsidRDefault="000F5452" w:rsidP="00154740">
            <w:pPr>
              <w:pStyle w:val="aa"/>
              <w:snapToGrid w:val="0"/>
              <w:ind w:leftChars="0" w:left="0" w:firstLineChars="0" w:firstLine="0"/>
              <w:rPr>
                <w:sz w:val="20"/>
                <w:szCs w:val="18"/>
              </w:rPr>
            </w:pPr>
            <w:r>
              <w:rPr>
                <w:rFonts w:hint="eastAsia"/>
                <w:sz w:val="20"/>
                <w:szCs w:val="18"/>
              </w:rPr>
              <w:t>なし</w:t>
            </w:r>
          </w:p>
        </w:tc>
      </w:tr>
      <w:tr w:rsidR="00EC5A08" w:rsidRPr="00B7091E" w14:paraId="34B9391F" w14:textId="77777777" w:rsidTr="00EC5A08">
        <w:tc>
          <w:tcPr>
            <w:tcW w:w="1667" w:type="pct"/>
          </w:tcPr>
          <w:p w14:paraId="0E01F2A7" w14:textId="3FB29B94" w:rsidR="00EC5A08" w:rsidRDefault="00EC5A08" w:rsidP="00154740">
            <w:pPr>
              <w:pStyle w:val="aa"/>
              <w:snapToGrid w:val="0"/>
              <w:ind w:leftChars="0" w:left="0" w:firstLineChars="0" w:firstLine="0"/>
              <w:rPr>
                <w:sz w:val="20"/>
                <w:szCs w:val="18"/>
              </w:rPr>
            </w:pPr>
            <w:r>
              <w:rPr>
                <w:rFonts w:hint="eastAsia"/>
                <w:sz w:val="20"/>
                <w:szCs w:val="18"/>
              </w:rPr>
              <w:t>ドア</w:t>
            </w:r>
          </w:p>
        </w:tc>
        <w:tc>
          <w:tcPr>
            <w:tcW w:w="1228" w:type="pct"/>
          </w:tcPr>
          <w:p w14:paraId="7BC6B73F" w14:textId="1251BC28" w:rsidR="00EC5A08" w:rsidRDefault="00EC5A08" w:rsidP="00154740">
            <w:pPr>
              <w:pStyle w:val="aa"/>
              <w:snapToGrid w:val="0"/>
              <w:ind w:leftChars="0" w:left="0" w:firstLineChars="0" w:firstLine="0"/>
              <w:rPr>
                <w:sz w:val="20"/>
                <w:szCs w:val="18"/>
              </w:rPr>
            </w:pPr>
            <w:r>
              <w:rPr>
                <w:rFonts w:hint="eastAsia"/>
                <w:sz w:val="20"/>
                <w:szCs w:val="18"/>
              </w:rPr>
              <w:t>Door</w:t>
            </w:r>
          </w:p>
        </w:tc>
        <w:tc>
          <w:tcPr>
            <w:tcW w:w="2105" w:type="pct"/>
          </w:tcPr>
          <w:p w14:paraId="1170F023" w14:textId="2E6F3AEE" w:rsidR="00EC5A08" w:rsidRDefault="00EC5A08" w:rsidP="00154740">
            <w:pPr>
              <w:pStyle w:val="aa"/>
              <w:snapToGrid w:val="0"/>
              <w:ind w:leftChars="0" w:left="0" w:firstLineChars="0" w:firstLine="0"/>
              <w:rPr>
                <w:sz w:val="20"/>
                <w:szCs w:val="18"/>
              </w:rPr>
            </w:pPr>
            <w:r w:rsidRPr="00206291">
              <w:rPr>
                <w:rFonts w:hint="eastAsia"/>
                <w:sz w:val="20"/>
                <w:szCs w:val="18"/>
              </w:rPr>
              <w:t>３D都市モデル標準製品仕様書</w:t>
            </w:r>
          </w:p>
        </w:tc>
      </w:tr>
    </w:tbl>
    <w:p w14:paraId="4FD80107" w14:textId="77777777" w:rsidR="000F5452" w:rsidRDefault="000F5452" w:rsidP="000F5452">
      <w:pPr>
        <w:pStyle w:val="51"/>
      </w:pPr>
      <w:r>
        <w:rPr>
          <w:rFonts w:hint="eastAsia"/>
        </w:rPr>
        <w:t>データモデル</w:t>
      </w:r>
    </w:p>
    <w:p w14:paraId="2CAC4688" w14:textId="45D3E92B" w:rsidR="000F5452" w:rsidRPr="00EF1B75" w:rsidRDefault="000F5452" w:rsidP="000F5452">
      <w:pPr>
        <w:pStyle w:val="aa"/>
        <w:ind w:left="360" w:firstLine="240"/>
      </w:pPr>
      <w:r>
        <w:rPr>
          <w:rFonts w:hint="eastAsia"/>
        </w:rPr>
        <w:t>以下のデータモデルを</w:t>
      </w:r>
      <w:r w:rsidR="004B591F">
        <w:rPr>
          <w:rFonts w:hint="eastAsia"/>
        </w:rPr>
        <w:t>参照します</w:t>
      </w:r>
      <w:r>
        <w:rPr>
          <w:rFonts w:hint="eastAsia"/>
        </w:rPr>
        <w:t>。</w:t>
      </w:r>
    </w:p>
    <w:tbl>
      <w:tblPr>
        <w:tblW w:w="80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68"/>
        <w:gridCol w:w="5103"/>
      </w:tblGrid>
      <w:tr w:rsidR="005C432D" w:rsidRPr="00F027F6" w14:paraId="4BB71534" w14:textId="77777777" w:rsidTr="005C432D">
        <w:tc>
          <w:tcPr>
            <w:tcW w:w="708" w:type="dxa"/>
            <w:shd w:val="clear" w:color="auto" w:fill="D9D9D9" w:themeFill="background1" w:themeFillShade="D9"/>
          </w:tcPr>
          <w:p w14:paraId="6F208BB6" w14:textId="5D4EDF31" w:rsidR="005C432D" w:rsidRPr="009D76DF" w:rsidRDefault="005C432D" w:rsidP="009D76DF">
            <w:pPr>
              <w:snapToGrid w:val="0"/>
              <w:rPr>
                <w:sz w:val="20"/>
                <w:szCs w:val="20"/>
              </w:rPr>
            </w:pPr>
            <w:r>
              <w:rPr>
                <w:rFonts w:hint="eastAsia"/>
                <w:sz w:val="20"/>
                <w:szCs w:val="20"/>
              </w:rPr>
              <w:t>必須</w:t>
            </w:r>
          </w:p>
        </w:tc>
        <w:tc>
          <w:tcPr>
            <w:tcW w:w="2268" w:type="dxa"/>
            <w:shd w:val="clear" w:color="auto" w:fill="D9D9D9" w:themeFill="background1" w:themeFillShade="D9"/>
          </w:tcPr>
          <w:p w14:paraId="681A92D7" w14:textId="30CE22FA" w:rsidR="005C432D" w:rsidRPr="009D76DF" w:rsidRDefault="005C432D" w:rsidP="009D76DF">
            <w:pPr>
              <w:snapToGrid w:val="0"/>
              <w:rPr>
                <w:sz w:val="20"/>
                <w:szCs w:val="20"/>
              </w:rPr>
            </w:pPr>
            <w:r w:rsidRPr="009D76DF">
              <w:rPr>
                <w:rFonts w:hint="eastAsia"/>
                <w:sz w:val="20"/>
                <w:szCs w:val="20"/>
              </w:rPr>
              <w:t>データ項目</w:t>
            </w:r>
          </w:p>
        </w:tc>
        <w:tc>
          <w:tcPr>
            <w:tcW w:w="5103" w:type="dxa"/>
            <w:shd w:val="clear" w:color="auto" w:fill="D9D9D9" w:themeFill="background1" w:themeFillShade="D9"/>
          </w:tcPr>
          <w:p w14:paraId="767A4507" w14:textId="77777777" w:rsidR="005C432D" w:rsidRPr="009D76DF" w:rsidRDefault="005C432D" w:rsidP="009D76DF">
            <w:pPr>
              <w:snapToGrid w:val="0"/>
              <w:rPr>
                <w:sz w:val="20"/>
                <w:szCs w:val="20"/>
              </w:rPr>
            </w:pPr>
            <w:r w:rsidRPr="009D76DF">
              <w:rPr>
                <w:rFonts w:hint="eastAsia"/>
                <w:sz w:val="20"/>
                <w:szCs w:val="20"/>
              </w:rPr>
              <w:t>説明</w:t>
            </w:r>
          </w:p>
        </w:tc>
      </w:tr>
      <w:tr w:rsidR="005C432D" w:rsidRPr="00F027F6" w14:paraId="2CD7D8C5" w14:textId="77777777" w:rsidTr="005C432D">
        <w:tc>
          <w:tcPr>
            <w:tcW w:w="708" w:type="dxa"/>
          </w:tcPr>
          <w:p w14:paraId="6DF77BCB" w14:textId="647DB236" w:rsidR="005C432D" w:rsidRPr="009D76DF" w:rsidRDefault="005C432D" w:rsidP="009D76DF">
            <w:pPr>
              <w:snapToGrid w:val="0"/>
              <w:rPr>
                <w:sz w:val="20"/>
                <w:szCs w:val="20"/>
              </w:rPr>
            </w:pPr>
          </w:p>
        </w:tc>
        <w:tc>
          <w:tcPr>
            <w:tcW w:w="2268" w:type="dxa"/>
          </w:tcPr>
          <w:p w14:paraId="49B548E0" w14:textId="4E9CBC7A" w:rsidR="005C432D" w:rsidRPr="009D76DF" w:rsidRDefault="005C432D" w:rsidP="009D76DF">
            <w:pPr>
              <w:snapToGrid w:val="0"/>
              <w:rPr>
                <w:sz w:val="20"/>
                <w:szCs w:val="20"/>
              </w:rPr>
            </w:pPr>
            <w:r w:rsidRPr="009D76DF">
              <w:rPr>
                <w:rFonts w:hint="eastAsia"/>
                <w:sz w:val="20"/>
                <w:szCs w:val="20"/>
              </w:rPr>
              <w:t>名称</w:t>
            </w:r>
          </w:p>
        </w:tc>
        <w:tc>
          <w:tcPr>
            <w:tcW w:w="5103" w:type="dxa"/>
          </w:tcPr>
          <w:p w14:paraId="4EB5BB1B" w14:textId="5ADAFD8F" w:rsidR="005C432D" w:rsidRPr="009D76DF" w:rsidRDefault="005C432D" w:rsidP="009D76DF">
            <w:pPr>
              <w:snapToGrid w:val="0"/>
              <w:rPr>
                <w:sz w:val="20"/>
                <w:szCs w:val="20"/>
              </w:rPr>
            </w:pPr>
            <w:r>
              <w:rPr>
                <w:rFonts w:hint="eastAsia"/>
                <w:sz w:val="20"/>
                <w:szCs w:val="20"/>
              </w:rPr>
              <w:t>出入口の</w:t>
            </w:r>
            <w:r w:rsidRPr="009D76DF">
              <w:rPr>
                <w:rFonts w:hint="eastAsia"/>
                <w:sz w:val="20"/>
                <w:szCs w:val="20"/>
              </w:rPr>
              <w:t>名称を記入する</w:t>
            </w:r>
          </w:p>
        </w:tc>
      </w:tr>
      <w:tr w:rsidR="005C432D" w:rsidRPr="00F027F6" w14:paraId="7765F996" w14:textId="77777777" w:rsidTr="005C432D">
        <w:tc>
          <w:tcPr>
            <w:tcW w:w="708" w:type="dxa"/>
          </w:tcPr>
          <w:p w14:paraId="3D14982B" w14:textId="452AACC4" w:rsidR="005C432D" w:rsidRDefault="005C432D" w:rsidP="009D76DF">
            <w:pPr>
              <w:snapToGrid w:val="0"/>
              <w:rPr>
                <w:sz w:val="20"/>
                <w:szCs w:val="20"/>
              </w:rPr>
            </w:pPr>
          </w:p>
        </w:tc>
        <w:tc>
          <w:tcPr>
            <w:tcW w:w="2268" w:type="dxa"/>
          </w:tcPr>
          <w:p w14:paraId="6FA3CEDC" w14:textId="4A551507"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開始時間</w:t>
            </w:r>
          </w:p>
        </w:tc>
        <w:tc>
          <w:tcPr>
            <w:tcW w:w="5103" w:type="dxa"/>
          </w:tcPr>
          <w:p w14:paraId="16BD4DFF" w14:textId="77777777" w:rsidR="005C432D" w:rsidRPr="009D76DF" w:rsidRDefault="005C432D" w:rsidP="009D76DF">
            <w:pPr>
              <w:snapToGrid w:val="0"/>
              <w:rPr>
                <w:sz w:val="20"/>
                <w:szCs w:val="20"/>
              </w:rPr>
            </w:pPr>
            <w:r w:rsidRPr="009D76DF">
              <w:rPr>
                <w:rFonts w:hint="eastAsia"/>
                <w:sz w:val="20"/>
                <w:szCs w:val="20"/>
              </w:rPr>
              <w:t>開門、開扉時間を記入する</w:t>
            </w:r>
          </w:p>
        </w:tc>
      </w:tr>
      <w:tr w:rsidR="005C432D" w:rsidRPr="00F027F6" w14:paraId="640C9ADA" w14:textId="77777777" w:rsidTr="005C432D">
        <w:tc>
          <w:tcPr>
            <w:tcW w:w="708" w:type="dxa"/>
          </w:tcPr>
          <w:p w14:paraId="5CA0DA54" w14:textId="1132AB4E" w:rsidR="005C432D" w:rsidRDefault="005C432D" w:rsidP="009D76DF">
            <w:pPr>
              <w:snapToGrid w:val="0"/>
              <w:rPr>
                <w:sz w:val="20"/>
                <w:szCs w:val="20"/>
              </w:rPr>
            </w:pPr>
          </w:p>
        </w:tc>
        <w:tc>
          <w:tcPr>
            <w:tcW w:w="2268" w:type="dxa"/>
          </w:tcPr>
          <w:p w14:paraId="1E24FA69" w14:textId="5A1E6F4E"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終了時間</w:t>
            </w:r>
          </w:p>
        </w:tc>
        <w:tc>
          <w:tcPr>
            <w:tcW w:w="5103" w:type="dxa"/>
          </w:tcPr>
          <w:p w14:paraId="2EF40FBD" w14:textId="77777777" w:rsidR="005C432D" w:rsidRPr="009D76DF" w:rsidRDefault="005C432D" w:rsidP="009D76DF">
            <w:pPr>
              <w:snapToGrid w:val="0"/>
              <w:rPr>
                <w:sz w:val="20"/>
                <w:szCs w:val="20"/>
              </w:rPr>
            </w:pPr>
            <w:r w:rsidRPr="009D76DF">
              <w:rPr>
                <w:rFonts w:hint="eastAsia"/>
                <w:sz w:val="20"/>
                <w:szCs w:val="20"/>
              </w:rPr>
              <w:t>閉門、閉扉時間を記入する</w:t>
            </w:r>
          </w:p>
        </w:tc>
      </w:tr>
      <w:tr w:rsidR="005C432D" w:rsidRPr="00F027F6" w14:paraId="77DADD51" w14:textId="77777777" w:rsidTr="005C432D">
        <w:tc>
          <w:tcPr>
            <w:tcW w:w="708" w:type="dxa"/>
          </w:tcPr>
          <w:p w14:paraId="5A8BB65C" w14:textId="7FC61023" w:rsidR="005C432D" w:rsidRPr="009D76DF" w:rsidRDefault="005C432D" w:rsidP="009D76DF">
            <w:pPr>
              <w:snapToGrid w:val="0"/>
              <w:rPr>
                <w:sz w:val="20"/>
                <w:szCs w:val="20"/>
              </w:rPr>
            </w:pPr>
            <w:r>
              <w:rPr>
                <w:rFonts w:hint="eastAsia"/>
                <w:sz w:val="20"/>
                <w:szCs w:val="20"/>
              </w:rPr>
              <w:t>必</w:t>
            </w:r>
          </w:p>
        </w:tc>
        <w:tc>
          <w:tcPr>
            <w:tcW w:w="2268" w:type="dxa"/>
          </w:tcPr>
          <w:p w14:paraId="529D8B30" w14:textId="21E49DF0" w:rsidR="005C432D" w:rsidRPr="009D76DF" w:rsidRDefault="005C432D" w:rsidP="009D76DF">
            <w:pPr>
              <w:snapToGrid w:val="0"/>
              <w:rPr>
                <w:sz w:val="20"/>
                <w:szCs w:val="20"/>
              </w:rPr>
            </w:pPr>
            <w:r w:rsidRPr="009D76DF">
              <w:rPr>
                <w:rFonts w:hint="eastAsia"/>
                <w:sz w:val="20"/>
                <w:szCs w:val="20"/>
              </w:rPr>
              <w:t>緯度</w:t>
            </w:r>
          </w:p>
        </w:tc>
        <w:tc>
          <w:tcPr>
            <w:tcW w:w="5103" w:type="dxa"/>
          </w:tcPr>
          <w:p w14:paraId="510CEC87" w14:textId="77777777" w:rsidR="005C432D" w:rsidRPr="009D76DF" w:rsidRDefault="005C432D" w:rsidP="009D76DF">
            <w:pPr>
              <w:snapToGrid w:val="0"/>
              <w:rPr>
                <w:sz w:val="20"/>
                <w:szCs w:val="20"/>
              </w:rPr>
            </w:pPr>
            <w:r w:rsidRPr="009D76DF">
              <w:rPr>
                <w:rFonts w:hint="eastAsia"/>
                <w:sz w:val="20"/>
                <w:szCs w:val="20"/>
              </w:rPr>
              <w:t>緯度を記入する</w:t>
            </w:r>
          </w:p>
        </w:tc>
      </w:tr>
      <w:tr w:rsidR="005C432D" w:rsidRPr="00F027F6" w14:paraId="7471C55F" w14:textId="77777777" w:rsidTr="005C432D">
        <w:tc>
          <w:tcPr>
            <w:tcW w:w="708" w:type="dxa"/>
          </w:tcPr>
          <w:p w14:paraId="70E60369" w14:textId="4A3AFD72" w:rsidR="005C432D" w:rsidRPr="009D76DF" w:rsidRDefault="005C432D" w:rsidP="009D76DF">
            <w:pPr>
              <w:snapToGrid w:val="0"/>
              <w:rPr>
                <w:sz w:val="20"/>
                <w:szCs w:val="20"/>
              </w:rPr>
            </w:pPr>
            <w:r>
              <w:rPr>
                <w:rFonts w:hint="eastAsia"/>
                <w:sz w:val="20"/>
                <w:szCs w:val="20"/>
              </w:rPr>
              <w:t>必</w:t>
            </w:r>
          </w:p>
        </w:tc>
        <w:tc>
          <w:tcPr>
            <w:tcW w:w="2268" w:type="dxa"/>
          </w:tcPr>
          <w:p w14:paraId="226975C5" w14:textId="3CDFCDC6" w:rsidR="005C432D" w:rsidRPr="009D76DF" w:rsidRDefault="005C432D" w:rsidP="009D76DF">
            <w:pPr>
              <w:snapToGrid w:val="0"/>
              <w:rPr>
                <w:sz w:val="20"/>
                <w:szCs w:val="20"/>
              </w:rPr>
            </w:pPr>
            <w:r w:rsidRPr="009D76DF">
              <w:rPr>
                <w:rFonts w:hint="eastAsia"/>
                <w:sz w:val="20"/>
                <w:szCs w:val="20"/>
              </w:rPr>
              <w:t>経度</w:t>
            </w:r>
          </w:p>
        </w:tc>
        <w:tc>
          <w:tcPr>
            <w:tcW w:w="5103" w:type="dxa"/>
          </w:tcPr>
          <w:p w14:paraId="6E7E0AD0" w14:textId="77777777" w:rsidR="005C432D" w:rsidRPr="009D76DF" w:rsidRDefault="005C432D" w:rsidP="009D76DF">
            <w:pPr>
              <w:snapToGrid w:val="0"/>
              <w:rPr>
                <w:sz w:val="20"/>
                <w:szCs w:val="20"/>
              </w:rPr>
            </w:pPr>
            <w:r w:rsidRPr="009D76DF">
              <w:rPr>
                <w:rFonts w:hint="eastAsia"/>
                <w:sz w:val="20"/>
                <w:szCs w:val="20"/>
              </w:rPr>
              <w:t>経度を記入する</w:t>
            </w:r>
          </w:p>
        </w:tc>
      </w:tr>
      <w:tr w:rsidR="005C432D" w:rsidRPr="00F027F6" w14:paraId="00BBA87C" w14:textId="77777777" w:rsidTr="005C432D">
        <w:tc>
          <w:tcPr>
            <w:tcW w:w="708" w:type="dxa"/>
          </w:tcPr>
          <w:p w14:paraId="6A89ABC5" w14:textId="77777777" w:rsidR="005C432D" w:rsidRPr="009D76DF" w:rsidRDefault="005C432D" w:rsidP="009D76DF">
            <w:pPr>
              <w:snapToGrid w:val="0"/>
              <w:rPr>
                <w:sz w:val="20"/>
                <w:szCs w:val="20"/>
              </w:rPr>
            </w:pPr>
          </w:p>
        </w:tc>
        <w:tc>
          <w:tcPr>
            <w:tcW w:w="2268" w:type="dxa"/>
          </w:tcPr>
          <w:p w14:paraId="4BADB86F" w14:textId="431DD538" w:rsidR="005C432D" w:rsidRPr="009D76DF" w:rsidRDefault="005C432D" w:rsidP="009D76DF">
            <w:pPr>
              <w:snapToGrid w:val="0"/>
              <w:rPr>
                <w:sz w:val="20"/>
                <w:szCs w:val="20"/>
              </w:rPr>
            </w:pPr>
            <w:r w:rsidRPr="009D76DF">
              <w:rPr>
                <w:rFonts w:hint="eastAsia"/>
                <w:sz w:val="20"/>
                <w:szCs w:val="20"/>
              </w:rPr>
              <w:t>出入口情報</w:t>
            </w:r>
          </w:p>
        </w:tc>
        <w:tc>
          <w:tcPr>
            <w:tcW w:w="5103" w:type="dxa"/>
          </w:tcPr>
          <w:p w14:paraId="4A99937B" w14:textId="4FDBBE32" w:rsidR="005C432D" w:rsidRPr="009D76DF" w:rsidRDefault="005C432D" w:rsidP="009D76DF">
            <w:pPr>
              <w:snapToGrid w:val="0"/>
              <w:rPr>
                <w:sz w:val="20"/>
                <w:szCs w:val="20"/>
              </w:rPr>
            </w:pPr>
            <w:r w:rsidRPr="009D76DF">
              <w:rPr>
                <w:rFonts w:hint="eastAsia"/>
                <w:sz w:val="20"/>
                <w:szCs w:val="20"/>
              </w:rPr>
              <w:t>入口、出口、出入口、搬出入口から選択する</w:t>
            </w:r>
          </w:p>
        </w:tc>
      </w:tr>
      <w:tr w:rsidR="005C432D" w:rsidRPr="00F027F6" w14:paraId="13963CA0" w14:textId="77777777" w:rsidTr="005C432D">
        <w:tc>
          <w:tcPr>
            <w:tcW w:w="708" w:type="dxa"/>
          </w:tcPr>
          <w:p w14:paraId="23AEB969" w14:textId="77777777" w:rsidR="005C432D" w:rsidRPr="009D76DF" w:rsidRDefault="005C432D" w:rsidP="009D76DF">
            <w:pPr>
              <w:snapToGrid w:val="0"/>
              <w:rPr>
                <w:sz w:val="20"/>
                <w:szCs w:val="20"/>
              </w:rPr>
            </w:pPr>
          </w:p>
        </w:tc>
        <w:tc>
          <w:tcPr>
            <w:tcW w:w="2268" w:type="dxa"/>
          </w:tcPr>
          <w:p w14:paraId="3A3B4582" w14:textId="3E8F8A05" w:rsidR="005C432D" w:rsidRPr="009D76DF" w:rsidRDefault="005C432D" w:rsidP="009D76DF">
            <w:pPr>
              <w:snapToGrid w:val="0"/>
              <w:rPr>
                <w:sz w:val="20"/>
                <w:szCs w:val="20"/>
              </w:rPr>
            </w:pPr>
            <w:r w:rsidRPr="009D76DF">
              <w:rPr>
                <w:rFonts w:hint="eastAsia"/>
                <w:sz w:val="20"/>
                <w:szCs w:val="20"/>
              </w:rPr>
              <w:t>エスカレータ</w:t>
            </w:r>
          </w:p>
        </w:tc>
        <w:tc>
          <w:tcPr>
            <w:tcW w:w="5103" w:type="dxa"/>
          </w:tcPr>
          <w:p w14:paraId="3864F19F" w14:textId="77777777" w:rsidR="005C432D" w:rsidRPr="009D76DF" w:rsidRDefault="005C432D" w:rsidP="009D76DF">
            <w:pPr>
              <w:snapToGrid w:val="0"/>
              <w:rPr>
                <w:sz w:val="20"/>
                <w:szCs w:val="20"/>
              </w:rPr>
            </w:pPr>
            <w:r w:rsidRPr="009D76DF">
              <w:rPr>
                <w:rFonts w:hint="eastAsia"/>
                <w:sz w:val="20"/>
                <w:szCs w:val="20"/>
              </w:rPr>
              <w:t>人の出入り口の場合のエスカレータ有無</w:t>
            </w:r>
          </w:p>
        </w:tc>
      </w:tr>
      <w:tr w:rsidR="005C432D" w:rsidRPr="00F027F6" w14:paraId="52C4D376" w14:textId="77777777" w:rsidTr="005C432D">
        <w:tc>
          <w:tcPr>
            <w:tcW w:w="708" w:type="dxa"/>
          </w:tcPr>
          <w:p w14:paraId="38A88310" w14:textId="77777777" w:rsidR="005C432D" w:rsidRPr="009D76DF" w:rsidRDefault="005C432D" w:rsidP="009D76DF">
            <w:pPr>
              <w:snapToGrid w:val="0"/>
              <w:rPr>
                <w:sz w:val="20"/>
                <w:szCs w:val="20"/>
              </w:rPr>
            </w:pPr>
          </w:p>
        </w:tc>
        <w:tc>
          <w:tcPr>
            <w:tcW w:w="2268" w:type="dxa"/>
          </w:tcPr>
          <w:p w14:paraId="05A09421" w14:textId="010BB196" w:rsidR="005C432D" w:rsidRPr="009D76DF" w:rsidRDefault="005C432D" w:rsidP="009D76DF">
            <w:pPr>
              <w:snapToGrid w:val="0"/>
              <w:rPr>
                <w:sz w:val="20"/>
                <w:szCs w:val="20"/>
              </w:rPr>
            </w:pPr>
            <w:r w:rsidRPr="009D76DF">
              <w:rPr>
                <w:rFonts w:hint="eastAsia"/>
                <w:sz w:val="20"/>
                <w:szCs w:val="20"/>
              </w:rPr>
              <w:t>エレベータ</w:t>
            </w:r>
          </w:p>
        </w:tc>
        <w:tc>
          <w:tcPr>
            <w:tcW w:w="5103" w:type="dxa"/>
          </w:tcPr>
          <w:p w14:paraId="73DF2614" w14:textId="77777777" w:rsidR="005C432D" w:rsidRPr="009D76DF" w:rsidRDefault="005C432D" w:rsidP="009D76DF">
            <w:pPr>
              <w:snapToGrid w:val="0"/>
              <w:rPr>
                <w:sz w:val="20"/>
                <w:szCs w:val="20"/>
              </w:rPr>
            </w:pPr>
            <w:r w:rsidRPr="009D76DF">
              <w:rPr>
                <w:rFonts w:hint="eastAsia"/>
                <w:sz w:val="20"/>
                <w:szCs w:val="20"/>
              </w:rPr>
              <w:t>人の出入り口の場合のエレベータ有無</w:t>
            </w:r>
          </w:p>
        </w:tc>
      </w:tr>
      <w:tr w:rsidR="005C432D" w:rsidRPr="00F027F6" w14:paraId="223AF364" w14:textId="77777777" w:rsidTr="005C432D">
        <w:tc>
          <w:tcPr>
            <w:tcW w:w="708" w:type="dxa"/>
          </w:tcPr>
          <w:p w14:paraId="51A2E93F" w14:textId="77777777" w:rsidR="005C432D" w:rsidRPr="009D76DF" w:rsidRDefault="005C432D" w:rsidP="009D76DF">
            <w:pPr>
              <w:snapToGrid w:val="0"/>
              <w:rPr>
                <w:sz w:val="20"/>
                <w:szCs w:val="20"/>
              </w:rPr>
            </w:pPr>
          </w:p>
        </w:tc>
        <w:tc>
          <w:tcPr>
            <w:tcW w:w="2268" w:type="dxa"/>
          </w:tcPr>
          <w:p w14:paraId="63F13BFE" w14:textId="7C7B0D00" w:rsidR="005C432D" w:rsidRPr="009D76DF" w:rsidRDefault="00EC5A08" w:rsidP="009D76DF">
            <w:pPr>
              <w:snapToGrid w:val="0"/>
              <w:rPr>
                <w:sz w:val="20"/>
                <w:szCs w:val="20"/>
              </w:rPr>
            </w:pPr>
            <w:r>
              <w:rPr>
                <w:rFonts w:hint="eastAsia"/>
                <w:sz w:val="20"/>
                <w:szCs w:val="20"/>
              </w:rPr>
              <w:t>スロープ</w:t>
            </w:r>
          </w:p>
        </w:tc>
        <w:tc>
          <w:tcPr>
            <w:tcW w:w="5103" w:type="dxa"/>
          </w:tcPr>
          <w:p w14:paraId="2492790F" w14:textId="6257F147" w:rsidR="005C432D" w:rsidRPr="009D76DF" w:rsidRDefault="005C432D" w:rsidP="009D76DF">
            <w:pPr>
              <w:snapToGrid w:val="0"/>
              <w:rPr>
                <w:sz w:val="20"/>
                <w:szCs w:val="20"/>
              </w:rPr>
            </w:pPr>
            <w:r w:rsidRPr="009D76DF">
              <w:rPr>
                <w:rFonts w:hint="eastAsia"/>
                <w:sz w:val="20"/>
                <w:szCs w:val="20"/>
              </w:rPr>
              <w:t>人の出入り口の場合のスロープ</w:t>
            </w:r>
            <w:r w:rsidR="00EC5A08">
              <w:rPr>
                <w:rFonts w:hint="eastAsia"/>
                <w:sz w:val="20"/>
                <w:szCs w:val="20"/>
              </w:rPr>
              <w:t>の有無</w:t>
            </w:r>
          </w:p>
        </w:tc>
      </w:tr>
      <w:tr w:rsidR="00EC5A08" w:rsidRPr="00F027F6" w14:paraId="3403EECF" w14:textId="77777777" w:rsidTr="005C432D">
        <w:tc>
          <w:tcPr>
            <w:tcW w:w="708" w:type="dxa"/>
          </w:tcPr>
          <w:p w14:paraId="51574D3F" w14:textId="77777777" w:rsidR="00EC5A08" w:rsidRPr="009D76DF" w:rsidRDefault="00EC5A08" w:rsidP="009D76DF">
            <w:pPr>
              <w:snapToGrid w:val="0"/>
              <w:rPr>
                <w:sz w:val="20"/>
                <w:szCs w:val="20"/>
              </w:rPr>
            </w:pPr>
          </w:p>
        </w:tc>
        <w:tc>
          <w:tcPr>
            <w:tcW w:w="2268" w:type="dxa"/>
          </w:tcPr>
          <w:p w14:paraId="1D3B4899" w14:textId="72D350AF" w:rsidR="00EC5A08" w:rsidRPr="009D76DF" w:rsidRDefault="00EC5A08" w:rsidP="009D76DF">
            <w:pPr>
              <w:snapToGrid w:val="0"/>
              <w:rPr>
                <w:sz w:val="20"/>
                <w:szCs w:val="20"/>
              </w:rPr>
            </w:pPr>
            <w:r>
              <w:rPr>
                <w:rFonts w:hint="eastAsia"/>
                <w:sz w:val="20"/>
                <w:szCs w:val="20"/>
              </w:rPr>
              <w:t>点字ブロック</w:t>
            </w:r>
          </w:p>
        </w:tc>
        <w:tc>
          <w:tcPr>
            <w:tcW w:w="5103" w:type="dxa"/>
          </w:tcPr>
          <w:p w14:paraId="065CDFD7" w14:textId="4B65E4AB" w:rsidR="00EC5A08" w:rsidRPr="009D76DF" w:rsidRDefault="00EC5A08" w:rsidP="009D76DF">
            <w:pPr>
              <w:snapToGrid w:val="0"/>
              <w:rPr>
                <w:sz w:val="20"/>
                <w:szCs w:val="20"/>
              </w:rPr>
            </w:pPr>
            <w:r w:rsidRPr="009D76DF">
              <w:rPr>
                <w:rFonts w:hint="eastAsia"/>
                <w:sz w:val="20"/>
                <w:szCs w:val="20"/>
              </w:rPr>
              <w:t>人の出入り口の場合の点字ブロック</w:t>
            </w:r>
            <w:r>
              <w:rPr>
                <w:rFonts w:hint="eastAsia"/>
                <w:sz w:val="20"/>
                <w:szCs w:val="20"/>
              </w:rPr>
              <w:t>の有無</w:t>
            </w:r>
          </w:p>
        </w:tc>
      </w:tr>
      <w:tr w:rsidR="005C432D" w:rsidRPr="00F027F6" w14:paraId="67FCB9A4" w14:textId="77777777" w:rsidTr="005C432D">
        <w:tc>
          <w:tcPr>
            <w:tcW w:w="708" w:type="dxa"/>
          </w:tcPr>
          <w:p w14:paraId="7A4AA049" w14:textId="77777777" w:rsidR="005C432D" w:rsidRPr="009D76DF" w:rsidRDefault="005C432D" w:rsidP="009D76DF">
            <w:pPr>
              <w:snapToGrid w:val="0"/>
              <w:rPr>
                <w:sz w:val="20"/>
                <w:szCs w:val="20"/>
              </w:rPr>
            </w:pPr>
          </w:p>
        </w:tc>
        <w:tc>
          <w:tcPr>
            <w:tcW w:w="2268" w:type="dxa"/>
          </w:tcPr>
          <w:p w14:paraId="4A980CFB" w14:textId="71DB048E" w:rsidR="005C432D" w:rsidRPr="009D76DF" w:rsidRDefault="005C432D" w:rsidP="009D76DF">
            <w:pPr>
              <w:snapToGrid w:val="0"/>
              <w:rPr>
                <w:sz w:val="20"/>
                <w:szCs w:val="20"/>
              </w:rPr>
            </w:pPr>
            <w:r w:rsidRPr="009D76DF">
              <w:rPr>
                <w:rFonts w:hint="eastAsia"/>
                <w:sz w:val="20"/>
                <w:szCs w:val="20"/>
              </w:rPr>
              <w:t>車高制限</w:t>
            </w:r>
          </w:p>
        </w:tc>
        <w:tc>
          <w:tcPr>
            <w:tcW w:w="5103" w:type="dxa"/>
          </w:tcPr>
          <w:p w14:paraId="4377DA41" w14:textId="77777777" w:rsidR="005C432D" w:rsidRPr="009D76DF" w:rsidRDefault="005C432D" w:rsidP="009D76DF">
            <w:pPr>
              <w:snapToGrid w:val="0"/>
              <w:rPr>
                <w:sz w:val="20"/>
                <w:szCs w:val="20"/>
              </w:rPr>
            </w:pPr>
            <w:r w:rsidRPr="009D76DF">
              <w:rPr>
                <w:rFonts w:hint="eastAsia"/>
                <w:sz w:val="20"/>
                <w:szCs w:val="20"/>
              </w:rPr>
              <w:t>車の出入り口の場合の車高制限</w:t>
            </w:r>
          </w:p>
        </w:tc>
      </w:tr>
      <w:tr w:rsidR="005C432D" w:rsidRPr="00F027F6" w14:paraId="0CB0EF8C" w14:textId="77777777" w:rsidTr="005C432D">
        <w:tc>
          <w:tcPr>
            <w:tcW w:w="708" w:type="dxa"/>
          </w:tcPr>
          <w:p w14:paraId="7DEA52AC" w14:textId="77777777" w:rsidR="005C432D" w:rsidRPr="009D76DF" w:rsidRDefault="005C432D" w:rsidP="009D76DF">
            <w:pPr>
              <w:snapToGrid w:val="0"/>
              <w:rPr>
                <w:sz w:val="20"/>
                <w:szCs w:val="20"/>
              </w:rPr>
            </w:pPr>
          </w:p>
        </w:tc>
        <w:tc>
          <w:tcPr>
            <w:tcW w:w="2268" w:type="dxa"/>
          </w:tcPr>
          <w:p w14:paraId="656AB419" w14:textId="1BF41585" w:rsidR="005C432D" w:rsidRPr="009D76DF" w:rsidRDefault="005C432D" w:rsidP="009D76DF">
            <w:pPr>
              <w:snapToGrid w:val="0"/>
              <w:rPr>
                <w:sz w:val="20"/>
                <w:szCs w:val="20"/>
              </w:rPr>
            </w:pPr>
            <w:r w:rsidRPr="009D76DF">
              <w:rPr>
                <w:rFonts w:hint="eastAsia"/>
                <w:sz w:val="20"/>
                <w:szCs w:val="20"/>
              </w:rPr>
              <w:t>車幅制限</w:t>
            </w:r>
          </w:p>
        </w:tc>
        <w:tc>
          <w:tcPr>
            <w:tcW w:w="5103" w:type="dxa"/>
          </w:tcPr>
          <w:p w14:paraId="1E35B016" w14:textId="77777777" w:rsidR="005C432D" w:rsidRPr="009D76DF" w:rsidRDefault="005C432D" w:rsidP="009D76DF">
            <w:pPr>
              <w:snapToGrid w:val="0"/>
              <w:rPr>
                <w:sz w:val="20"/>
                <w:szCs w:val="20"/>
              </w:rPr>
            </w:pPr>
            <w:r w:rsidRPr="009D76DF">
              <w:rPr>
                <w:rFonts w:hint="eastAsia"/>
                <w:sz w:val="20"/>
                <w:szCs w:val="20"/>
              </w:rPr>
              <w:t>車の出入り口の場合の車幅制限</w:t>
            </w:r>
          </w:p>
        </w:tc>
      </w:tr>
      <w:tr w:rsidR="005C432D" w:rsidRPr="00F027F6" w14:paraId="1EC7AEC7" w14:textId="77777777" w:rsidTr="005C432D">
        <w:tc>
          <w:tcPr>
            <w:tcW w:w="708" w:type="dxa"/>
          </w:tcPr>
          <w:p w14:paraId="44D78E3B" w14:textId="77777777" w:rsidR="005C432D" w:rsidRPr="009D76DF" w:rsidRDefault="005C432D" w:rsidP="009D76DF">
            <w:pPr>
              <w:snapToGrid w:val="0"/>
              <w:rPr>
                <w:sz w:val="20"/>
                <w:szCs w:val="20"/>
              </w:rPr>
            </w:pPr>
          </w:p>
        </w:tc>
        <w:tc>
          <w:tcPr>
            <w:tcW w:w="2268" w:type="dxa"/>
          </w:tcPr>
          <w:p w14:paraId="7AE28022" w14:textId="21729C01" w:rsidR="005C432D" w:rsidRPr="009D76DF" w:rsidRDefault="005C432D" w:rsidP="009D76DF">
            <w:pPr>
              <w:snapToGrid w:val="0"/>
              <w:rPr>
                <w:sz w:val="20"/>
                <w:szCs w:val="20"/>
              </w:rPr>
            </w:pPr>
            <w:r w:rsidRPr="009D76DF">
              <w:rPr>
                <w:rFonts w:hint="eastAsia"/>
                <w:sz w:val="20"/>
                <w:szCs w:val="20"/>
              </w:rPr>
              <w:t>備考</w:t>
            </w:r>
          </w:p>
        </w:tc>
        <w:tc>
          <w:tcPr>
            <w:tcW w:w="5103" w:type="dxa"/>
          </w:tcPr>
          <w:p w14:paraId="53EBF94C" w14:textId="77777777" w:rsidR="005C432D" w:rsidRPr="009D76DF" w:rsidRDefault="005C432D" w:rsidP="009D76DF">
            <w:pPr>
              <w:snapToGrid w:val="0"/>
              <w:rPr>
                <w:sz w:val="20"/>
                <w:szCs w:val="20"/>
              </w:rPr>
            </w:pPr>
            <w:r w:rsidRPr="009D76DF">
              <w:rPr>
                <w:rFonts w:hint="eastAsia"/>
                <w:sz w:val="20"/>
                <w:szCs w:val="20"/>
              </w:rPr>
              <w:t>出入口に関する関連情報を記入する</w:t>
            </w:r>
          </w:p>
        </w:tc>
      </w:tr>
    </w:tbl>
    <w:p w14:paraId="548EC138" w14:textId="77777777" w:rsidR="009D76DF" w:rsidRDefault="009D76DF" w:rsidP="009D76DF">
      <w:pPr>
        <w:pStyle w:val="51"/>
      </w:pPr>
      <w:r>
        <w:rPr>
          <w:rFonts w:hint="eastAsia"/>
        </w:rPr>
        <w:t>既存データモデル</w:t>
      </w:r>
    </w:p>
    <w:p w14:paraId="1111CD92" w14:textId="5573BFB7" w:rsidR="009D76DF" w:rsidRDefault="009D76DF">
      <w:pPr>
        <w:pStyle w:val="6"/>
      </w:pPr>
      <w:r>
        <w:rPr>
          <w:rFonts w:hint="eastAsia"/>
        </w:rPr>
        <w:t>GTFS</w:t>
      </w:r>
    </w:p>
    <w:p w14:paraId="6D88DDC9" w14:textId="56DE9B82" w:rsidR="000F5452" w:rsidRDefault="009D76DF" w:rsidP="00DE2F8B">
      <w:pPr>
        <w:pStyle w:val="afd"/>
      </w:pPr>
      <w:r>
        <w:rPr>
          <w:rFonts w:hint="eastAsia"/>
        </w:rPr>
        <w:t>出入口のデータ項目に</w:t>
      </w:r>
      <w:r w:rsidR="000F5452">
        <w:rPr>
          <w:rFonts w:hint="eastAsia"/>
        </w:rPr>
        <w:t>GTFSのSTOPを使用する場合には、Location_typeに出入口を表す「2」を指定</w:t>
      </w:r>
      <w:r>
        <w:rPr>
          <w:rFonts w:hint="eastAsia"/>
        </w:rPr>
        <w:t>します</w:t>
      </w:r>
      <w:r w:rsidR="000F5452">
        <w:rPr>
          <w:rFonts w:hint="eastAsia"/>
        </w:rPr>
        <w:t>。</w:t>
      </w:r>
    </w:p>
    <w:p w14:paraId="790F7EE4" w14:textId="77777777" w:rsidR="00EC5A08" w:rsidRDefault="00EC5A08">
      <w:pPr>
        <w:pStyle w:val="6"/>
      </w:pPr>
      <w:r w:rsidRPr="008620C3">
        <w:rPr>
          <w:rFonts w:hint="eastAsia"/>
        </w:rPr>
        <w:lastRenderedPageBreak/>
        <w:t>３</w:t>
      </w:r>
      <w:r>
        <w:rPr>
          <w:rFonts w:hint="eastAsia"/>
        </w:rPr>
        <w:t>Ｄ</w:t>
      </w:r>
      <w:r w:rsidRPr="008620C3">
        <w:rPr>
          <w:rFonts w:hint="eastAsia"/>
        </w:rPr>
        <w:t>都市モデル標準製品仕様書</w:t>
      </w:r>
    </w:p>
    <w:p w14:paraId="3500C197" w14:textId="0F6068D9" w:rsidR="00EC5A08" w:rsidRPr="00EC5A08" w:rsidRDefault="00EC5A08" w:rsidP="00DE2F8B">
      <w:pPr>
        <w:pStyle w:val="afd"/>
      </w:pPr>
      <w:r>
        <w:rPr>
          <w:rFonts w:hint="eastAsia"/>
        </w:rPr>
        <w:t>建物の場合</w:t>
      </w:r>
      <w:r w:rsidR="00154740">
        <w:rPr>
          <w:rFonts w:hint="eastAsia"/>
        </w:rPr>
        <w:t>bldg</w:t>
      </w:r>
      <w:r w:rsidRPr="008620C3">
        <w:t>:</w:t>
      </w:r>
      <w:r w:rsidR="00154740">
        <w:rPr>
          <w:rFonts w:hint="eastAsia"/>
        </w:rPr>
        <w:t>Door</w:t>
      </w:r>
      <w:r>
        <w:rPr>
          <w:rFonts w:hint="eastAsia"/>
        </w:rPr>
        <w:t>のデータモデルが参照できます。</w:t>
      </w:r>
    </w:p>
    <w:p w14:paraId="5318FE25" w14:textId="20A3C01C" w:rsidR="00B33558" w:rsidRDefault="00AE3429" w:rsidP="000F5452">
      <w:pPr>
        <w:pStyle w:val="32"/>
      </w:pPr>
      <w:bookmarkStart w:id="110" w:name="_Toc103599995"/>
      <w:r>
        <w:rPr>
          <w:rFonts w:hint="eastAsia"/>
        </w:rPr>
        <w:t>AED</w:t>
      </w:r>
      <w:bookmarkEnd w:id="110"/>
    </w:p>
    <w:p w14:paraId="450DB023" w14:textId="0310524B" w:rsidR="00550C04" w:rsidRPr="00550C04" w:rsidRDefault="00550C04" w:rsidP="00550C04">
      <w:pPr>
        <w:pStyle w:val="a8"/>
        <w:ind w:left="120" w:firstLine="240"/>
      </w:pPr>
      <w:r>
        <w:rPr>
          <w:rFonts w:hint="eastAsia"/>
        </w:rPr>
        <w:t>AEDの</w:t>
      </w:r>
      <w:r w:rsidR="00EF1B75">
        <w:rPr>
          <w:rFonts w:hint="eastAsia"/>
        </w:rPr>
        <w:t>情報を以下に</w:t>
      </w:r>
      <w:r w:rsidR="00BF7352">
        <w:rPr>
          <w:rFonts w:hint="eastAsia"/>
        </w:rPr>
        <w:t>示します</w:t>
      </w:r>
      <w:r w:rsidR="00EF1B75">
        <w:rPr>
          <w:rFonts w:hint="eastAsia"/>
        </w:rPr>
        <w:t>。</w:t>
      </w:r>
    </w:p>
    <w:p w14:paraId="4CC4C699" w14:textId="79BD0FCC" w:rsidR="001179A1" w:rsidRDefault="004521EB" w:rsidP="001F162B">
      <w:pPr>
        <w:pStyle w:val="51"/>
        <w:numPr>
          <w:ilvl w:val="4"/>
          <w:numId w:val="4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ACEE5E6" w14:textId="77777777" w:rsidTr="00D43A11">
        <w:tc>
          <w:tcPr>
            <w:tcW w:w="1667" w:type="pct"/>
            <w:shd w:val="clear" w:color="auto" w:fill="D9D9D9" w:themeFill="background1" w:themeFillShade="D9"/>
          </w:tcPr>
          <w:p w14:paraId="3403B51F"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D48426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2829131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19016F51" w14:textId="77777777" w:rsidTr="007F2DBA">
        <w:tc>
          <w:tcPr>
            <w:tcW w:w="1667" w:type="pct"/>
          </w:tcPr>
          <w:p w14:paraId="7E568264" w14:textId="29F1879A"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57D52E5D" w14:textId="363C3D74"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28607F5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277378EA" w14:textId="77777777" w:rsidR="001179A1" w:rsidRDefault="001179A1" w:rsidP="001179A1">
      <w:pPr>
        <w:pStyle w:val="51"/>
      </w:pPr>
      <w:r>
        <w:rPr>
          <w:rFonts w:hint="eastAsia"/>
        </w:rPr>
        <w:t>データモデル</w:t>
      </w:r>
    </w:p>
    <w:p w14:paraId="4CA3FA1B" w14:textId="505A4830" w:rsidR="000D78AE" w:rsidRDefault="009D76DF" w:rsidP="009D76DF">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32903800" w14:textId="77777777" w:rsidR="00154740" w:rsidRDefault="00154740" w:rsidP="009D76DF">
      <w:pPr>
        <w:pStyle w:val="aa"/>
        <w:ind w:left="360" w:firstLine="240"/>
      </w:pPr>
    </w:p>
    <w:p w14:paraId="6B655BB2" w14:textId="43130B44" w:rsidR="009D76DF" w:rsidRDefault="009D76DF" w:rsidP="009D76DF">
      <w:pPr>
        <w:pStyle w:val="aa"/>
        <w:ind w:left="360" w:firstLine="240"/>
      </w:pPr>
      <w:r>
        <w:rPr>
          <w:rFonts w:hint="eastAsia"/>
          <w:noProof/>
        </w:rPr>
        <w:drawing>
          <wp:inline distT="0" distB="0" distL="0" distR="0" wp14:anchorId="2A7BB69F" wp14:editId="72010E27">
            <wp:extent cx="4914900" cy="1009650"/>
            <wp:effectExtent l="0" t="0" r="0" b="19050"/>
            <wp:docPr id="36" name="図表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7B64F704" w14:textId="77777777" w:rsidR="009D76DF" w:rsidRDefault="009D76DF" w:rsidP="001179A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50"/>
        <w:gridCol w:w="1780"/>
        <w:gridCol w:w="5023"/>
      </w:tblGrid>
      <w:tr w:rsidR="00EC7C84" w:rsidRPr="00681DF9" w14:paraId="29D8F6E0" w14:textId="77777777" w:rsidTr="00154740">
        <w:trPr>
          <w:trHeight w:val="187"/>
        </w:trPr>
        <w:tc>
          <w:tcPr>
            <w:tcW w:w="850" w:type="dxa"/>
            <w:shd w:val="clear" w:color="auto" w:fill="D9D9D9" w:themeFill="background1" w:themeFillShade="D9"/>
          </w:tcPr>
          <w:p w14:paraId="5D87847D" w14:textId="4F1185D3" w:rsidR="00EC7C84" w:rsidRDefault="00154740"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80" w:type="dxa"/>
            <w:shd w:val="clear" w:color="auto" w:fill="D9D9D9" w:themeFill="background1" w:themeFillShade="D9"/>
            <w:vAlign w:val="center"/>
          </w:tcPr>
          <w:p w14:paraId="782D0B47" w14:textId="0D5DAB7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023" w:type="dxa"/>
            <w:shd w:val="clear" w:color="auto" w:fill="D9D9D9" w:themeFill="background1" w:themeFillShade="D9"/>
            <w:vAlign w:val="center"/>
          </w:tcPr>
          <w:p w14:paraId="44BD364D" w14:textId="2C19E4D7"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C7C84" w:rsidRPr="00681DF9" w14:paraId="6C5C0AE8" w14:textId="77777777" w:rsidTr="00154740">
        <w:trPr>
          <w:trHeight w:val="187"/>
        </w:trPr>
        <w:tc>
          <w:tcPr>
            <w:tcW w:w="850" w:type="dxa"/>
          </w:tcPr>
          <w:p w14:paraId="1FEC7261" w14:textId="193D2A6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shd w:val="clear" w:color="auto" w:fill="auto"/>
            <w:vAlign w:val="center"/>
            <w:hideMark/>
          </w:tcPr>
          <w:p w14:paraId="2ADB1F66" w14:textId="32F2993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設置位置</w:t>
            </w:r>
          </w:p>
        </w:tc>
        <w:tc>
          <w:tcPr>
            <w:tcW w:w="5023" w:type="dxa"/>
            <w:shd w:val="clear" w:color="auto" w:fill="auto"/>
            <w:vAlign w:val="center"/>
            <w:hideMark/>
          </w:tcPr>
          <w:p w14:paraId="2DBDFB3C" w14:textId="182EF8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AED設置場所における詳細位置を記載。</w:t>
            </w:r>
            <w:r>
              <w:rPr>
                <w:rFonts w:asciiTheme="minorEastAsia" w:eastAsiaTheme="minorEastAsia" w:hAnsiTheme="minorEastAsia" w:cs="ＭＳ Ｐゴシック" w:hint="eastAsia"/>
                <w:kern w:val="0"/>
                <w:sz w:val="20"/>
                <w:szCs w:val="20"/>
              </w:rPr>
              <w:t>（受付等）</w:t>
            </w:r>
          </w:p>
        </w:tc>
      </w:tr>
      <w:tr w:rsidR="00EC7C84" w:rsidRPr="00681DF9" w14:paraId="2B5A69FC"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2E62A50A" w14:textId="486FC63E"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14D5C" w14:textId="4CECAA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画像</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7B9A" w14:textId="3F5BB13C"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w:t>
            </w:r>
            <w:r>
              <w:rPr>
                <w:rFonts w:asciiTheme="minorEastAsia" w:eastAsiaTheme="minorEastAsia" w:hAnsiTheme="minorEastAsia" w:cs="ＭＳ Ｐゴシック" w:hint="eastAsia"/>
                <w:kern w:val="0"/>
                <w:sz w:val="20"/>
                <w:szCs w:val="20"/>
              </w:rPr>
              <w:t>の位置が分かる俯瞰写真のURL</w:t>
            </w:r>
          </w:p>
        </w:tc>
      </w:tr>
      <w:tr w:rsidR="00EC7C84" w:rsidRPr="00681DF9" w14:paraId="1A24BCE3"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6B45B053" w14:textId="77777777" w:rsidR="00EC7C84" w:rsidRDefault="00EC7C84" w:rsidP="009D76DF">
            <w:pPr>
              <w:widowControl/>
              <w:snapToGrid w:val="0"/>
              <w:jc w:val="left"/>
              <w:rPr>
                <w:rFonts w:asciiTheme="minorEastAsia" w:eastAsiaTheme="minorEastAsia" w:hAnsiTheme="minorEastAsia" w:cs="ＭＳ Ｐゴシック"/>
                <w:kern w:val="0"/>
                <w:sz w:val="20"/>
                <w:szCs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tcPr>
          <w:p w14:paraId="12EEE9A8" w14:textId="19624D8C"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外部利用不可</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tcPr>
          <w:p w14:paraId="2FB3A745" w14:textId="0E5986E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設置場所が制限区域内にあり外部利用ができない場合に「外部利用不可」時入</w:t>
            </w:r>
          </w:p>
        </w:tc>
      </w:tr>
    </w:tbl>
    <w:p w14:paraId="31C0B46E" w14:textId="18F80D3A" w:rsidR="00AE3429" w:rsidRDefault="00AE3429" w:rsidP="00E878F4">
      <w:pPr>
        <w:pStyle w:val="32"/>
      </w:pPr>
      <w:bookmarkStart w:id="111" w:name="_Toc103599996"/>
      <w:r>
        <w:rPr>
          <w:rFonts w:hint="eastAsia"/>
        </w:rPr>
        <w:t>公衆無線</w:t>
      </w:r>
      <w:r>
        <w:rPr>
          <w:rFonts w:hint="eastAsia"/>
        </w:rPr>
        <w:t>LAN</w:t>
      </w:r>
      <w:r>
        <w:rPr>
          <w:rFonts w:hint="eastAsia"/>
        </w:rPr>
        <w:t>アクセスポイント</w:t>
      </w:r>
      <w:bookmarkEnd w:id="111"/>
    </w:p>
    <w:p w14:paraId="7F2031D9" w14:textId="2333F89E" w:rsidR="00EF1B75" w:rsidRPr="00EF1B75" w:rsidRDefault="00EF1B75" w:rsidP="00EF1B75">
      <w:pPr>
        <w:pStyle w:val="a8"/>
        <w:ind w:left="120" w:firstLine="240"/>
      </w:pPr>
      <w:r>
        <w:rPr>
          <w:rFonts w:hint="eastAsia"/>
        </w:rPr>
        <w:t>公衆無線LANの</w:t>
      </w:r>
      <w:r w:rsidR="00285AFC">
        <w:rPr>
          <w:rFonts w:hint="eastAsia"/>
        </w:rPr>
        <w:t>情報を以下に</w:t>
      </w:r>
      <w:r w:rsidR="00BF7352">
        <w:rPr>
          <w:rFonts w:hint="eastAsia"/>
        </w:rPr>
        <w:t>示します</w:t>
      </w:r>
      <w:r w:rsidR="00285AFC">
        <w:rPr>
          <w:rFonts w:hint="eastAsia"/>
        </w:rPr>
        <w:t>。</w:t>
      </w:r>
    </w:p>
    <w:p w14:paraId="324AEB4C" w14:textId="648E496B" w:rsidR="001179A1" w:rsidRDefault="004521EB" w:rsidP="001F162B">
      <w:pPr>
        <w:pStyle w:val="51"/>
        <w:numPr>
          <w:ilvl w:val="4"/>
          <w:numId w:val="27"/>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6"/>
        <w:gridCol w:w="2411"/>
        <w:gridCol w:w="2692"/>
      </w:tblGrid>
      <w:tr w:rsidR="001179A1" w:rsidRPr="00B7091E" w14:paraId="1AC02D2B" w14:textId="77777777" w:rsidTr="00154740">
        <w:tc>
          <w:tcPr>
            <w:tcW w:w="1842" w:type="pct"/>
            <w:shd w:val="clear" w:color="auto" w:fill="D9D9D9" w:themeFill="background1" w:themeFillShade="D9"/>
          </w:tcPr>
          <w:p w14:paraId="7F3194C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492" w:type="pct"/>
            <w:shd w:val="clear" w:color="auto" w:fill="D9D9D9" w:themeFill="background1" w:themeFillShade="D9"/>
          </w:tcPr>
          <w:p w14:paraId="2C2686A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D081951"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48A99AF" w14:textId="77777777" w:rsidTr="00154740">
        <w:tc>
          <w:tcPr>
            <w:tcW w:w="1842" w:type="pct"/>
          </w:tcPr>
          <w:p w14:paraId="59917DF2" w14:textId="05681AE9" w:rsidR="001179A1" w:rsidRPr="0097334B" w:rsidRDefault="00BF77FE" w:rsidP="00154740">
            <w:pPr>
              <w:pStyle w:val="aa"/>
              <w:snapToGrid w:val="0"/>
              <w:ind w:leftChars="0" w:left="0" w:firstLineChars="0" w:firstLine="0"/>
              <w:rPr>
                <w:sz w:val="20"/>
                <w:szCs w:val="18"/>
              </w:rPr>
            </w:pPr>
            <w:r w:rsidRPr="00BF77FE">
              <w:rPr>
                <w:rFonts w:hint="eastAsia"/>
                <w:sz w:val="20"/>
                <w:szCs w:val="18"/>
              </w:rPr>
              <w:t>公衆無線LANアクセスポイント</w:t>
            </w:r>
          </w:p>
        </w:tc>
        <w:tc>
          <w:tcPr>
            <w:tcW w:w="1492" w:type="pct"/>
          </w:tcPr>
          <w:p w14:paraId="3D999703" w14:textId="6A1CD8AA" w:rsidR="001179A1" w:rsidRPr="0097334B" w:rsidRDefault="00BF77FE" w:rsidP="00154740">
            <w:pPr>
              <w:pStyle w:val="aa"/>
              <w:snapToGrid w:val="0"/>
              <w:ind w:leftChars="0" w:left="0" w:firstLineChars="0" w:firstLine="0"/>
              <w:rPr>
                <w:sz w:val="20"/>
                <w:szCs w:val="18"/>
              </w:rPr>
            </w:pPr>
            <w:r>
              <w:rPr>
                <w:rFonts w:hint="eastAsia"/>
                <w:sz w:val="20"/>
                <w:szCs w:val="18"/>
              </w:rPr>
              <w:t>Wifi</w:t>
            </w:r>
          </w:p>
        </w:tc>
        <w:tc>
          <w:tcPr>
            <w:tcW w:w="1666" w:type="pct"/>
          </w:tcPr>
          <w:p w14:paraId="48432FB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1ED98857" w14:textId="77777777" w:rsidR="001179A1" w:rsidRDefault="001179A1" w:rsidP="001179A1">
      <w:pPr>
        <w:pStyle w:val="51"/>
      </w:pPr>
      <w:r>
        <w:rPr>
          <w:rFonts w:hint="eastAsia"/>
        </w:rPr>
        <w:t>データモデル</w:t>
      </w:r>
    </w:p>
    <w:p w14:paraId="1A502861" w14:textId="36FE798C" w:rsidR="001179A1" w:rsidRDefault="00285AFC" w:rsidP="001179A1">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29B5F6A3" w14:textId="30C68B75" w:rsidR="006258D7" w:rsidRDefault="006258D7" w:rsidP="001179A1">
      <w:pPr>
        <w:pStyle w:val="aa"/>
        <w:ind w:left="360" w:firstLine="240"/>
      </w:pPr>
      <w:r>
        <w:rPr>
          <w:rFonts w:hint="eastAsia"/>
          <w:noProof/>
        </w:rPr>
        <w:lastRenderedPageBreak/>
        <w:drawing>
          <wp:inline distT="0" distB="0" distL="0" distR="0" wp14:anchorId="2FDD97F9" wp14:editId="5FA929B7">
            <wp:extent cx="4914900" cy="1009650"/>
            <wp:effectExtent l="0" t="0" r="0" b="19050"/>
            <wp:docPr id="19" name="図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E0D8E0" w14:textId="77777777" w:rsidR="006258D7" w:rsidRDefault="006258D7" w:rsidP="001179A1">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1701"/>
        <w:gridCol w:w="5670"/>
      </w:tblGrid>
      <w:tr w:rsidR="00DB07DD" w:rsidRPr="00B14D18" w14:paraId="02674100"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1D9150" w14:textId="1660ACAF" w:rsidR="00DB07DD"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B0C4CD" w14:textId="525F7523"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0130A" w14:textId="74A79AAA"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DB07DD" w:rsidRPr="00B14D18" w14:paraId="4F7676E7"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tcPr>
          <w:p w14:paraId="47207365"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7952" w14:textId="105C7C7D"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SSID</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386A50B"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公衆無線LANのSSIDを記載。</w:t>
            </w:r>
          </w:p>
        </w:tc>
      </w:tr>
      <w:tr w:rsidR="00DB07DD" w:rsidRPr="00B14D18" w14:paraId="5610AC5F" w14:textId="77777777" w:rsidTr="00BA4F5B">
        <w:trPr>
          <w:trHeight w:val="419"/>
        </w:trPr>
        <w:tc>
          <w:tcPr>
            <w:tcW w:w="708" w:type="dxa"/>
            <w:tcBorders>
              <w:top w:val="nil"/>
              <w:left w:val="single" w:sz="4" w:space="0" w:color="auto"/>
              <w:bottom w:val="single" w:sz="4" w:space="0" w:color="auto"/>
              <w:right w:val="single" w:sz="4" w:space="0" w:color="auto"/>
            </w:tcBorders>
          </w:tcPr>
          <w:p w14:paraId="33EA430A"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EBC68F1" w14:textId="42F7B51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提供エリア</w:t>
            </w:r>
          </w:p>
        </w:tc>
        <w:tc>
          <w:tcPr>
            <w:tcW w:w="5670" w:type="dxa"/>
            <w:tcBorders>
              <w:top w:val="nil"/>
              <w:left w:val="nil"/>
              <w:bottom w:val="single" w:sz="4" w:space="0" w:color="auto"/>
              <w:right w:val="single" w:sz="4" w:space="0" w:color="auto"/>
            </w:tcBorders>
            <w:shd w:val="clear" w:color="auto" w:fill="auto"/>
            <w:vAlign w:val="center"/>
            <w:hideMark/>
          </w:tcPr>
          <w:p w14:paraId="7F2C003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公衆無線LANの設置施設の施設内の提供エリアを記載。</w:t>
            </w:r>
          </w:p>
        </w:tc>
      </w:tr>
      <w:tr w:rsidR="00DB07DD" w:rsidRPr="00B14D18" w14:paraId="3A742835" w14:textId="77777777" w:rsidTr="00BA4F5B">
        <w:trPr>
          <w:trHeight w:val="127"/>
        </w:trPr>
        <w:tc>
          <w:tcPr>
            <w:tcW w:w="708" w:type="dxa"/>
            <w:tcBorders>
              <w:top w:val="nil"/>
              <w:left w:val="single" w:sz="4" w:space="0" w:color="auto"/>
              <w:bottom w:val="single" w:sz="4" w:space="0" w:color="auto"/>
              <w:right w:val="single" w:sz="4" w:space="0" w:color="auto"/>
            </w:tcBorders>
          </w:tcPr>
          <w:p w14:paraId="4255D61F"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8B19E7D" w14:textId="3D1AA5C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URL</w:t>
            </w:r>
          </w:p>
        </w:tc>
        <w:tc>
          <w:tcPr>
            <w:tcW w:w="5670" w:type="dxa"/>
            <w:tcBorders>
              <w:top w:val="nil"/>
              <w:left w:val="nil"/>
              <w:bottom w:val="single" w:sz="4" w:space="0" w:color="auto"/>
              <w:right w:val="single" w:sz="4" w:space="0" w:color="auto"/>
            </w:tcBorders>
            <w:shd w:val="clear" w:color="auto" w:fill="auto"/>
            <w:vAlign w:val="center"/>
            <w:hideMark/>
          </w:tcPr>
          <w:p w14:paraId="4E01E9D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公衆無線LANの設置施設のWebサイトのURLを記載。</w:t>
            </w:r>
          </w:p>
        </w:tc>
      </w:tr>
    </w:tbl>
    <w:p w14:paraId="58DC676F" w14:textId="10AEABB5" w:rsidR="00AE3429" w:rsidRDefault="00243930" w:rsidP="00E878F4">
      <w:pPr>
        <w:pStyle w:val="32"/>
      </w:pPr>
      <w:bookmarkStart w:id="112" w:name="_Toc103599997"/>
      <w:r>
        <w:rPr>
          <w:rFonts w:hint="eastAsia"/>
        </w:rPr>
        <w:t>公衆トイレ</w:t>
      </w:r>
      <w:bookmarkEnd w:id="112"/>
    </w:p>
    <w:p w14:paraId="17FDF72D" w14:textId="67CA3833" w:rsidR="00285AFC" w:rsidRPr="00285AFC" w:rsidRDefault="00285AFC" w:rsidP="00285AFC">
      <w:pPr>
        <w:pStyle w:val="a8"/>
        <w:ind w:left="120" w:firstLine="240"/>
      </w:pPr>
      <w:r>
        <w:rPr>
          <w:rFonts w:hint="eastAsia"/>
        </w:rPr>
        <w:t>公衆トイレの情報を以下に</w:t>
      </w:r>
      <w:r w:rsidR="00BF7352">
        <w:rPr>
          <w:rFonts w:hint="eastAsia"/>
        </w:rPr>
        <w:t>示します</w:t>
      </w:r>
      <w:r>
        <w:rPr>
          <w:rFonts w:hint="eastAsia"/>
        </w:rPr>
        <w:t>。</w:t>
      </w:r>
    </w:p>
    <w:p w14:paraId="6F7EBAD4" w14:textId="327E9363" w:rsidR="001179A1" w:rsidRDefault="004521EB" w:rsidP="001F162B">
      <w:pPr>
        <w:pStyle w:val="51"/>
        <w:numPr>
          <w:ilvl w:val="4"/>
          <w:numId w:val="28"/>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54136164" w14:textId="77777777" w:rsidTr="000D78AE">
        <w:tc>
          <w:tcPr>
            <w:tcW w:w="1667" w:type="pct"/>
            <w:shd w:val="clear" w:color="auto" w:fill="D9D9D9" w:themeFill="background1" w:themeFillShade="D9"/>
          </w:tcPr>
          <w:p w14:paraId="6BD24036"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F658B7"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B6637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A5657E1" w14:textId="77777777" w:rsidTr="007F2DBA">
        <w:tc>
          <w:tcPr>
            <w:tcW w:w="1667" w:type="pct"/>
          </w:tcPr>
          <w:p w14:paraId="068C0EE6" w14:textId="68E4BE1E" w:rsidR="001179A1" w:rsidRPr="0097334B" w:rsidRDefault="00AA77E1"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462451AA" w14:textId="12D75E83" w:rsidR="001179A1" w:rsidRPr="0097334B" w:rsidRDefault="003F0F2A"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7A5DC4D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r w:rsidR="00154740" w:rsidRPr="00B7091E" w14:paraId="3265A238" w14:textId="77777777" w:rsidTr="007F2DBA">
        <w:tc>
          <w:tcPr>
            <w:tcW w:w="1667" w:type="pct"/>
          </w:tcPr>
          <w:p w14:paraId="50582638" w14:textId="7697160E" w:rsidR="00154740" w:rsidRDefault="00154740"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60BF10AD" w14:textId="0D46A436" w:rsidR="00154740" w:rsidRDefault="00154740"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1CEFB0FD" w14:textId="2FBBB39E" w:rsidR="00154740" w:rsidRPr="0097334B" w:rsidRDefault="00154740" w:rsidP="00154740">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E954218" w14:textId="77777777" w:rsidR="001179A1" w:rsidRDefault="001179A1" w:rsidP="001179A1">
      <w:pPr>
        <w:pStyle w:val="51"/>
      </w:pPr>
      <w:r>
        <w:rPr>
          <w:rFonts w:hint="eastAsia"/>
        </w:rPr>
        <w:t>データモデル</w:t>
      </w:r>
    </w:p>
    <w:p w14:paraId="5F155867" w14:textId="4EE68459"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7C702867" w14:textId="77777777" w:rsidR="00154740" w:rsidRDefault="00154740" w:rsidP="001179A1">
      <w:pPr>
        <w:pStyle w:val="aa"/>
        <w:ind w:left="360" w:firstLine="240"/>
      </w:pPr>
    </w:p>
    <w:p w14:paraId="633B9CC8" w14:textId="3FE69D8C" w:rsidR="00DB07DD" w:rsidRDefault="00DB07DD" w:rsidP="001179A1">
      <w:pPr>
        <w:pStyle w:val="aa"/>
        <w:ind w:left="360" w:firstLine="240"/>
      </w:pPr>
      <w:r>
        <w:rPr>
          <w:rFonts w:hint="eastAsia"/>
          <w:noProof/>
        </w:rPr>
        <w:drawing>
          <wp:inline distT="0" distB="0" distL="0" distR="0" wp14:anchorId="733359AA" wp14:editId="17410A38">
            <wp:extent cx="4914900" cy="1009650"/>
            <wp:effectExtent l="0" t="0" r="0" b="19050"/>
            <wp:docPr id="37" name="図表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0D36DAEE" w14:textId="77777777" w:rsidR="00DB07DD" w:rsidRDefault="00DB07DD" w:rsidP="001179A1">
      <w:pPr>
        <w:pStyle w:val="aa"/>
        <w:ind w:left="360" w:firstLine="240"/>
      </w:pPr>
    </w:p>
    <w:tbl>
      <w:tblPr>
        <w:tblW w:w="0" w:type="auto"/>
        <w:tblInd w:w="421" w:type="dxa"/>
        <w:tblCellMar>
          <w:left w:w="99" w:type="dxa"/>
          <w:right w:w="99" w:type="dxa"/>
        </w:tblCellMar>
        <w:tblLook w:val="04A0" w:firstRow="1" w:lastRow="0" w:firstColumn="1" w:lastColumn="0" w:noHBand="0" w:noVBand="1"/>
      </w:tblPr>
      <w:tblGrid>
        <w:gridCol w:w="708"/>
        <w:gridCol w:w="2410"/>
        <w:gridCol w:w="4535"/>
      </w:tblGrid>
      <w:tr w:rsidR="000D78AE" w:rsidRPr="00002BFC" w14:paraId="49329975" w14:textId="77777777" w:rsidTr="00154740">
        <w:trPr>
          <w:trHeight w:val="25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71AD" w14:textId="5691C0E9"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3BFB9D" w14:textId="2675A6E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53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9A7E615" w14:textId="2DE20FBB"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0D78AE" w:rsidRPr="00002BFC" w14:paraId="05D24DCD" w14:textId="77777777" w:rsidTr="008C5E0D">
        <w:trPr>
          <w:trHeight w:val="361"/>
        </w:trPr>
        <w:tc>
          <w:tcPr>
            <w:tcW w:w="708" w:type="dxa"/>
            <w:tcBorders>
              <w:top w:val="single" w:sz="4" w:space="0" w:color="auto"/>
              <w:left w:val="single" w:sz="4" w:space="0" w:color="auto"/>
              <w:bottom w:val="single" w:sz="4" w:space="0" w:color="auto"/>
              <w:right w:val="single" w:sz="4" w:space="0" w:color="auto"/>
            </w:tcBorders>
            <w:vAlign w:val="center"/>
          </w:tcPr>
          <w:p w14:paraId="0EFA9C8D" w14:textId="7F1EC0CB"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A3E48" w14:textId="5289E3F2"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w:t>
            </w:r>
          </w:p>
        </w:tc>
        <w:tc>
          <w:tcPr>
            <w:tcW w:w="4535" w:type="dxa"/>
            <w:tcBorders>
              <w:top w:val="single" w:sz="4" w:space="0" w:color="auto"/>
              <w:left w:val="nil"/>
              <w:bottom w:val="single" w:sz="4" w:space="0" w:color="auto"/>
              <w:right w:val="single" w:sz="4" w:space="0" w:color="auto"/>
            </w:tcBorders>
            <w:shd w:val="clear" w:color="auto" w:fill="auto"/>
            <w:vAlign w:val="center"/>
            <w:hideMark/>
          </w:tcPr>
          <w:p w14:paraId="70624A89" w14:textId="01D57AE9"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車椅子使用者用トイレの設置有無を記載。</w:t>
            </w:r>
            <w:r>
              <w:rPr>
                <w:rFonts w:hint="eastAsia"/>
                <w:sz w:val="20"/>
                <w:szCs w:val="20"/>
              </w:rPr>
              <w:t>有(1)無(0)</w:t>
            </w:r>
          </w:p>
        </w:tc>
      </w:tr>
      <w:tr w:rsidR="000D78AE" w:rsidRPr="00002BFC" w14:paraId="6475BF2F" w14:textId="77777777" w:rsidTr="008C5E0D">
        <w:trPr>
          <w:trHeight w:val="558"/>
        </w:trPr>
        <w:tc>
          <w:tcPr>
            <w:tcW w:w="708" w:type="dxa"/>
            <w:tcBorders>
              <w:top w:val="nil"/>
              <w:left w:val="single" w:sz="4" w:space="0" w:color="auto"/>
              <w:bottom w:val="single" w:sz="4" w:space="0" w:color="auto"/>
              <w:right w:val="single" w:sz="4" w:space="0" w:color="auto"/>
            </w:tcBorders>
            <w:vAlign w:val="center"/>
          </w:tcPr>
          <w:p w14:paraId="25FFDA0A" w14:textId="34F6BD9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FFF77D4" w14:textId="3F54745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w:t>
            </w:r>
          </w:p>
        </w:tc>
        <w:tc>
          <w:tcPr>
            <w:tcW w:w="4535" w:type="dxa"/>
            <w:tcBorders>
              <w:top w:val="nil"/>
              <w:left w:val="nil"/>
              <w:bottom w:val="single" w:sz="4" w:space="0" w:color="auto"/>
              <w:right w:val="single" w:sz="4" w:space="0" w:color="auto"/>
            </w:tcBorders>
            <w:shd w:val="clear" w:color="auto" w:fill="auto"/>
            <w:vAlign w:val="center"/>
            <w:hideMark/>
          </w:tcPr>
          <w:p w14:paraId="707F7343" w14:textId="75D8F77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乳幼児用設備設置トイレの設置有無を記載。</w:t>
            </w:r>
            <w:r>
              <w:rPr>
                <w:rFonts w:hint="eastAsia"/>
                <w:sz w:val="20"/>
                <w:szCs w:val="20"/>
              </w:rPr>
              <w:t>有(1)無(0)</w:t>
            </w:r>
          </w:p>
        </w:tc>
      </w:tr>
      <w:tr w:rsidR="000D78AE" w:rsidRPr="00002BFC" w14:paraId="395DD12E" w14:textId="77777777" w:rsidTr="008C5E0D">
        <w:trPr>
          <w:trHeight w:val="528"/>
        </w:trPr>
        <w:tc>
          <w:tcPr>
            <w:tcW w:w="708" w:type="dxa"/>
            <w:tcBorders>
              <w:top w:val="nil"/>
              <w:left w:val="single" w:sz="4" w:space="0" w:color="auto"/>
              <w:bottom w:val="single" w:sz="4" w:space="0" w:color="auto"/>
              <w:right w:val="single" w:sz="4" w:space="0" w:color="auto"/>
            </w:tcBorders>
            <w:vAlign w:val="center"/>
          </w:tcPr>
          <w:p w14:paraId="6EB8E5A3" w14:textId="78D3A0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14345301" w14:textId="635C8075"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w:t>
            </w:r>
          </w:p>
        </w:tc>
        <w:tc>
          <w:tcPr>
            <w:tcW w:w="4535" w:type="dxa"/>
            <w:tcBorders>
              <w:top w:val="nil"/>
              <w:left w:val="nil"/>
              <w:bottom w:val="single" w:sz="4" w:space="0" w:color="auto"/>
              <w:right w:val="single" w:sz="4" w:space="0" w:color="auto"/>
            </w:tcBorders>
            <w:shd w:val="clear" w:color="auto" w:fill="auto"/>
            <w:vAlign w:val="center"/>
            <w:hideMark/>
          </w:tcPr>
          <w:p w14:paraId="4643FD6B" w14:textId="1F9A5A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オストメイト設置トイレの設置有無を記載。</w:t>
            </w:r>
            <w:r>
              <w:rPr>
                <w:rFonts w:hint="eastAsia"/>
                <w:sz w:val="20"/>
                <w:szCs w:val="20"/>
              </w:rPr>
              <w:t>有(1)無(0)</w:t>
            </w:r>
          </w:p>
        </w:tc>
      </w:tr>
    </w:tbl>
    <w:p w14:paraId="5DDA34E6" w14:textId="69C50940" w:rsidR="00285AFC" w:rsidRDefault="00285AFC" w:rsidP="00285AFC">
      <w:pPr>
        <w:pStyle w:val="aa"/>
        <w:ind w:left="360" w:firstLine="240"/>
      </w:pPr>
      <w:r>
        <w:rPr>
          <w:rFonts w:hint="eastAsia"/>
        </w:rPr>
        <w:t>推奨データセットに</w:t>
      </w:r>
      <w:r w:rsidR="00DB07DD">
        <w:rPr>
          <w:rFonts w:hint="eastAsia"/>
        </w:rPr>
        <w:t>は</w:t>
      </w:r>
      <w:r>
        <w:rPr>
          <w:rFonts w:hint="eastAsia"/>
        </w:rPr>
        <w:t>便器の数も</w:t>
      </w:r>
      <w:r w:rsidR="00DB07DD">
        <w:rPr>
          <w:rFonts w:hint="eastAsia"/>
        </w:rPr>
        <w:t>データ項目として</w:t>
      </w:r>
      <w:r>
        <w:rPr>
          <w:rFonts w:hint="eastAsia"/>
        </w:rPr>
        <w:t>あ</w:t>
      </w:r>
      <w:r w:rsidR="00DB07DD">
        <w:rPr>
          <w:rFonts w:hint="eastAsia"/>
        </w:rPr>
        <w:t>ります</w:t>
      </w:r>
      <w:r>
        <w:rPr>
          <w:rFonts w:hint="eastAsia"/>
        </w:rPr>
        <w:t>が省略可能</w:t>
      </w:r>
      <w:r w:rsidR="00BF7352">
        <w:rPr>
          <w:rFonts w:hint="eastAsia"/>
        </w:rPr>
        <w:t>とします</w:t>
      </w:r>
      <w:r>
        <w:rPr>
          <w:rFonts w:hint="eastAsia"/>
        </w:rPr>
        <w:t>。</w:t>
      </w:r>
    </w:p>
    <w:p w14:paraId="125AB457" w14:textId="77777777" w:rsidR="00AE6327" w:rsidRDefault="00AE6327" w:rsidP="0015021B">
      <w:pPr>
        <w:pStyle w:val="51"/>
      </w:pPr>
      <w:r>
        <w:rPr>
          <w:rFonts w:hint="eastAsia"/>
        </w:rPr>
        <w:lastRenderedPageBreak/>
        <w:t>既存データモデル</w:t>
      </w:r>
    </w:p>
    <w:p w14:paraId="2639CC2D" w14:textId="67050D3C" w:rsidR="00AE6327" w:rsidRDefault="00285AFC">
      <w:pPr>
        <w:pStyle w:val="6"/>
      </w:pPr>
      <w:r>
        <w:t>S</w:t>
      </w:r>
      <w:r>
        <w:rPr>
          <w:rFonts w:hint="eastAsia"/>
        </w:rPr>
        <w:t>chema.org</w:t>
      </w:r>
    </w:p>
    <w:p w14:paraId="47D9AAA3" w14:textId="1206E989" w:rsidR="00285AFC" w:rsidRPr="00285AFC" w:rsidRDefault="00154740" w:rsidP="00DE2F8B">
      <w:pPr>
        <w:pStyle w:val="afd"/>
      </w:pPr>
      <w:r w:rsidRPr="00F65C35">
        <w:t>PublicToilet</w:t>
      </w:r>
      <w:r w:rsidR="00285AFC">
        <w:rPr>
          <w:rFonts w:hint="eastAsia"/>
        </w:rPr>
        <w:t>のモデルが参照でき</w:t>
      </w:r>
      <w:r w:rsidR="00DB07DD">
        <w:rPr>
          <w:rFonts w:hint="eastAsia"/>
        </w:rPr>
        <w:t>ます</w:t>
      </w:r>
      <w:r w:rsidR="00285AFC">
        <w:rPr>
          <w:rFonts w:hint="eastAsia"/>
        </w:rPr>
        <w:t>。</w:t>
      </w:r>
    </w:p>
    <w:p w14:paraId="22AD2D40" w14:textId="64362EEF" w:rsidR="00243930" w:rsidRDefault="00243930" w:rsidP="00E878F4">
      <w:pPr>
        <w:pStyle w:val="32"/>
      </w:pPr>
      <w:bookmarkStart w:id="113" w:name="_Toc103599998"/>
      <w:r>
        <w:rPr>
          <w:rFonts w:hint="eastAsia"/>
        </w:rPr>
        <w:t>消防水利施設</w:t>
      </w:r>
      <w:bookmarkEnd w:id="113"/>
    </w:p>
    <w:p w14:paraId="0DB3683C" w14:textId="10F67C70" w:rsidR="00285AFC" w:rsidRPr="00285AFC" w:rsidRDefault="00285AFC" w:rsidP="00285AFC">
      <w:pPr>
        <w:pStyle w:val="a8"/>
        <w:ind w:left="120" w:firstLine="240"/>
      </w:pPr>
      <w:r>
        <w:rPr>
          <w:rFonts w:hint="eastAsia"/>
        </w:rPr>
        <w:t>消火栓などの消防水利施設の情報を以下に</w:t>
      </w:r>
      <w:r w:rsidR="00BF7352">
        <w:rPr>
          <w:rFonts w:hint="eastAsia"/>
        </w:rPr>
        <w:t>示します</w:t>
      </w:r>
      <w:r>
        <w:rPr>
          <w:rFonts w:hint="eastAsia"/>
        </w:rPr>
        <w:t>。</w:t>
      </w:r>
    </w:p>
    <w:p w14:paraId="0F81E9C4" w14:textId="2CF6F38B" w:rsidR="001179A1" w:rsidRDefault="004521EB"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166D30C" w14:textId="77777777" w:rsidTr="00D21883">
        <w:tc>
          <w:tcPr>
            <w:tcW w:w="1667" w:type="pct"/>
            <w:shd w:val="clear" w:color="auto" w:fill="D9D9D9" w:themeFill="background1" w:themeFillShade="D9"/>
          </w:tcPr>
          <w:p w14:paraId="05F1C3E5"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6F4EACE"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CE0A6A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AFADEED" w14:textId="77777777" w:rsidTr="007F2DBA">
        <w:tc>
          <w:tcPr>
            <w:tcW w:w="1667" w:type="pct"/>
          </w:tcPr>
          <w:p w14:paraId="10BB66E7" w14:textId="7BEE148C" w:rsidR="001179A1" w:rsidRPr="0097334B" w:rsidRDefault="00DE2712" w:rsidP="00154740">
            <w:pPr>
              <w:pStyle w:val="aa"/>
              <w:snapToGrid w:val="0"/>
              <w:ind w:leftChars="0" w:left="0" w:firstLineChars="0" w:firstLine="0"/>
              <w:rPr>
                <w:sz w:val="20"/>
                <w:szCs w:val="18"/>
              </w:rPr>
            </w:pPr>
            <w:r>
              <w:rPr>
                <w:rFonts w:hint="eastAsia"/>
                <w:sz w:val="20"/>
                <w:szCs w:val="18"/>
              </w:rPr>
              <w:t>消防水利施設</w:t>
            </w:r>
          </w:p>
        </w:tc>
        <w:tc>
          <w:tcPr>
            <w:tcW w:w="1667" w:type="pct"/>
          </w:tcPr>
          <w:p w14:paraId="006762FF" w14:textId="72F15BA7" w:rsidR="001179A1" w:rsidRPr="0097334B" w:rsidRDefault="00DE2712" w:rsidP="00154740">
            <w:pPr>
              <w:pStyle w:val="aa"/>
              <w:snapToGrid w:val="0"/>
              <w:ind w:leftChars="0" w:left="0" w:firstLineChars="0" w:firstLine="0"/>
              <w:rPr>
                <w:sz w:val="20"/>
                <w:szCs w:val="18"/>
              </w:rPr>
            </w:pPr>
            <w:r>
              <w:rPr>
                <w:rFonts w:hint="eastAsia"/>
                <w:sz w:val="20"/>
                <w:szCs w:val="18"/>
              </w:rPr>
              <w:t>Water supply for fire</w:t>
            </w:r>
          </w:p>
        </w:tc>
        <w:tc>
          <w:tcPr>
            <w:tcW w:w="1667" w:type="pct"/>
          </w:tcPr>
          <w:p w14:paraId="194D712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638A6416" w14:textId="77777777" w:rsidR="001179A1" w:rsidRDefault="001179A1" w:rsidP="001179A1">
      <w:pPr>
        <w:pStyle w:val="51"/>
      </w:pPr>
      <w:r>
        <w:rPr>
          <w:rFonts w:hint="eastAsia"/>
        </w:rPr>
        <w:t>データモデル</w:t>
      </w:r>
    </w:p>
    <w:p w14:paraId="4F2E8585" w14:textId="41322C05" w:rsidR="001179A1" w:rsidRDefault="00285AFC" w:rsidP="001179A1">
      <w:pPr>
        <w:pStyle w:val="aa"/>
        <w:ind w:left="360" w:firstLine="240"/>
      </w:pPr>
      <w:r>
        <w:rPr>
          <w:rFonts w:hint="eastAsia"/>
        </w:rPr>
        <w:t>設備</w:t>
      </w:r>
      <w:r w:rsidR="001179A1">
        <w:rPr>
          <w:rFonts w:hint="eastAsia"/>
        </w:rPr>
        <w:t>の</w:t>
      </w:r>
      <w:r w:rsidR="008C5E0D">
        <w:rPr>
          <w:rFonts w:hint="eastAsia"/>
        </w:rPr>
        <w:t>基本モデルに、目的別追加データ項目として以下を付加して利用します。</w:t>
      </w:r>
      <w:r>
        <w:rPr>
          <w:rFonts w:hint="eastAsia"/>
        </w:rPr>
        <w:t>利用可能時間などは省略可能</w:t>
      </w:r>
      <w:r w:rsidR="00BF7352">
        <w:rPr>
          <w:rFonts w:hint="eastAsia"/>
        </w:rPr>
        <w:t>です</w:t>
      </w:r>
      <w:r>
        <w:rPr>
          <w:rFonts w:hint="eastAsia"/>
        </w:rPr>
        <w:t>。</w:t>
      </w:r>
    </w:p>
    <w:p w14:paraId="3CCF92CF" w14:textId="77777777" w:rsidR="00154740" w:rsidRDefault="00154740" w:rsidP="001179A1">
      <w:pPr>
        <w:pStyle w:val="aa"/>
        <w:ind w:left="360" w:firstLine="240"/>
      </w:pPr>
    </w:p>
    <w:p w14:paraId="2422AEDF" w14:textId="7A856597" w:rsidR="004C4141" w:rsidRDefault="00DB07DD" w:rsidP="004C4141">
      <w:pPr>
        <w:pStyle w:val="a8"/>
        <w:ind w:left="120" w:firstLine="240"/>
      </w:pPr>
      <w:r>
        <w:rPr>
          <w:rFonts w:hint="eastAsia"/>
          <w:noProof/>
        </w:rPr>
        <w:drawing>
          <wp:inline distT="0" distB="0" distL="0" distR="0" wp14:anchorId="0602201E" wp14:editId="5CCE7CE3">
            <wp:extent cx="4914900" cy="1009650"/>
            <wp:effectExtent l="0" t="0" r="0" b="19050"/>
            <wp:docPr id="38" name="図表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6A975128" w14:textId="77777777" w:rsidR="00B17745" w:rsidRPr="00243930" w:rsidRDefault="00B17745" w:rsidP="004C4141">
      <w:pPr>
        <w:pStyle w:val="a8"/>
        <w:ind w:left="120" w:firstLine="240"/>
      </w:pPr>
    </w:p>
    <w:tbl>
      <w:tblPr>
        <w:tblW w:w="8079" w:type="dxa"/>
        <w:tblInd w:w="421" w:type="dxa"/>
        <w:tblCellMar>
          <w:left w:w="99" w:type="dxa"/>
          <w:right w:w="99" w:type="dxa"/>
        </w:tblCellMar>
        <w:tblLook w:val="04A0" w:firstRow="1" w:lastRow="0" w:firstColumn="1" w:lastColumn="0" w:noHBand="0" w:noVBand="1"/>
      </w:tblPr>
      <w:tblGrid>
        <w:gridCol w:w="708"/>
        <w:gridCol w:w="1560"/>
        <w:gridCol w:w="5811"/>
      </w:tblGrid>
      <w:tr w:rsidR="00BA4F5B" w:rsidRPr="006E3365" w14:paraId="784064F2" w14:textId="77777777" w:rsidTr="00BA4F5B">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3CB348" w14:textId="13DDC0F9" w:rsidR="00BA4F5B"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69E947" w14:textId="15A2C3C2"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CD37BC8" w14:textId="32FDFED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6E3365" w14:paraId="1D01E043" w14:textId="77777777" w:rsidTr="00BA4F5B">
        <w:trPr>
          <w:trHeight w:val="405"/>
        </w:trPr>
        <w:tc>
          <w:tcPr>
            <w:tcW w:w="708" w:type="dxa"/>
            <w:tcBorders>
              <w:top w:val="nil"/>
              <w:left w:val="single" w:sz="4" w:space="0" w:color="auto"/>
              <w:bottom w:val="single" w:sz="4" w:space="0" w:color="auto"/>
              <w:right w:val="single" w:sz="4" w:space="0" w:color="auto"/>
            </w:tcBorders>
          </w:tcPr>
          <w:p w14:paraId="214F2FDF" w14:textId="0771C113"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51DF2BD7" w14:textId="53B6A7C6"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種別</w:t>
            </w:r>
          </w:p>
        </w:tc>
        <w:tc>
          <w:tcPr>
            <w:tcW w:w="5811" w:type="dxa"/>
            <w:tcBorders>
              <w:top w:val="nil"/>
              <w:left w:val="nil"/>
              <w:bottom w:val="single" w:sz="4" w:space="0" w:color="auto"/>
              <w:right w:val="single" w:sz="4" w:space="0" w:color="auto"/>
            </w:tcBorders>
            <w:shd w:val="clear" w:color="auto" w:fill="auto"/>
            <w:vAlign w:val="center"/>
            <w:hideMark/>
          </w:tcPr>
          <w:p w14:paraId="4CF98F79" w14:textId="17DE5E31"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消防水利施設の種類を記載。</w:t>
            </w:r>
          </w:p>
        </w:tc>
      </w:tr>
      <w:tr w:rsidR="00BA4F5B" w:rsidRPr="006E3365" w14:paraId="0C3BDD2C" w14:textId="77777777" w:rsidTr="00BA4F5B">
        <w:trPr>
          <w:trHeight w:val="174"/>
        </w:trPr>
        <w:tc>
          <w:tcPr>
            <w:tcW w:w="708" w:type="dxa"/>
            <w:tcBorders>
              <w:top w:val="nil"/>
              <w:left w:val="single" w:sz="4" w:space="0" w:color="auto"/>
              <w:bottom w:val="single" w:sz="4" w:space="0" w:color="auto"/>
              <w:right w:val="single" w:sz="4" w:space="0" w:color="auto"/>
            </w:tcBorders>
          </w:tcPr>
          <w:p w14:paraId="04B151DE" w14:textId="5FE2897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799ACC7" w14:textId="75EC48CA"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口径</w:t>
            </w:r>
          </w:p>
        </w:tc>
        <w:tc>
          <w:tcPr>
            <w:tcW w:w="5811" w:type="dxa"/>
            <w:tcBorders>
              <w:top w:val="nil"/>
              <w:left w:val="nil"/>
              <w:bottom w:val="single" w:sz="4" w:space="0" w:color="auto"/>
              <w:right w:val="single" w:sz="4" w:space="0" w:color="auto"/>
            </w:tcBorders>
            <w:shd w:val="clear" w:color="auto" w:fill="auto"/>
            <w:vAlign w:val="center"/>
            <w:hideMark/>
          </w:tcPr>
          <w:p w14:paraId="013C9564" w14:textId="77777777"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消防水利施設が対応する口径をミリメートル単位で記載。</w:t>
            </w:r>
          </w:p>
        </w:tc>
      </w:tr>
    </w:tbl>
    <w:p w14:paraId="331244AF" w14:textId="796E89A7" w:rsidR="00243930" w:rsidRDefault="00550C04" w:rsidP="00614D8A">
      <w:pPr>
        <w:pStyle w:val="51"/>
      </w:pPr>
      <w:r>
        <w:rPr>
          <w:rFonts w:hint="eastAsia"/>
        </w:rPr>
        <w:t>データ項目に選択肢があるときの候補</w:t>
      </w:r>
    </w:p>
    <w:p w14:paraId="5CCA3E33" w14:textId="313C3561" w:rsidR="00614D8A" w:rsidRDefault="00614D8A">
      <w:pPr>
        <w:pStyle w:val="6"/>
      </w:pPr>
      <w:r>
        <w:rPr>
          <w:rFonts w:hint="eastAsia"/>
        </w:rPr>
        <w:t>オープンデータの推奨データセット</w:t>
      </w:r>
    </w:p>
    <w:p w14:paraId="6DD89517" w14:textId="22FFC8C1" w:rsidR="00614D8A" w:rsidRPr="00614D8A" w:rsidRDefault="00DC2589" w:rsidP="00DE2F8B">
      <w:pPr>
        <w:pStyle w:val="afd"/>
      </w:pPr>
      <w:r>
        <w:rPr>
          <w:rFonts w:hint="eastAsia"/>
        </w:rPr>
        <w:t>種別のデータ項目は、</w:t>
      </w:r>
      <w:r w:rsidR="00614D8A">
        <w:rPr>
          <w:rFonts w:hint="eastAsia"/>
        </w:rPr>
        <w:t>以下から選択する。</w:t>
      </w:r>
    </w:p>
    <w:p w14:paraId="309DEABB" w14:textId="59B76414" w:rsidR="009F75F0" w:rsidRPr="00154740" w:rsidRDefault="009F75F0" w:rsidP="00154740">
      <w:pPr>
        <w:pStyle w:val="affd"/>
        <w:ind w:leftChars="600" w:left="1440"/>
        <w:rPr>
          <w:sz w:val="20"/>
          <w:szCs w:val="18"/>
        </w:rPr>
      </w:pPr>
      <w:r w:rsidRPr="00154740">
        <w:rPr>
          <w:rFonts w:hint="eastAsia"/>
          <w:sz w:val="20"/>
          <w:szCs w:val="18"/>
        </w:rPr>
        <w:t>消火栓</w:t>
      </w:r>
      <w:r w:rsidR="004A7348" w:rsidRPr="00154740">
        <w:rPr>
          <w:rFonts w:hint="eastAsia"/>
          <w:sz w:val="20"/>
          <w:szCs w:val="18"/>
        </w:rPr>
        <w:t>、</w:t>
      </w:r>
      <w:r w:rsidRPr="00154740">
        <w:rPr>
          <w:rFonts w:hint="eastAsia"/>
          <w:sz w:val="20"/>
          <w:szCs w:val="18"/>
        </w:rPr>
        <w:t>私設消火栓</w:t>
      </w:r>
      <w:r w:rsidR="004A7348" w:rsidRPr="00154740">
        <w:rPr>
          <w:rFonts w:hint="eastAsia"/>
          <w:sz w:val="20"/>
          <w:szCs w:val="18"/>
        </w:rPr>
        <w:t>、</w:t>
      </w:r>
      <w:r w:rsidRPr="00154740">
        <w:rPr>
          <w:rFonts w:hint="eastAsia"/>
          <w:sz w:val="20"/>
          <w:szCs w:val="18"/>
        </w:rPr>
        <w:t>防火水そう</w:t>
      </w:r>
      <w:r w:rsidR="004A7348" w:rsidRPr="00154740">
        <w:rPr>
          <w:rFonts w:hint="eastAsia"/>
          <w:sz w:val="20"/>
          <w:szCs w:val="18"/>
        </w:rPr>
        <w:t>、</w:t>
      </w:r>
      <w:r w:rsidRPr="00154740">
        <w:rPr>
          <w:rFonts w:hint="eastAsia"/>
          <w:sz w:val="20"/>
          <w:szCs w:val="18"/>
        </w:rPr>
        <w:t>プール</w:t>
      </w:r>
      <w:r w:rsidR="004A7348" w:rsidRPr="00154740">
        <w:rPr>
          <w:rFonts w:hint="eastAsia"/>
          <w:sz w:val="20"/>
          <w:szCs w:val="18"/>
        </w:rPr>
        <w:t>、</w:t>
      </w:r>
      <w:r w:rsidRPr="00154740">
        <w:rPr>
          <w:rFonts w:hint="eastAsia"/>
          <w:sz w:val="20"/>
          <w:szCs w:val="18"/>
        </w:rPr>
        <w:t>河川・溝等</w:t>
      </w:r>
      <w:r w:rsidR="004A7348" w:rsidRPr="00154740">
        <w:rPr>
          <w:rFonts w:hint="eastAsia"/>
          <w:sz w:val="20"/>
          <w:szCs w:val="18"/>
        </w:rPr>
        <w:t>、</w:t>
      </w:r>
      <w:r w:rsidRPr="00154740">
        <w:rPr>
          <w:rFonts w:hint="eastAsia"/>
          <w:sz w:val="20"/>
          <w:szCs w:val="18"/>
        </w:rPr>
        <w:t>濠・池等</w:t>
      </w:r>
      <w:r w:rsidR="004A7348" w:rsidRPr="00154740">
        <w:rPr>
          <w:rFonts w:hint="eastAsia"/>
          <w:sz w:val="20"/>
          <w:szCs w:val="18"/>
        </w:rPr>
        <w:t>、</w:t>
      </w:r>
      <w:r w:rsidRPr="00154740">
        <w:rPr>
          <w:rFonts w:hint="eastAsia"/>
          <w:sz w:val="20"/>
          <w:szCs w:val="18"/>
        </w:rPr>
        <w:t>海・湖</w:t>
      </w:r>
      <w:r w:rsidR="004A7348" w:rsidRPr="00154740">
        <w:rPr>
          <w:rFonts w:hint="eastAsia"/>
          <w:sz w:val="20"/>
          <w:szCs w:val="18"/>
        </w:rPr>
        <w:t>、</w:t>
      </w:r>
      <w:r w:rsidRPr="00154740">
        <w:rPr>
          <w:rFonts w:hint="eastAsia"/>
          <w:sz w:val="20"/>
          <w:szCs w:val="18"/>
        </w:rPr>
        <w:t>井戸</w:t>
      </w:r>
      <w:r w:rsidR="004A7348" w:rsidRPr="00154740">
        <w:rPr>
          <w:rFonts w:hint="eastAsia"/>
          <w:sz w:val="20"/>
          <w:szCs w:val="18"/>
        </w:rPr>
        <w:t>、</w:t>
      </w:r>
      <w:r w:rsidRPr="00154740">
        <w:rPr>
          <w:rFonts w:hint="eastAsia"/>
          <w:sz w:val="20"/>
          <w:szCs w:val="18"/>
        </w:rPr>
        <w:t>下水道</w:t>
      </w:r>
      <w:r w:rsidR="004A7348" w:rsidRPr="00154740">
        <w:rPr>
          <w:rFonts w:hint="eastAsia"/>
          <w:sz w:val="20"/>
          <w:szCs w:val="18"/>
        </w:rPr>
        <w:t>、</w:t>
      </w:r>
      <w:r w:rsidRPr="00154740">
        <w:rPr>
          <w:rFonts w:hint="eastAsia"/>
          <w:sz w:val="20"/>
          <w:szCs w:val="18"/>
        </w:rPr>
        <w:t>その他</w:t>
      </w:r>
    </w:p>
    <w:p w14:paraId="3C922E34" w14:textId="3B5E3445" w:rsidR="00FD08FC" w:rsidRDefault="00FD08FC">
      <w:pPr>
        <w:pStyle w:val="22"/>
      </w:pPr>
      <w:r>
        <w:rPr>
          <w:rFonts w:hint="eastAsia"/>
        </w:rPr>
        <w:t xml:space="preserve">　　</w:t>
      </w:r>
      <w:bookmarkStart w:id="114" w:name="_Toc103599999"/>
      <w:r>
        <w:rPr>
          <w:rFonts w:hint="eastAsia"/>
        </w:rPr>
        <w:t>建物内</w:t>
      </w:r>
      <w:r w:rsidR="00BA4F5B">
        <w:rPr>
          <w:rFonts w:hint="eastAsia"/>
        </w:rPr>
        <w:t>・</w:t>
      </w:r>
      <w:r>
        <w:rPr>
          <w:rFonts w:hint="eastAsia"/>
        </w:rPr>
        <w:t>地下街</w:t>
      </w:r>
      <w:r w:rsidR="00BA4F5B">
        <w:rPr>
          <w:rFonts w:hint="eastAsia"/>
        </w:rPr>
        <w:t>・</w:t>
      </w:r>
      <w:r>
        <w:rPr>
          <w:rFonts w:hint="eastAsia"/>
        </w:rPr>
        <w:t>地下埋設物</w:t>
      </w:r>
      <w:bookmarkEnd w:id="114"/>
    </w:p>
    <w:p w14:paraId="4D8D7F25" w14:textId="3A90269A" w:rsidR="00FD08FC" w:rsidRPr="00FD08FC" w:rsidRDefault="00FD08FC" w:rsidP="001F162B">
      <w:pPr>
        <w:pStyle w:val="32"/>
        <w:numPr>
          <w:ilvl w:val="0"/>
          <w:numId w:val="88"/>
        </w:numPr>
      </w:pPr>
      <w:bookmarkStart w:id="115" w:name="_Toc103600000"/>
      <w:r>
        <w:rPr>
          <w:rFonts w:hint="eastAsia"/>
        </w:rPr>
        <w:t>建物内</w:t>
      </w:r>
      <w:r w:rsidR="00BA4F5B">
        <w:rPr>
          <w:rFonts w:hint="eastAsia"/>
        </w:rPr>
        <w:t>・</w:t>
      </w:r>
      <w:r>
        <w:rPr>
          <w:rFonts w:hint="eastAsia"/>
        </w:rPr>
        <w:t>地下街</w:t>
      </w:r>
      <w:bookmarkEnd w:id="115"/>
    </w:p>
    <w:p w14:paraId="402EFF8F" w14:textId="5838F39C" w:rsidR="006E559D" w:rsidRDefault="00FD08FC" w:rsidP="00154740">
      <w:pPr>
        <w:pStyle w:val="a8"/>
        <w:ind w:left="120" w:firstLine="240"/>
      </w:pPr>
      <w:r>
        <w:rPr>
          <w:rFonts w:hint="eastAsia"/>
        </w:rPr>
        <w:t>CityGMLのConstructionモジュールのBuilding等を使い、建物内、地下街、</w:t>
      </w:r>
      <w:r>
        <w:rPr>
          <w:rFonts w:hint="eastAsia"/>
        </w:rPr>
        <w:lastRenderedPageBreak/>
        <w:t>地下通路等を表すことが</w:t>
      </w:r>
      <w:r w:rsidR="00985444">
        <w:rPr>
          <w:rFonts w:hint="eastAsia"/>
        </w:rPr>
        <w:t>考えられますが今後の検討課題とします</w:t>
      </w:r>
      <w:r>
        <w:rPr>
          <w:rFonts w:hint="eastAsia"/>
        </w:rPr>
        <w:t>。</w:t>
      </w:r>
    </w:p>
    <w:p w14:paraId="4F035F3A" w14:textId="04A94FA6" w:rsidR="00FD08FC" w:rsidRDefault="006E559D" w:rsidP="00154740">
      <w:pPr>
        <w:pStyle w:val="a8"/>
        <w:ind w:left="120" w:firstLine="240"/>
      </w:pPr>
      <w:r w:rsidRPr="006E559D">
        <w:rPr>
          <w:rFonts w:hint="eastAsia"/>
        </w:rPr>
        <w:t>建物内・地下街</w:t>
      </w:r>
      <w:r>
        <w:rPr>
          <w:rFonts w:hint="eastAsia"/>
        </w:rPr>
        <w:t>内の施設や設備は、施設や設備のデータモデルで表現します。</w:t>
      </w:r>
    </w:p>
    <w:p w14:paraId="4F6901D8" w14:textId="22BA9AA0" w:rsidR="00FD08FC" w:rsidRDefault="00FD08FC" w:rsidP="00FD08FC">
      <w:pPr>
        <w:pStyle w:val="32"/>
      </w:pPr>
      <w:bookmarkStart w:id="116" w:name="_Toc103600001"/>
      <w:r>
        <w:rPr>
          <w:rFonts w:hint="eastAsia"/>
        </w:rPr>
        <w:t>地下埋設物</w:t>
      </w:r>
      <w:bookmarkEnd w:id="116"/>
    </w:p>
    <w:p w14:paraId="6B8731E6" w14:textId="1BE69272" w:rsidR="00FD08FC" w:rsidRDefault="00FD08FC" w:rsidP="006E559D">
      <w:pPr>
        <w:pStyle w:val="a8"/>
        <w:ind w:left="120" w:firstLine="240"/>
      </w:pPr>
      <w:r>
        <w:rPr>
          <w:rFonts w:hint="eastAsia"/>
        </w:rPr>
        <w:t>３D都市モデル標準製品仕様書urbanFunctionの</w:t>
      </w:r>
      <w:r>
        <w:t>urf;SupplyFacility</w:t>
      </w:r>
      <w:r>
        <w:rPr>
          <w:rFonts w:hint="eastAsia"/>
        </w:rPr>
        <w:t>で水道、ガスや、urf:TreatmentFacilityで下水などを</w:t>
      </w:r>
      <w:r w:rsidR="00F0561D">
        <w:rPr>
          <w:rFonts w:hint="eastAsia"/>
        </w:rPr>
        <w:t>表すことが考えられますが今後の検討課題とします。</w:t>
      </w:r>
    </w:p>
    <w:p w14:paraId="19F3AE46" w14:textId="7E803F00" w:rsidR="00D07E32" w:rsidRDefault="00F419C2" w:rsidP="00F419C2">
      <w:pPr>
        <w:pStyle w:val="32"/>
      </w:pPr>
      <w:bookmarkStart w:id="117" w:name="_Toc103600002"/>
      <w:r>
        <w:rPr>
          <w:rFonts w:hint="eastAsia"/>
        </w:rPr>
        <w:t>ボーリング</w:t>
      </w:r>
      <w:r w:rsidR="002223E2">
        <w:rPr>
          <w:rFonts w:hint="eastAsia"/>
        </w:rPr>
        <w:t>柱状図等</w:t>
      </w:r>
      <w:bookmarkEnd w:id="117"/>
    </w:p>
    <w:p w14:paraId="1D19C621" w14:textId="215C08E5" w:rsidR="008E36A8" w:rsidRPr="008E36A8" w:rsidRDefault="008E36A8">
      <w:pPr>
        <w:pStyle w:val="a8"/>
        <w:ind w:left="120" w:firstLine="240"/>
      </w:pPr>
      <w:r w:rsidRPr="008E36A8">
        <w:rPr>
          <w:rFonts w:hint="eastAsia"/>
        </w:rPr>
        <w:t>「地質・土質調査成果電子納品要領」（国土交通省策定）の「第2編ボーリング柱状図編　5ボーリング交換用データ」及び「第6編土質試験及び地盤調査編　6土質試験結果一覧表データ」を参考にして下さい。</w:t>
      </w:r>
      <w:r>
        <w:rPr>
          <w:rStyle w:val="affa"/>
        </w:rPr>
        <w:footnoteReference w:id="40"/>
      </w:r>
    </w:p>
    <w:p w14:paraId="36DF592C" w14:textId="38E07688" w:rsidR="00F26897" w:rsidRDefault="00A62533">
      <w:pPr>
        <w:pStyle w:val="22"/>
      </w:pPr>
      <w:r>
        <w:rPr>
          <w:rFonts w:hint="eastAsia"/>
        </w:rPr>
        <w:t xml:space="preserve">　</w:t>
      </w:r>
      <w:bookmarkStart w:id="118" w:name="_Toc103600003"/>
      <w:r w:rsidR="00F26897">
        <w:rPr>
          <w:rFonts w:hint="eastAsia"/>
        </w:rPr>
        <w:t>道路</w:t>
      </w:r>
      <w:bookmarkEnd w:id="118"/>
    </w:p>
    <w:p w14:paraId="33E9EC2B" w14:textId="345913AA" w:rsidR="00B91FF4" w:rsidRDefault="00F26897" w:rsidP="001F162B">
      <w:pPr>
        <w:pStyle w:val="32"/>
        <w:numPr>
          <w:ilvl w:val="0"/>
          <w:numId w:val="86"/>
        </w:numPr>
      </w:pPr>
      <w:bookmarkStart w:id="119" w:name="_Toc103600004"/>
      <w:r>
        <w:rPr>
          <w:rFonts w:hint="eastAsia"/>
        </w:rPr>
        <w:t>道路</w:t>
      </w:r>
      <w:bookmarkEnd w:id="119"/>
    </w:p>
    <w:p w14:paraId="58542265" w14:textId="48BB7EA2" w:rsidR="00EA5A41" w:rsidRDefault="00D3077B" w:rsidP="00EA5A41">
      <w:pPr>
        <w:pStyle w:val="a8"/>
        <w:ind w:left="120" w:firstLine="240"/>
      </w:pPr>
      <w:r>
        <w:rPr>
          <w:rFonts w:hint="eastAsia"/>
        </w:rPr>
        <w:t>道路の</w:t>
      </w:r>
      <w:r w:rsidR="00DB07DD">
        <w:rPr>
          <w:rFonts w:hint="eastAsia"/>
        </w:rPr>
        <w:t>データ</w:t>
      </w:r>
      <w:r>
        <w:rPr>
          <w:rFonts w:hint="eastAsia"/>
        </w:rPr>
        <w:t>は、道路名（路線名）</w:t>
      </w:r>
      <w:r w:rsidR="008E5AE4">
        <w:rPr>
          <w:rFonts w:hint="eastAsia"/>
        </w:rPr>
        <w:t>、</w:t>
      </w:r>
      <w:r>
        <w:rPr>
          <w:rFonts w:hint="eastAsia"/>
        </w:rPr>
        <w:t>起点終点、</w:t>
      </w:r>
      <w:r w:rsidR="006F7D99">
        <w:rPr>
          <w:rFonts w:hint="eastAsia"/>
        </w:rPr>
        <w:t>代表点</w:t>
      </w:r>
      <w:r w:rsidR="008E5AE4">
        <w:rPr>
          <w:rFonts w:hint="eastAsia"/>
        </w:rPr>
        <w:t>、</w:t>
      </w:r>
      <w:r w:rsidR="006E559D">
        <w:rPr>
          <w:rFonts w:hint="eastAsia"/>
        </w:rPr>
        <w:t>道路</w:t>
      </w:r>
      <w:r w:rsidR="008E5AE4">
        <w:rPr>
          <w:rFonts w:hint="eastAsia"/>
        </w:rPr>
        <w:t>最小幅</w:t>
      </w:r>
      <w:r w:rsidR="006F7D99">
        <w:rPr>
          <w:rFonts w:hint="eastAsia"/>
        </w:rPr>
        <w:t>等</w:t>
      </w:r>
      <w:r w:rsidR="006E559D">
        <w:rPr>
          <w:rFonts w:hint="eastAsia"/>
        </w:rPr>
        <w:t>の</w:t>
      </w:r>
      <w:r w:rsidR="006F7D99">
        <w:rPr>
          <w:rFonts w:hint="eastAsia"/>
        </w:rPr>
        <w:t>様々な</w:t>
      </w:r>
      <w:r w:rsidR="008E5AE4">
        <w:rPr>
          <w:rFonts w:hint="eastAsia"/>
        </w:rPr>
        <w:t>要素</w:t>
      </w:r>
      <w:r w:rsidR="006F7D99">
        <w:rPr>
          <w:rFonts w:hint="eastAsia"/>
        </w:rPr>
        <w:t>があ</w:t>
      </w:r>
      <w:r w:rsidR="00DB07DD">
        <w:rPr>
          <w:rFonts w:hint="eastAsia"/>
        </w:rPr>
        <w:t>ります。</w:t>
      </w:r>
    </w:p>
    <w:p w14:paraId="4830B627" w14:textId="77777777" w:rsidR="006A4C2D" w:rsidRDefault="006A4C2D"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7"/>
        <w:gridCol w:w="1276"/>
        <w:gridCol w:w="3826"/>
      </w:tblGrid>
      <w:tr w:rsidR="006A4C2D" w:rsidRPr="00B7091E" w14:paraId="41791EDD" w14:textId="77777777" w:rsidTr="00C04B27">
        <w:tc>
          <w:tcPr>
            <w:tcW w:w="1842" w:type="pct"/>
            <w:shd w:val="clear" w:color="auto" w:fill="D9D9D9" w:themeFill="background1" w:themeFillShade="D9"/>
          </w:tcPr>
          <w:p w14:paraId="0FC8CB4A"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名称</w:t>
            </w:r>
          </w:p>
        </w:tc>
        <w:tc>
          <w:tcPr>
            <w:tcW w:w="790" w:type="pct"/>
            <w:shd w:val="clear" w:color="auto" w:fill="D9D9D9" w:themeFill="background1" w:themeFillShade="D9"/>
          </w:tcPr>
          <w:p w14:paraId="252B968C"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英語名称</w:t>
            </w:r>
          </w:p>
        </w:tc>
        <w:tc>
          <w:tcPr>
            <w:tcW w:w="2368" w:type="pct"/>
            <w:shd w:val="clear" w:color="auto" w:fill="D9D9D9" w:themeFill="background1" w:themeFillShade="D9"/>
          </w:tcPr>
          <w:p w14:paraId="143B4956"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参照元</w:t>
            </w:r>
          </w:p>
        </w:tc>
      </w:tr>
      <w:tr w:rsidR="006A4C2D" w:rsidRPr="00B7091E" w14:paraId="77BE4D69" w14:textId="77777777" w:rsidTr="00C04B27">
        <w:tc>
          <w:tcPr>
            <w:tcW w:w="1842" w:type="pct"/>
          </w:tcPr>
          <w:p w14:paraId="0E430D08" w14:textId="77777777" w:rsidR="006A4C2D" w:rsidRDefault="006A4C2D" w:rsidP="00FC568F">
            <w:pPr>
              <w:pStyle w:val="aa"/>
              <w:snapToGrid w:val="0"/>
              <w:ind w:leftChars="0" w:left="0" w:firstLineChars="0" w:firstLine="0"/>
              <w:rPr>
                <w:sz w:val="20"/>
                <w:szCs w:val="18"/>
              </w:rPr>
            </w:pPr>
            <w:r>
              <w:rPr>
                <w:rFonts w:hint="eastAsia"/>
                <w:sz w:val="20"/>
                <w:szCs w:val="18"/>
              </w:rPr>
              <w:t>高速道路時系列</w:t>
            </w:r>
          </w:p>
          <w:p w14:paraId="7917A7B4" w14:textId="77777777" w:rsidR="006A4C2D" w:rsidRDefault="006A4C2D" w:rsidP="00FC568F">
            <w:pPr>
              <w:pStyle w:val="aa"/>
              <w:snapToGrid w:val="0"/>
              <w:ind w:leftChars="0" w:left="0" w:firstLineChars="0" w:firstLine="0"/>
              <w:rPr>
                <w:sz w:val="20"/>
                <w:szCs w:val="18"/>
              </w:rPr>
            </w:pPr>
            <w:r>
              <w:rPr>
                <w:rFonts w:hint="eastAsia"/>
                <w:sz w:val="20"/>
                <w:szCs w:val="18"/>
              </w:rPr>
              <w:t>道路密度・道路延長メッシュ</w:t>
            </w:r>
          </w:p>
          <w:p w14:paraId="5EA1EE15" w14:textId="38A7CA1B" w:rsidR="006A4C2D" w:rsidRPr="0097334B" w:rsidRDefault="006A4C2D" w:rsidP="00FC568F">
            <w:pPr>
              <w:pStyle w:val="aa"/>
              <w:snapToGrid w:val="0"/>
              <w:ind w:leftChars="0" w:left="0" w:firstLineChars="0" w:firstLine="0"/>
              <w:rPr>
                <w:sz w:val="20"/>
                <w:szCs w:val="18"/>
              </w:rPr>
            </w:pPr>
            <w:r>
              <w:rPr>
                <w:rFonts w:hint="eastAsia"/>
                <w:sz w:val="20"/>
                <w:szCs w:val="18"/>
              </w:rPr>
              <w:t>緊急輸送道路</w:t>
            </w:r>
          </w:p>
        </w:tc>
        <w:tc>
          <w:tcPr>
            <w:tcW w:w="790" w:type="pct"/>
          </w:tcPr>
          <w:p w14:paraId="053787C1" w14:textId="759DC853" w:rsidR="006A4C2D" w:rsidRPr="0097334B" w:rsidRDefault="006A4C2D" w:rsidP="00FC568F">
            <w:pPr>
              <w:pStyle w:val="aa"/>
              <w:snapToGrid w:val="0"/>
              <w:ind w:leftChars="0" w:left="0" w:firstLineChars="0" w:firstLine="0"/>
              <w:rPr>
                <w:sz w:val="20"/>
                <w:szCs w:val="18"/>
              </w:rPr>
            </w:pPr>
          </w:p>
        </w:tc>
        <w:tc>
          <w:tcPr>
            <w:tcW w:w="2368" w:type="pct"/>
          </w:tcPr>
          <w:p w14:paraId="3E5FAEB6" w14:textId="6A1D0AE6" w:rsidR="006A4C2D" w:rsidRPr="0097334B" w:rsidRDefault="006A4C2D" w:rsidP="00FC568F">
            <w:pPr>
              <w:pStyle w:val="aa"/>
              <w:snapToGrid w:val="0"/>
              <w:ind w:leftChars="0" w:left="0" w:firstLineChars="0" w:firstLine="0"/>
              <w:rPr>
                <w:sz w:val="20"/>
                <w:szCs w:val="18"/>
              </w:rPr>
            </w:pPr>
            <w:r>
              <w:rPr>
                <w:rFonts w:hint="eastAsia"/>
                <w:sz w:val="20"/>
                <w:szCs w:val="18"/>
              </w:rPr>
              <w:t>国土数値情報</w:t>
            </w:r>
          </w:p>
        </w:tc>
      </w:tr>
      <w:tr w:rsidR="006A4C2D" w:rsidRPr="00B7091E" w14:paraId="043194A6" w14:textId="77777777" w:rsidTr="00C04B27">
        <w:tc>
          <w:tcPr>
            <w:tcW w:w="1842" w:type="pct"/>
          </w:tcPr>
          <w:p w14:paraId="1C6E7010" w14:textId="1CFF0450" w:rsidR="006A4C2D"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53CDE59C" w14:textId="78763973" w:rsidR="006A4C2D" w:rsidRPr="0097334B"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1CEE7CAC" w14:textId="0D24D3E3" w:rsidR="006A4C2D" w:rsidRDefault="00FC568F" w:rsidP="00FC568F">
            <w:pPr>
              <w:pStyle w:val="aa"/>
              <w:snapToGrid w:val="0"/>
              <w:ind w:leftChars="0" w:left="0" w:firstLineChars="0" w:firstLine="0"/>
              <w:rPr>
                <w:sz w:val="20"/>
                <w:szCs w:val="18"/>
              </w:rPr>
            </w:pPr>
            <w:r w:rsidRPr="00FC568F">
              <w:rPr>
                <w:rFonts w:hint="eastAsia"/>
                <w:sz w:val="20"/>
                <w:szCs w:val="18"/>
              </w:rPr>
              <w:t>３D都市モデル標準製品仕様書</w:t>
            </w:r>
          </w:p>
        </w:tc>
      </w:tr>
      <w:tr w:rsidR="00FC568F" w:rsidRPr="00B7091E" w14:paraId="71B16A6C" w14:textId="77777777" w:rsidTr="00C04B27">
        <w:tc>
          <w:tcPr>
            <w:tcW w:w="1842" w:type="pct"/>
          </w:tcPr>
          <w:p w14:paraId="1775DBEF" w14:textId="0D6C5446" w:rsidR="00FC568F"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1F83128E" w14:textId="06938D9D" w:rsidR="00FC568F"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026B83F1" w14:textId="3CBD4E2B" w:rsidR="00FC568F" w:rsidRPr="00FC568F" w:rsidRDefault="00FC568F" w:rsidP="00FC568F">
            <w:pPr>
              <w:pStyle w:val="aa"/>
              <w:snapToGrid w:val="0"/>
              <w:ind w:leftChars="0" w:left="0" w:firstLineChars="0" w:firstLine="0"/>
              <w:rPr>
                <w:sz w:val="20"/>
                <w:szCs w:val="18"/>
              </w:rPr>
            </w:pPr>
            <w:r w:rsidRPr="00FC568F">
              <w:rPr>
                <w:sz w:val="20"/>
                <w:szCs w:val="18"/>
              </w:rPr>
              <w:t xml:space="preserve">Smart </w:t>
            </w:r>
            <w:r w:rsidR="00C04B27">
              <w:rPr>
                <w:rFonts w:hint="eastAsia"/>
                <w:sz w:val="20"/>
                <w:szCs w:val="18"/>
              </w:rPr>
              <w:t>d</w:t>
            </w:r>
            <w:r w:rsidRPr="00FC568F">
              <w:rPr>
                <w:sz w:val="20"/>
                <w:szCs w:val="18"/>
              </w:rPr>
              <w:t xml:space="preserve">ata </w:t>
            </w:r>
            <w:r w:rsidR="00C04B27">
              <w:rPr>
                <w:rFonts w:hint="eastAsia"/>
                <w:sz w:val="20"/>
                <w:szCs w:val="18"/>
              </w:rPr>
              <w:t>m</w:t>
            </w:r>
            <w:r w:rsidRPr="00FC568F">
              <w:rPr>
                <w:sz w:val="20"/>
                <w:szCs w:val="18"/>
              </w:rPr>
              <w:t>odel</w:t>
            </w:r>
          </w:p>
        </w:tc>
      </w:tr>
    </w:tbl>
    <w:p w14:paraId="5AACB86B" w14:textId="77777777" w:rsidR="006A4C2D" w:rsidRDefault="006A4C2D" w:rsidP="006A4C2D">
      <w:pPr>
        <w:pStyle w:val="51"/>
      </w:pPr>
      <w:r>
        <w:rPr>
          <w:rFonts w:hint="eastAsia"/>
        </w:rPr>
        <w:t>データモデル</w:t>
      </w:r>
    </w:p>
    <w:p w14:paraId="0C5C3382" w14:textId="292C8F94" w:rsidR="006A4C2D" w:rsidRPr="006A4C2D" w:rsidRDefault="006A4C2D" w:rsidP="006A4C2D">
      <w:pPr>
        <w:pStyle w:val="aa"/>
        <w:ind w:left="360" w:firstLine="240"/>
      </w:pPr>
      <w:r>
        <w:rPr>
          <w:rFonts w:hint="eastAsia"/>
        </w:rPr>
        <w:t>道路の概要については</w:t>
      </w:r>
      <w:r w:rsidR="00FC568F" w:rsidRPr="00FC568F">
        <w:rPr>
          <w:rFonts w:hint="eastAsia"/>
        </w:rPr>
        <w:t>国土数値情報</w:t>
      </w:r>
      <w:r>
        <w:rPr>
          <w:rFonts w:hint="eastAsia"/>
        </w:rPr>
        <w:t>を</w:t>
      </w:r>
      <w:r w:rsidR="00FC568F">
        <w:rPr>
          <w:rFonts w:hint="eastAsia"/>
        </w:rPr>
        <w:t>参考に以下の道路モデルを示しますが</w:t>
      </w:r>
      <w:r>
        <w:rPr>
          <w:rFonts w:hint="eastAsia"/>
        </w:rPr>
        <w:t>、道路の詳細モデルについては３D都市モデル標準製品仕様書（CityGML）のTransportation（tran</w:t>
      </w:r>
      <w:r>
        <w:t>:road</w:t>
      </w:r>
      <w:r>
        <w:rPr>
          <w:rFonts w:hint="eastAsia"/>
        </w:rPr>
        <w:t>）を</w:t>
      </w:r>
      <w:r w:rsidR="00FC568F">
        <w:rPr>
          <w:rFonts w:hint="eastAsia"/>
        </w:rPr>
        <w:t>参照してください</w:t>
      </w:r>
      <w:r>
        <w:rPr>
          <w:rFonts w:hint="eastAsia"/>
        </w:rPr>
        <w:t>。</w:t>
      </w:r>
    </w:p>
    <w:tbl>
      <w:tblPr>
        <w:tblW w:w="8079" w:type="dxa"/>
        <w:tblInd w:w="421" w:type="dxa"/>
        <w:tblCellMar>
          <w:left w:w="99" w:type="dxa"/>
          <w:right w:w="99" w:type="dxa"/>
        </w:tblCellMar>
        <w:tblLook w:val="04A0" w:firstRow="1" w:lastRow="0" w:firstColumn="1" w:lastColumn="0" w:noHBand="0" w:noVBand="1"/>
      </w:tblPr>
      <w:tblGrid>
        <w:gridCol w:w="708"/>
        <w:gridCol w:w="1985"/>
        <w:gridCol w:w="5386"/>
      </w:tblGrid>
      <w:tr w:rsidR="006E559D" w:rsidRPr="006E3365" w14:paraId="2035FDF5" w14:textId="77777777" w:rsidTr="006A4C2D">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59EB6C" w14:textId="77777777"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A9739D"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7C51EA9"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E559D" w:rsidRPr="006E3365" w14:paraId="794839E2" w14:textId="77777777" w:rsidTr="00FC568F">
        <w:trPr>
          <w:trHeight w:val="224"/>
        </w:trPr>
        <w:tc>
          <w:tcPr>
            <w:tcW w:w="708" w:type="dxa"/>
            <w:tcBorders>
              <w:top w:val="nil"/>
              <w:left w:val="single" w:sz="4" w:space="0" w:color="auto"/>
              <w:bottom w:val="single" w:sz="4" w:space="0" w:color="auto"/>
              <w:right w:val="single" w:sz="4" w:space="0" w:color="auto"/>
            </w:tcBorders>
          </w:tcPr>
          <w:p w14:paraId="525C5B32" w14:textId="5F47225C"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nil"/>
              <w:left w:val="single" w:sz="4" w:space="0" w:color="auto"/>
              <w:bottom w:val="single" w:sz="4" w:space="0" w:color="auto"/>
              <w:right w:val="single" w:sz="4" w:space="0" w:color="auto"/>
            </w:tcBorders>
            <w:shd w:val="clear" w:color="auto" w:fill="auto"/>
            <w:vAlign w:val="center"/>
            <w:hideMark/>
          </w:tcPr>
          <w:p w14:paraId="3C237A09" w14:textId="510BF88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c>
          <w:tcPr>
            <w:tcW w:w="5386" w:type="dxa"/>
            <w:tcBorders>
              <w:top w:val="nil"/>
              <w:left w:val="nil"/>
              <w:bottom w:val="single" w:sz="4" w:space="0" w:color="auto"/>
              <w:right w:val="single" w:sz="4" w:space="0" w:color="auto"/>
            </w:tcBorders>
            <w:shd w:val="clear" w:color="auto" w:fill="auto"/>
            <w:vAlign w:val="center"/>
            <w:hideMark/>
          </w:tcPr>
          <w:p w14:paraId="380D8230" w14:textId="4E8E6799"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r>
      <w:tr w:rsidR="006A4C2D" w:rsidRPr="006E3365" w14:paraId="36CAACD7" w14:textId="77777777" w:rsidTr="00FC568F">
        <w:trPr>
          <w:trHeight w:val="100"/>
        </w:trPr>
        <w:tc>
          <w:tcPr>
            <w:tcW w:w="708" w:type="dxa"/>
            <w:tcBorders>
              <w:top w:val="single" w:sz="4" w:space="0" w:color="auto"/>
              <w:left w:val="single" w:sz="4" w:space="0" w:color="auto"/>
              <w:bottom w:val="single" w:sz="4" w:space="0" w:color="auto"/>
              <w:right w:val="single" w:sz="4" w:space="0" w:color="auto"/>
            </w:tcBorders>
          </w:tcPr>
          <w:p w14:paraId="7329547D"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9B32CE" w14:textId="72A3BD6D"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道路種別コード</w:t>
            </w:r>
          </w:p>
        </w:tc>
        <w:tc>
          <w:tcPr>
            <w:tcW w:w="5386" w:type="dxa"/>
            <w:tcBorders>
              <w:top w:val="single" w:sz="4" w:space="0" w:color="auto"/>
              <w:left w:val="nil"/>
              <w:bottom w:val="single" w:sz="4" w:space="0" w:color="auto"/>
              <w:right w:val="single" w:sz="4" w:space="0" w:color="auto"/>
            </w:tcBorders>
            <w:shd w:val="clear" w:color="auto" w:fill="auto"/>
            <w:vAlign w:val="center"/>
          </w:tcPr>
          <w:p w14:paraId="43F8B1D2" w14:textId="4600612C" w:rsidR="006A4C2D" w:rsidRPr="006A4C2D" w:rsidRDefault="00FC568F"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道路の種別のコード</w:t>
            </w:r>
          </w:p>
        </w:tc>
      </w:tr>
      <w:tr w:rsidR="006A4C2D" w:rsidRPr="006E3365" w14:paraId="69D56D6E"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15CE09B8"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C5792BD" w14:textId="099D6332"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w:t>
            </w:r>
          </w:p>
        </w:tc>
        <w:tc>
          <w:tcPr>
            <w:tcW w:w="5386" w:type="dxa"/>
            <w:tcBorders>
              <w:top w:val="single" w:sz="4" w:space="0" w:color="auto"/>
              <w:left w:val="nil"/>
              <w:bottom w:val="single" w:sz="4" w:space="0" w:color="auto"/>
              <w:right w:val="single" w:sz="4" w:space="0" w:color="auto"/>
            </w:tcBorders>
            <w:shd w:val="clear" w:color="auto" w:fill="auto"/>
            <w:vAlign w:val="center"/>
          </w:tcPr>
          <w:p w14:paraId="66A52DA8" w14:textId="6C3BE43B"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路線区間の位置</w:t>
            </w:r>
            <w:r>
              <w:rPr>
                <w:rFonts w:asciiTheme="minorEastAsia" w:eastAsiaTheme="minorEastAsia" w:hAnsiTheme="minorEastAsia" w:cs="ＭＳ Ｐゴシック" w:hint="eastAsia"/>
                <w:kern w:val="0"/>
                <w:sz w:val="20"/>
                <w:szCs w:val="20"/>
              </w:rPr>
              <w:t>（</w:t>
            </w:r>
            <w:r w:rsidR="00BE1166">
              <w:rPr>
                <w:rFonts w:asciiTheme="minorEastAsia" w:eastAsiaTheme="minorEastAsia" w:hAnsiTheme="minorEastAsia" w:cs="ＭＳ Ｐゴシック" w:hint="eastAsia"/>
                <w:kern w:val="0"/>
                <w:sz w:val="20"/>
                <w:szCs w:val="20"/>
              </w:rPr>
              <w:t>直線、</w:t>
            </w:r>
            <w:r>
              <w:rPr>
                <w:rFonts w:asciiTheme="minorEastAsia" w:eastAsiaTheme="minorEastAsia" w:hAnsiTheme="minorEastAsia" w:cs="ＭＳ Ｐゴシック" w:hint="eastAsia"/>
                <w:kern w:val="0"/>
                <w:sz w:val="20"/>
                <w:szCs w:val="20"/>
              </w:rPr>
              <w:t>曲線）</w:t>
            </w:r>
          </w:p>
        </w:tc>
      </w:tr>
      <w:tr w:rsidR="006E559D" w:rsidRPr="006E3365" w14:paraId="19A1625C"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2E19A1F" w14:textId="46FE1371"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7D65" w14:textId="22A72765"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w:t>
            </w:r>
          </w:p>
        </w:tc>
        <w:tc>
          <w:tcPr>
            <w:tcW w:w="5386" w:type="dxa"/>
            <w:tcBorders>
              <w:top w:val="single" w:sz="4" w:space="0" w:color="auto"/>
              <w:left w:val="nil"/>
              <w:bottom w:val="single" w:sz="4" w:space="0" w:color="auto"/>
              <w:right w:val="single" w:sz="4" w:space="0" w:color="auto"/>
            </w:tcBorders>
            <w:shd w:val="clear" w:color="auto" w:fill="auto"/>
            <w:vAlign w:val="center"/>
          </w:tcPr>
          <w:p w14:paraId="22F12EE9" w14:textId="0B816E3C"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接続</w:t>
            </w:r>
            <w:r w:rsidRPr="006A4C2D">
              <w:rPr>
                <w:rFonts w:asciiTheme="minorEastAsia" w:eastAsiaTheme="minorEastAsia" w:hAnsiTheme="minorEastAsia" w:cs="ＭＳ Ｐゴシック" w:hint="eastAsia"/>
                <w:kern w:val="0"/>
                <w:sz w:val="20"/>
                <w:szCs w:val="20"/>
              </w:rPr>
              <w:t>部の位置</w:t>
            </w:r>
          </w:p>
        </w:tc>
      </w:tr>
      <w:tr w:rsidR="006E559D" w:rsidRPr="006E3365" w14:paraId="2EA80762"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27EDA5C1"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2FCA5DE" w14:textId="4FD7751A"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地点名</w:t>
            </w:r>
          </w:p>
        </w:tc>
        <w:tc>
          <w:tcPr>
            <w:tcW w:w="5386" w:type="dxa"/>
            <w:tcBorders>
              <w:top w:val="single" w:sz="4" w:space="0" w:color="auto"/>
              <w:left w:val="nil"/>
              <w:bottom w:val="single" w:sz="4" w:space="0" w:color="auto"/>
              <w:right w:val="single" w:sz="4" w:space="0" w:color="auto"/>
            </w:tcBorders>
            <w:shd w:val="clear" w:color="auto" w:fill="auto"/>
            <w:vAlign w:val="center"/>
          </w:tcPr>
          <w:p w14:paraId="11741DCD" w14:textId="6E4AC33A"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接続部の名称</w:t>
            </w:r>
          </w:p>
        </w:tc>
      </w:tr>
      <w:tr w:rsidR="006A4C2D" w:rsidRPr="006E3365" w14:paraId="44C04997"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FB46696"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6D07A61" w14:textId="5F2FF92C"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w:t>
            </w:r>
          </w:p>
        </w:tc>
        <w:tc>
          <w:tcPr>
            <w:tcW w:w="5386" w:type="dxa"/>
            <w:tcBorders>
              <w:top w:val="single" w:sz="4" w:space="0" w:color="auto"/>
              <w:left w:val="nil"/>
              <w:bottom w:val="single" w:sz="4" w:space="0" w:color="auto"/>
              <w:right w:val="single" w:sz="4" w:space="0" w:color="auto"/>
            </w:tcBorders>
            <w:shd w:val="clear" w:color="auto" w:fill="auto"/>
            <w:vAlign w:val="center"/>
          </w:tcPr>
          <w:p w14:paraId="36F3DF0A" w14:textId="0F154D32"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幅員(m)</w:t>
            </w:r>
          </w:p>
        </w:tc>
      </w:tr>
      <w:tr w:rsidR="006A4C2D" w:rsidRPr="006E3365" w14:paraId="750EB418"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4B3A34DC"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0AC8DF" w14:textId="40791F88" w:rsidR="006A4C2D"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状況</w:t>
            </w:r>
          </w:p>
        </w:tc>
        <w:tc>
          <w:tcPr>
            <w:tcW w:w="5386" w:type="dxa"/>
            <w:tcBorders>
              <w:top w:val="single" w:sz="4" w:space="0" w:color="auto"/>
              <w:left w:val="nil"/>
              <w:bottom w:val="single" w:sz="4" w:space="0" w:color="auto"/>
              <w:right w:val="single" w:sz="4" w:space="0" w:color="auto"/>
            </w:tcBorders>
            <w:shd w:val="clear" w:color="auto" w:fill="auto"/>
            <w:vAlign w:val="center"/>
          </w:tcPr>
          <w:p w14:paraId="1FC8CA89" w14:textId="7348CAD2"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当該路線が供用されている状況の区分</w:t>
            </w:r>
          </w:p>
        </w:tc>
      </w:tr>
    </w:tbl>
    <w:p w14:paraId="75887420" w14:textId="77777777" w:rsidR="00FC568F" w:rsidRDefault="00FC568F" w:rsidP="00FC568F">
      <w:pPr>
        <w:pStyle w:val="51"/>
      </w:pPr>
      <w:r>
        <w:rPr>
          <w:rFonts w:hint="eastAsia"/>
        </w:rPr>
        <w:t>データ項目に選択肢があるときの候補</w:t>
      </w:r>
    </w:p>
    <w:p w14:paraId="0EDBD9A7" w14:textId="62616069" w:rsidR="00FC568F" w:rsidRDefault="00FC568F">
      <w:pPr>
        <w:pStyle w:val="6"/>
      </w:pPr>
      <w:r w:rsidRPr="00FC568F">
        <w:rPr>
          <w:rFonts w:hint="eastAsia"/>
        </w:rPr>
        <w:t>国土数値情報</w:t>
      </w:r>
      <w:r>
        <w:rPr>
          <w:rFonts w:hint="eastAsia"/>
        </w:rPr>
        <w:t xml:space="preserve">　緊急輸送道路　道路種別コード</w:t>
      </w:r>
    </w:p>
    <w:p w14:paraId="2339900C" w14:textId="2F0ACAA2" w:rsidR="00FC568F" w:rsidRPr="00614D8A" w:rsidRDefault="00FC568F" w:rsidP="00FC568F">
      <w:pPr>
        <w:pStyle w:val="afd"/>
      </w:pPr>
      <w:r>
        <w:rPr>
          <w:rFonts w:hint="eastAsia"/>
        </w:rPr>
        <w:t>種別のデータ項目は、以下から選択</w:t>
      </w:r>
      <w:r w:rsidR="00E27DF2">
        <w:rPr>
          <w:rFonts w:hint="eastAsia"/>
        </w:rPr>
        <w:t>します</w:t>
      </w:r>
      <w:r>
        <w:rPr>
          <w:rFonts w:hint="eastAsia"/>
        </w:rPr>
        <w:t>。</w:t>
      </w:r>
    </w:p>
    <w:tbl>
      <w:tblPr>
        <w:tblStyle w:val="aff"/>
        <w:tblW w:w="0" w:type="auto"/>
        <w:tblInd w:w="988" w:type="dxa"/>
        <w:tblLook w:val="04A0" w:firstRow="1" w:lastRow="0" w:firstColumn="1" w:lastColumn="0" w:noHBand="0" w:noVBand="1"/>
      </w:tblPr>
      <w:tblGrid>
        <w:gridCol w:w="992"/>
        <w:gridCol w:w="3727"/>
      </w:tblGrid>
      <w:tr w:rsidR="00FC568F" w:rsidRPr="00FC568F" w14:paraId="1B6A4889" w14:textId="77777777" w:rsidTr="00FC568F">
        <w:tc>
          <w:tcPr>
            <w:tcW w:w="992" w:type="dxa"/>
            <w:shd w:val="clear" w:color="auto" w:fill="D9D9D9" w:themeFill="background1" w:themeFillShade="D9"/>
          </w:tcPr>
          <w:p w14:paraId="263AFD1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コード</w:t>
            </w:r>
          </w:p>
        </w:tc>
        <w:tc>
          <w:tcPr>
            <w:tcW w:w="3727" w:type="dxa"/>
            <w:shd w:val="clear" w:color="auto" w:fill="D9D9D9" w:themeFill="background1" w:themeFillShade="D9"/>
          </w:tcPr>
          <w:p w14:paraId="491DE86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定義</w:t>
            </w:r>
          </w:p>
        </w:tc>
      </w:tr>
      <w:tr w:rsidR="00FC568F" w:rsidRPr="00FC568F" w14:paraId="48FF3C25" w14:textId="77777777" w:rsidTr="00FC568F">
        <w:tc>
          <w:tcPr>
            <w:tcW w:w="992" w:type="dxa"/>
          </w:tcPr>
          <w:p w14:paraId="576D6651"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1</w:t>
            </w:r>
          </w:p>
        </w:tc>
        <w:tc>
          <w:tcPr>
            <w:tcW w:w="3727" w:type="dxa"/>
          </w:tcPr>
          <w:p w14:paraId="2D44F1DB"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高速自動車国道</w:t>
            </w:r>
          </w:p>
        </w:tc>
      </w:tr>
      <w:tr w:rsidR="00FC568F" w:rsidRPr="00FC568F" w14:paraId="038C8B6E" w14:textId="77777777" w:rsidTr="00FC568F">
        <w:tc>
          <w:tcPr>
            <w:tcW w:w="992" w:type="dxa"/>
          </w:tcPr>
          <w:p w14:paraId="02B32C4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2</w:t>
            </w:r>
          </w:p>
        </w:tc>
        <w:tc>
          <w:tcPr>
            <w:tcW w:w="3727" w:type="dxa"/>
          </w:tcPr>
          <w:p w14:paraId="1032AFB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都市高速道路</w:t>
            </w:r>
          </w:p>
        </w:tc>
      </w:tr>
      <w:tr w:rsidR="00FC568F" w:rsidRPr="00FC568F" w14:paraId="58A074BF" w14:textId="77777777" w:rsidTr="00FC568F">
        <w:tc>
          <w:tcPr>
            <w:tcW w:w="992" w:type="dxa"/>
          </w:tcPr>
          <w:p w14:paraId="41CD9D0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3</w:t>
            </w:r>
          </w:p>
        </w:tc>
        <w:tc>
          <w:tcPr>
            <w:tcW w:w="3727" w:type="dxa"/>
          </w:tcPr>
          <w:p w14:paraId="3FDB3C2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一般国道</w:t>
            </w:r>
          </w:p>
        </w:tc>
      </w:tr>
      <w:tr w:rsidR="00FC568F" w:rsidRPr="00FC568F" w14:paraId="5A6F566F" w14:textId="77777777" w:rsidTr="00FC568F">
        <w:tc>
          <w:tcPr>
            <w:tcW w:w="992" w:type="dxa"/>
          </w:tcPr>
          <w:p w14:paraId="1EAB9A88"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4</w:t>
            </w:r>
          </w:p>
        </w:tc>
        <w:tc>
          <w:tcPr>
            <w:tcW w:w="3727" w:type="dxa"/>
          </w:tcPr>
          <w:p w14:paraId="0C05ED5A"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主要地方道（都道府県道）</w:t>
            </w:r>
          </w:p>
        </w:tc>
      </w:tr>
      <w:tr w:rsidR="00FC568F" w:rsidRPr="00FC568F" w14:paraId="2C5A67AD" w14:textId="77777777" w:rsidTr="00FC568F">
        <w:tc>
          <w:tcPr>
            <w:tcW w:w="992" w:type="dxa"/>
          </w:tcPr>
          <w:p w14:paraId="7C53B7C3"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5</w:t>
            </w:r>
          </w:p>
        </w:tc>
        <w:tc>
          <w:tcPr>
            <w:tcW w:w="3727" w:type="dxa"/>
          </w:tcPr>
          <w:p w14:paraId="328B7D8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主要地方道（指定市市道）</w:t>
            </w:r>
          </w:p>
        </w:tc>
      </w:tr>
      <w:tr w:rsidR="00FC568F" w:rsidRPr="00FC568F" w14:paraId="6118511F" w14:textId="77777777" w:rsidTr="00FC568F">
        <w:tc>
          <w:tcPr>
            <w:tcW w:w="992" w:type="dxa"/>
          </w:tcPr>
          <w:p w14:paraId="234818F6"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6</w:t>
            </w:r>
          </w:p>
        </w:tc>
        <w:tc>
          <w:tcPr>
            <w:tcW w:w="3727" w:type="dxa"/>
          </w:tcPr>
          <w:p w14:paraId="31BE0025"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一般都道府県道</w:t>
            </w:r>
          </w:p>
        </w:tc>
      </w:tr>
      <w:tr w:rsidR="00FC568F" w:rsidRPr="00FC568F" w14:paraId="4BFCA838" w14:textId="77777777" w:rsidTr="00FC568F">
        <w:tc>
          <w:tcPr>
            <w:tcW w:w="992" w:type="dxa"/>
          </w:tcPr>
          <w:p w14:paraId="7CED0F9D"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7</w:t>
            </w:r>
          </w:p>
        </w:tc>
        <w:tc>
          <w:tcPr>
            <w:tcW w:w="3727" w:type="dxa"/>
          </w:tcPr>
          <w:p w14:paraId="2DEF2F77"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市町村道（認定道路）</w:t>
            </w:r>
          </w:p>
        </w:tc>
      </w:tr>
      <w:tr w:rsidR="00FC568F" w:rsidRPr="00FC568F" w14:paraId="6841BF16" w14:textId="77777777" w:rsidTr="00FC568F">
        <w:tc>
          <w:tcPr>
            <w:tcW w:w="992" w:type="dxa"/>
          </w:tcPr>
          <w:p w14:paraId="36CE4AD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8</w:t>
            </w:r>
          </w:p>
        </w:tc>
        <w:tc>
          <w:tcPr>
            <w:tcW w:w="3727" w:type="dxa"/>
          </w:tcPr>
          <w:p w14:paraId="24B9000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その他道路</w:t>
            </w:r>
          </w:p>
        </w:tc>
      </w:tr>
      <w:tr w:rsidR="00FC568F" w:rsidRPr="00FC568F" w14:paraId="4CD0517E" w14:textId="77777777" w:rsidTr="00FC568F">
        <w:tc>
          <w:tcPr>
            <w:tcW w:w="992" w:type="dxa"/>
          </w:tcPr>
          <w:p w14:paraId="3D4CACF2"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9</w:t>
            </w:r>
          </w:p>
        </w:tc>
        <w:tc>
          <w:tcPr>
            <w:tcW w:w="3727" w:type="dxa"/>
          </w:tcPr>
          <w:p w14:paraId="586F9C69"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不明</w:t>
            </w:r>
          </w:p>
        </w:tc>
      </w:tr>
    </w:tbl>
    <w:p w14:paraId="6DE4893F" w14:textId="77777777" w:rsidR="00FC568F" w:rsidRDefault="00FC568F" w:rsidP="001F162B">
      <w:pPr>
        <w:pStyle w:val="51"/>
        <w:numPr>
          <w:ilvl w:val="4"/>
          <w:numId w:val="91"/>
        </w:numPr>
      </w:pPr>
      <w:r>
        <w:rPr>
          <w:rFonts w:hint="eastAsia"/>
        </w:rPr>
        <w:t>既存データモデル</w:t>
      </w:r>
    </w:p>
    <w:p w14:paraId="73723A82" w14:textId="48185EDE" w:rsidR="00FC568F" w:rsidRPr="00C04B27" w:rsidRDefault="00C04B27">
      <w:pPr>
        <w:pStyle w:val="6"/>
      </w:pPr>
      <w:r w:rsidRPr="00C04B27">
        <w:rPr>
          <w:rFonts w:hint="eastAsia"/>
        </w:rPr>
        <w:t>３Ｄ都市モデル標準製品仕様書</w:t>
      </w:r>
    </w:p>
    <w:p w14:paraId="003B7A8D" w14:textId="03E0931C" w:rsidR="00FC568F" w:rsidRPr="00285AFC" w:rsidRDefault="00C04B27" w:rsidP="00FC568F">
      <w:pPr>
        <w:pStyle w:val="afd"/>
      </w:pPr>
      <w:r>
        <w:t>T</w:t>
      </w:r>
      <w:r>
        <w:rPr>
          <w:rFonts w:hint="eastAsia"/>
        </w:rPr>
        <w:t>ran:road</w:t>
      </w:r>
      <w:r w:rsidR="00FC568F">
        <w:rPr>
          <w:rFonts w:hint="eastAsia"/>
        </w:rPr>
        <w:t>のモデルが参照できます。</w:t>
      </w:r>
      <w:r>
        <w:rPr>
          <w:rFonts w:hint="eastAsia"/>
        </w:rPr>
        <w:t>車道、歩道など詳細な３Dモデルを作成できます。</w:t>
      </w:r>
    </w:p>
    <w:p w14:paraId="7A490B47" w14:textId="77777777" w:rsidR="00721FE1" w:rsidRDefault="00721FE1">
      <w:pPr>
        <w:pStyle w:val="6"/>
      </w:pPr>
      <w:r>
        <w:rPr>
          <w:rFonts w:hint="eastAsia"/>
        </w:rPr>
        <w:t>電子国土基本図　地図情報ファイル仕様書</w:t>
      </w:r>
    </w:p>
    <w:p w14:paraId="5F42AF48" w14:textId="33EED5F2" w:rsidR="00721FE1" w:rsidRPr="00D20DB0" w:rsidRDefault="00721FE1" w:rsidP="00721FE1">
      <w:pPr>
        <w:pStyle w:val="afd"/>
      </w:pPr>
      <w:r>
        <w:rPr>
          <w:rFonts w:hint="eastAsia"/>
        </w:rPr>
        <w:t>交通施設のサブパッケージのデータモデルを参照できます。</w:t>
      </w:r>
    </w:p>
    <w:p w14:paraId="2197EEBF" w14:textId="0CB5B16B" w:rsidR="00C04B27" w:rsidRPr="00C04B27" w:rsidRDefault="00C04B27">
      <w:pPr>
        <w:pStyle w:val="6"/>
      </w:pPr>
      <w:r w:rsidRPr="00C04B27">
        <w:t>Smart data model</w:t>
      </w:r>
    </w:p>
    <w:p w14:paraId="5CAEC989" w14:textId="11971353" w:rsidR="00C04B27" w:rsidRPr="00285AFC" w:rsidRDefault="00C04B27" w:rsidP="00C04B27">
      <w:pPr>
        <w:pStyle w:val="afd"/>
      </w:pPr>
      <w:r>
        <w:rPr>
          <w:rFonts w:hint="eastAsia"/>
        </w:rPr>
        <w:t>Roadのモデルが参照できます。道路の概要情報を記載するデータモデルです。</w:t>
      </w:r>
    </w:p>
    <w:p w14:paraId="4AF4A8A0" w14:textId="45676190" w:rsidR="00BC207E" w:rsidRPr="00C04B27" w:rsidRDefault="00BC207E" w:rsidP="00EA5A41">
      <w:pPr>
        <w:pStyle w:val="a8"/>
        <w:ind w:left="120" w:firstLine="240"/>
      </w:pPr>
    </w:p>
    <w:p w14:paraId="7BB69778" w14:textId="38FE1156" w:rsidR="00BC207E" w:rsidRDefault="00BC207E" w:rsidP="00BC207E">
      <w:pPr>
        <w:pStyle w:val="32"/>
      </w:pPr>
      <w:bookmarkStart w:id="120" w:name="_Toc103600005"/>
      <w:r>
        <w:rPr>
          <w:rFonts w:hint="eastAsia"/>
        </w:rPr>
        <w:t>道路関連設備</w:t>
      </w:r>
      <w:bookmarkEnd w:id="120"/>
    </w:p>
    <w:p w14:paraId="26DDD23A" w14:textId="1905AA8B" w:rsidR="00BC207E" w:rsidRDefault="00BC207E" w:rsidP="00BC207E">
      <w:pPr>
        <w:pStyle w:val="a8"/>
        <w:ind w:left="120" w:firstLine="240"/>
      </w:pPr>
      <w:r>
        <w:rPr>
          <w:rFonts w:hint="eastAsia"/>
        </w:rPr>
        <w:t>道路には標識や電柱、排水溝等の様々な設備が設置されています。道路関連設備のデータモデルについては３D都市モデル標準製品仕様書（CityGML）のCityFurniture（</w:t>
      </w:r>
      <w:r>
        <w:t>frn:CityFurniture</w:t>
      </w:r>
      <w:r>
        <w:rPr>
          <w:rFonts w:hint="eastAsia"/>
        </w:rPr>
        <w:t>）を使用することができます。</w:t>
      </w:r>
    </w:p>
    <w:p w14:paraId="4D7E7270" w14:textId="5F66DE4F" w:rsidR="00BC207E" w:rsidRPr="00BC207E" w:rsidRDefault="00C04B27" w:rsidP="00BC207E">
      <w:pPr>
        <w:pStyle w:val="a8"/>
        <w:ind w:leftChars="20" w:left="48" w:firstLineChars="141" w:firstLine="338"/>
      </w:pPr>
      <w:r>
        <w:rPr>
          <w:rFonts w:hint="eastAsia"/>
        </w:rPr>
        <w:t>「</w:t>
      </w:r>
      <w:r w:rsidR="00BC207E">
        <w:rPr>
          <w:rFonts w:hint="eastAsia"/>
        </w:rPr>
        <w:t>設備</w:t>
      </w:r>
      <w:r>
        <w:rPr>
          <w:rFonts w:hint="eastAsia"/>
        </w:rPr>
        <w:t>」</w:t>
      </w:r>
      <w:r w:rsidR="00BC207E">
        <w:rPr>
          <w:rFonts w:hint="eastAsia"/>
        </w:rPr>
        <w:t>の</w:t>
      </w:r>
      <w:r>
        <w:rPr>
          <w:rFonts w:hint="eastAsia"/>
        </w:rPr>
        <w:t>データ項目を参照してください。</w:t>
      </w:r>
    </w:p>
    <w:p w14:paraId="316CC5B3" w14:textId="29BB4F87" w:rsidR="00F26897" w:rsidRDefault="001A79A6" w:rsidP="00E878F4">
      <w:pPr>
        <w:pStyle w:val="32"/>
      </w:pPr>
      <w:bookmarkStart w:id="121" w:name="_Toc103600006"/>
      <w:r>
        <w:rPr>
          <w:rFonts w:hint="eastAsia"/>
        </w:rPr>
        <w:lastRenderedPageBreak/>
        <w:t>交通規制情報</w:t>
      </w:r>
      <w:bookmarkEnd w:id="121"/>
    </w:p>
    <w:p w14:paraId="5B3ED56A" w14:textId="31C4FB57" w:rsidR="001A79A6" w:rsidRDefault="001A79A6" w:rsidP="003C672B">
      <w:pPr>
        <w:pStyle w:val="a7"/>
      </w:pPr>
      <w:r>
        <w:rPr>
          <w:rFonts w:hint="eastAsia"/>
        </w:rPr>
        <w:t>交通規制情報は、事故、工事、イベントなどにより随時発生し、</w:t>
      </w:r>
      <w:r w:rsidR="00BB2605">
        <w:rPr>
          <w:rFonts w:hint="eastAsia"/>
        </w:rPr>
        <w:t>都市情報として重要</w:t>
      </w:r>
      <w:r w:rsidR="00BF7352">
        <w:rPr>
          <w:rFonts w:hint="eastAsia"/>
        </w:rPr>
        <w:t>です</w:t>
      </w:r>
      <w:r w:rsidR="00BB2605">
        <w:rPr>
          <w:rFonts w:hint="eastAsia"/>
        </w:rPr>
        <w:t>。</w:t>
      </w:r>
    </w:p>
    <w:p w14:paraId="655C6137" w14:textId="1B09F4E1" w:rsidR="00BB2605" w:rsidRDefault="00BB2605" w:rsidP="003C672B">
      <w:pPr>
        <w:pStyle w:val="a7"/>
      </w:pPr>
      <w:r>
        <w:rPr>
          <w:rFonts w:hint="eastAsia"/>
        </w:rPr>
        <w:t>公益財団法人日本道路交通情報センターの公開する</w:t>
      </w:r>
      <w:r w:rsidR="001B6053">
        <w:rPr>
          <w:rFonts w:hint="eastAsia"/>
        </w:rPr>
        <w:t>「一般道路の「交通規制情報(11種別)」</w:t>
      </w:r>
      <w:r w:rsidR="0051244E">
        <w:rPr>
          <w:rStyle w:val="affa"/>
        </w:rPr>
        <w:footnoteReference w:id="41"/>
      </w:r>
      <w:r w:rsidR="00233318">
        <w:rPr>
          <w:rFonts w:hint="eastAsia"/>
        </w:rPr>
        <w:t>が</w:t>
      </w:r>
      <w:r w:rsidR="00B82A79">
        <w:rPr>
          <w:rFonts w:hint="eastAsia"/>
        </w:rPr>
        <w:t>参照</w:t>
      </w:r>
      <w:r w:rsidR="00B17745">
        <w:rPr>
          <w:rFonts w:hint="eastAsia"/>
        </w:rPr>
        <w:t>できます</w:t>
      </w:r>
      <w:r w:rsidR="00B82A79">
        <w:rPr>
          <w:rFonts w:hint="eastAsia"/>
        </w:rPr>
        <w:t>。</w:t>
      </w:r>
    </w:p>
    <w:p w14:paraId="6AD25D93" w14:textId="77777777" w:rsidR="00D51A5D" w:rsidRPr="00C04B27" w:rsidRDefault="00D51A5D" w:rsidP="0050201C">
      <w:pPr>
        <w:pStyle w:val="affd"/>
        <w:ind w:left="960"/>
        <w:rPr>
          <w:sz w:val="20"/>
          <w:szCs w:val="18"/>
        </w:rPr>
      </w:pPr>
      <w:r w:rsidRPr="00C04B27">
        <w:rPr>
          <w:rFonts w:hint="eastAsia"/>
          <w:sz w:val="20"/>
          <w:szCs w:val="18"/>
        </w:rPr>
        <w:t>No. 規制種別</w:t>
      </w:r>
    </w:p>
    <w:p w14:paraId="235CC3F2" w14:textId="77777777" w:rsidR="00D51A5D" w:rsidRPr="00C04B27" w:rsidRDefault="00D51A5D" w:rsidP="0050201C">
      <w:pPr>
        <w:pStyle w:val="affd"/>
        <w:ind w:left="960"/>
        <w:rPr>
          <w:sz w:val="20"/>
          <w:szCs w:val="18"/>
        </w:rPr>
      </w:pPr>
      <w:r w:rsidRPr="00C04B27">
        <w:rPr>
          <w:rFonts w:hint="eastAsia"/>
          <w:sz w:val="20"/>
          <w:szCs w:val="18"/>
        </w:rPr>
        <w:t>1 歩行者用道路</w:t>
      </w:r>
    </w:p>
    <w:p w14:paraId="38D5D1FD" w14:textId="77777777" w:rsidR="00D51A5D" w:rsidRPr="00C04B27" w:rsidRDefault="00D51A5D" w:rsidP="0050201C">
      <w:pPr>
        <w:pStyle w:val="affd"/>
        <w:ind w:left="960"/>
        <w:rPr>
          <w:sz w:val="20"/>
          <w:szCs w:val="18"/>
        </w:rPr>
      </w:pPr>
      <w:r w:rsidRPr="00C04B27">
        <w:rPr>
          <w:rFonts w:hint="eastAsia"/>
          <w:sz w:val="20"/>
          <w:szCs w:val="18"/>
        </w:rPr>
        <w:t>2 自転車用道路</w:t>
      </w:r>
    </w:p>
    <w:p w14:paraId="7DE59DCA" w14:textId="77777777" w:rsidR="00D51A5D" w:rsidRPr="00C04B27" w:rsidRDefault="00D51A5D" w:rsidP="0050201C">
      <w:pPr>
        <w:pStyle w:val="affd"/>
        <w:ind w:left="960"/>
        <w:rPr>
          <w:sz w:val="20"/>
          <w:szCs w:val="18"/>
        </w:rPr>
      </w:pPr>
      <w:r w:rsidRPr="00C04B27">
        <w:rPr>
          <w:rFonts w:hint="eastAsia"/>
          <w:sz w:val="20"/>
          <w:szCs w:val="18"/>
        </w:rPr>
        <w:t>3 自転車及び歩行者用道路</w:t>
      </w:r>
    </w:p>
    <w:p w14:paraId="6CE34824" w14:textId="77777777" w:rsidR="00D51A5D" w:rsidRPr="00C04B27" w:rsidRDefault="00D51A5D" w:rsidP="0050201C">
      <w:pPr>
        <w:pStyle w:val="affd"/>
        <w:ind w:left="960"/>
        <w:rPr>
          <w:sz w:val="20"/>
          <w:szCs w:val="18"/>
        </w:rPr>
      </w:pPr>
      <w:r w:rsidRPr="00C04B27">
        <w:rPr>
          <w:rFonts w:hint="eastAsia"/>
          <w:sz w:val="20"/>
          <w:szCs w:val="18"/>
        </w:rPr>
        <w:t>4 通行止め</w:t>
      </w:r>
    </w:p>
    <w:p w14:paraId="66536D5C" w14:textId="77777777" w:rsidR="00D51A5D" w:rsidRPr="00C04B27" w:rsidRDefault="00D51A5D" w:rsidP="0050201C">
      <w:pPr>
        <w:pStyle w:val="affd"/>
        <w:ind w:left="960"/>
        <w:rPr>
          <w:sz w:val="20"/>
          <w:szCs w:val="18"/>
        </w:rPr>
      </w:pPr>
      <w:r w:rsidRPr="00C04B27">
        <w:rPr>
          <w:rFonts w:hint="eastAsia"/>
          <w:sz w:val="20"/>
          <w:szCs w:val="18"/>
        </w:rPr>
        <w:t>5 車両通行止め</w:t>
      </w:r>
    </w:p>
    <w:p w14:paraId="29974BFF" w14:textId="77777777" w:rsidR="00D51A5D" w:rsidRPr="00C04B27" w:rsidRDefault="00D51A5D" w:rsidP="0050201C">
      <w:pPr>
        <w:pStyle w:val="affd"/>
        <w:ind w:left="960"/>
        <w:rPr>
          <w:sz w:val="20"/>
          <w:szCs w:val="18"/>
        </w:rPr>
      </w:pPr>
      <w:r w:rsidRPr="00C04B27">
        <w:rPr>
          <w:rFonts w:hint="eastAsia"/>
          <w:sz w:val="20"/>
          <w:szCs w:val="18"/>
        </w:rPr>
        <w:t>6 指定方向外進行禁止</w:t>
      </w:r>
    </w:p>
    <w:p w14:paraId="2C4B4CDB" w14:textId="77777777" w:rsidR="00D51A5D" w:rsidRPr="00C04B27" w:rsidRDefault="00D51A5D" w:rsidP="0050201C">
      <w:pPr>
        <w:pStyle w:val="affd"/>
        <w:ind w:left="960"/>
        <w:rPr>
          <w:sz w:val="20"/>
          <w:szCs w:val="18"/>
        </w:rPr>
      </w:pPr>
      <w:r w:rsidRPr="00C04B27">
        <w:rPr>
          <w:rFonts w:hint="eastAsia"/>
          <w:sz w:val="20"/>
          <w:szCs w:val="18"/>
        </w:rPr>
        <w:t>7 一方通行</w:t>
      </w:r>
    </w:p>
    <w:p w14:paraId="5FD03184" w14:textId="77777777" w:rsidR="00D51A5D" w:rsidRPr="00C04B27" w:rsidRDefault="00D51A5D" w:rsidP="0050201C">
      <w:pPr>
        <w:pStyle w:val="affd"/>
        <w:ind w:left="960"/>
        <w:rPr>
          <w:sz w:val="20"/>
          <w:szCs w:val="18"/>
        </w:rPr>
      </w:pPr>
      <w:r w:rsidRPr="00C04B27">
        <w:rPr>
          <w:rFonts w:hint="eastAsia"/>
          <w:sz w:val="20"/>
          <w:szCs w:val="18"/>
        </w:rPr>
        <w:t>8 一時停止</w:t>
      </w:r>
    </w:p>
    <w:p w14:paraId="51088B7D" w14:textId="77777777" w:rsidR="00D51A5D" w:rsidRPr="00C04B27" w:rsidRDefault="00D51A5D" w:rsidP="0050201C">
      <w:pPr>
        <w:pStyle w:val="affd"/>
        <w:ind w:left="960"/>
        <w:rPr>
          <w:sz w:val="20"/>
          <w:szCs w:val="18"/>
        </w:rPr>
      </w:pPr>
      <w:r w:rsidRPr="00C04B27">
        <w:rPr>
          <w:rFonts w:hint="eastAsia"/>
          <w:sz w:val="20"/>
          <w:szCs w:val="18"/>
        </w:rPr>
        <w:t>9 信号機</w:t>
      </w:r>
    </w:p>
    <w:p w14:paraId="4FDC21E3" w14:textId="77777777" w:rsidR="00D51A5D" w:rsidRPr="00C04B27" w:rsidRDefault="00D51A5D" w:rsidP="0050201C">
      <w:pPr>
        <w:pStyle w:val="affd"/>
        <w:ind w:left="960"/>
        <w:rPr>
          <w:sz w:val="20"/>
          <w:szCs w:val="18"/>
        </w:rPr>
      </w:pPr>
      <w:r w:rsidRPr="00C04B27">
        <w:rPr>
          <w:rFonts w:hint="eastAsia"/>
          <w:sz w:val="20"/>
          <w:szCs w:val="18"/>
        </w:rPr>
        <w:t>10 ゾーン 30</w:t>
      </w:r>
    </w:p>
    <w:p w14:paraId="262BBB27" w14:textId="0C6679BA" w:rsidR="00B82A79" w:rsidRPr="00C04B27" w:rsidRDefault="00D51A5D" w:rsidP="0050201C">
      <w:pPr>
        <w:pStyle w:val="affd"/>
        <w:ind w:left="960"/>
        <w:rPr>
          <w:sz w:val="20"/>
          <w:szCs w:val="18"/>
        </w:rPr>
      </w:pPr>
      <w:r w:rsidRPr="00C04B27">
        <w:rPr>
          <w:rFonts w:hint="eastAsia"/>
          <w:sz w:val="20"/>
          <w:szCs w:val="18"/>
        </w:rPr>
        <w:t>11 環状交差点</w:t>
      </w:r>
    </w:p>
    <w:p w14:paraId="61778DC3" w14:textId="6252D7B2" w:rsidR="00233318" w:rsidRDefault="00233318" w:rsidP="00233318">
      <w:pPr>
        <w:pStyle w:val="32"/>
      </w:pPr>
      <w:bookmarkStart w:id="122" w:name="_Toc103600007"/>
      <w:r>
        <w:rPr>
          <w:rFonts w:hint="eastAsia"/>
        </w:rPr>
        <w:t>交通インフラ（橋、トンネル等）</w:t>
      </w:r>
      <w:bookmarkEnd w:id="122"/>
    </w:p>
    <w:p w14:paraId="3072C970" w14:textId="26C61180" w:rsidR="00721FE1" w:rsidRPr="00721FE1" w:rsidRDefault="00233318" w:rsidP="00233318">
      <w:pPr>
        <w:pStyle w:val="a7"/>
      </w:pPr>
      <w:r>
        <w:rPr>
          <w:rFonts w:hint="eastAsia"/>
        </w:rPr>
        <w:t>交通インフラ情報は、CityGMLのConstructionモジュールが参照できます。</w:t>
      </w:r>
      <w:r w:rsidR="00721FE1">
        <w:rPr>
          <w:rFonts w:hint="eastAsia"/>
        </w:rPr>
        <w:t>また、電子国土基本図　地図情報ファイル仕様書の交通施設のサブパッケージのデータモデルも参照できます。</w:t>
      </w:r>
    </w:p>
    <w:p w14:paraId="2FAB37A2" w14:textId="39705193" w:rsidR="009D5DE9" w:rsidRDefault="007771EC">
      <w:pPr>
        <w:pStyle w:val="22"/>
      </w:pPr>
      <w:bookmarkStart w:id="123" w:name="_Toc103600008"/>
      <w:r>
        <w:rPr>
          <w:rFonts w:hint="eastAsia"/>
        </w:rPr>
        <w:t>交通</w:t>
      </w:r>
      <w:r w:rsidR="0031466C">
        <w:rPr>
          <w:rFonts w:hint="eastAsia"/>
        </w:rPr>
        <w:t>関連</w:t>
      </w:r>
      <w:r w:rsidR="00D728CF">
        <w:rPr>
          <w:rFonts w:hint="eastAsia"/>
        </w:rPr>
        <w:t>施設</w:t>
      </w:r>
      <w:bookmarkEnd w:id="123"/>
    </w:p>
    <w:p w14:paraId="1CB511D6" w14:textId="41243B85" w:rsidR="00C04B27" w:rsidRPr="00C04B27" w:rsidRDefault="00C04B27" w:rsidP="00C04B27">
      <w:pPr>
        <w:pStyle w:val="a7"/>
      </w:pPr>
      <w:r>
        <w:rPr>
          <w:rFonts w:hint="eastAsia"/>
        </w:rPr>
        <w:t>「施設」のデータモデルをもとに交通関係の施設を表します。</w:t>
      </w:r>
    </w:p>
    <w:p w14:paraId="73D255FE" w14:textId="5CB627AA" w:rsidR="00B908F4" w:rsidRDefault="00B908F4" w:rsidP="001F162B">
      <w:pPr>
        <w:pStyle w:val="32"/>
        <w:numPr>
          <w:ilvl w:val="0"/>
          <w:numId w:val="6"/>
        </w:numPr>
      </w:pPr>
      <w:bookmarkStart w:id="124" w:name="_Toc103600009"/>
      <w:r>
        <w:rPr>
          <w:rFonts w:hint="eastAsia"/>
        </w:rPr>
        <w:t>空港</w:t>
      </w:r>
      <w:bookmarkEnd w:id="124"/>
    </w:p>
    <w:p w14:paraId="531C8663" w14:textId="5253C097" w:rsidR="002C6D64" w:rsidRPr="002C6D64" w:rsidRDefault="002C6D64" w:rsidP="002C6D64">
      <w:pPr>
        <w:pStyle w:val="a8"/>
        <w:ind w:left="120" w:firstLine="240"/>
      </w:pPr>
      <w:r>
        <w:rPr>
          <w:rFonts w:hint="eastAsia"/>
        </w:rPr>
        <w:t>空港の情報を以下に示します。</w:t>
      </w:r>
    </w:p>
    <w:p w14:paraId="27C67822" w14:textId="6D707ED9" w:rsidR="001179A1" w:rsidRDefault="0004769A" w:rsidP="001F162B">
      <w:pPr>
        <w:pStyle w:val="51"/>
        <w:numPr>
          <w:ilvl w:val="4"/>
          <w:numId w:val="1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1179A1" w:rsidRPr="00B7091E" w14:paraId="14359EFC" w14:textId="77777777" w:rsidTr="002C6D64">
        <w:tc>
          <w:tcPr>
            <w:tcW w:w="1667" w:type="pct"/>
            <w:shd w:val="clear" w:color="auto" w:fill="D9D9D9" w:themeFill="background1" w:themeFillShade="D9"/>
          </w:tcPr>
          <w:p w14:paraId="03FB6FB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404" w:type="pct"/>
            <w:shd w:val="clear" w:color="auto" w:fill="D9D9D9" w:themeFill="background1" w:themeFillShade="D9"/>
          </w:tcPr>
          <w:p w14:paraId="5FFA991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930" w:type="pct"/>
            <w:shd w:val="clear" w:color="auto" w:fill="D9D9D9" w:themeFill="background1" w:themeFillShade="D9"/>
          </w:tcPr>
          <w:p w14:paraId="2BD136F2"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E1A3092" w14:textId="77777777" w:rsidTr="002C6D64">
        <w:tc>
          <w:tcPr>
            <w:tcW w:w="1667" w:type="pct"/>
          </w:tcPr>
          <w:p w14:paraId="6820DE72" w14:textId="1885F454" w:rsidR="001179A1" w:rsidRPr="0097334B" w:rsidRDefault="00C204F2" w:rsidP="00A53752">
            <w:pPr>
              <w:pStyle w:val="aa"/>
              <w:snapToGrid w:val="0"/>
              <w:ind w:leftChars="0" w:left="0" w:firstLineChars="0" w:firstLine="0"/>
              <w:rPr>
                <w:sz w:val="20"/>
                <w:szCs w:val="18"/>
              </w:rPr>
            </w:pPr>
            <w:r>
              <w:rPr>
                <w:rFonts w:hint="eastAsia"/>
                <w:sz w:val="20"/>
                <w:szCs w:val="18"/>
              </w:rPr>
              <w:t>空港</w:t>
            </w:r>
          </w:p>
        </w:tc>
        <w:tc>
          <w:tcPr>
            <w:tcW w:w="1404" w:type="pct"/>
          </w:tcPr>
          <w:p w14:paraId="50029E65" w14:textId="00F33536" w:rsidR="001179A1" w:rsidRPr="0097334B" w:rsidRDefault="00C204F2" w:rsidP="00A53752">
            <w:pPr>
              <w:pStyle w:val="aa"/>
              <w:snapToGrid w:val="0"/>
              <w:ind w:leftChars="0" w:left="0" w:firstLineChars="0" w:firstLine="0"/>
              <w:rPr>
                <w:sz w:val="20"/>
                <w:szCs w:val="18"/>
              </w:rPr>
            </w:pPr>
            <w:r>
              <w:rPr>
                <w:rFonts w:hint="eastAsia"/>
                <w:sz w:val="20"/>
                <w:szCs w:val="18"/>
              </w:rPr>
              <w:t>Airport</w:t>
            </w:r>
          </w:p>
        </w:tc>
        <w:tc>
          <w:tcPr>
            <w:tcW w:w="1930" w:type="pct"/>
          </w:tcPr>
          <w:p w14:paraId="0F836083" w14:textId="53D11D22"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2C6D64" w:rsidRPr="00B7091E" w14:paraId="5CF9AB60" w14:textId="77777777" w:rsidTr="002C6D64">
        <w:tc>
          <w:tcPr>
            <w:tcW w:w="1667" w:type="pct"/>
          </w:tcPr>
          <w:p w14:paraId="7BC348FB" w14:textId="0147D072" w:rsidR="002C6D64" w:rsidRDefault="002C6D64" w:rsidP="00A53752">
            <w:pPr>
              <w:pStyle w:val="aa"/>
              <w:snapToGrid w:val="0"/>
              <w:ind w:leftChars="0" w:left="0" w:firstLineChars="0" w:firstLine="0"/>
              <w:rPr>
                <w:sz w:val="20"/>
                <w:szCs w:val="18"/>
              </w:rPr>
            </w:pPr>
            <w:r>
              <w:rPr>
                <w:rFonts w:hint="eastAsia"/>
                <w:sz w:val="20"/>
                <w:szCs w:val="18"/>
              </w:rPr>
              <w:t>交通施設</w:t>
            </w:r>
          </w:p>
        </w:tc>
        <w:tc>
          <w:tcPr>
            <w:tcW w:w="1404" w:type="pct"/>
          </w:tcPr>
          <w:p w14:paraId="0DD3CE75" w14:textId="71305711" w:rsidR="002C6D64" w:rsidRDefault="002C6D64" w:rsidP="00A53752">
            <w:pPr>
              <w:pStyle w:val="aa"/>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c>
          <w:tcPr>
            <w:tcW w:w="1930" w:type="pct"/>
          </w:tcPr>
          <w:p w14:paraId="11A408FE" w14:textId="331F919B" w:rsidR="002C6D64" w:rsidRDefault="002C6D64" w:rsidP="00A53752">
            <w:pPr>
              <w:pStyle w:val="aa"/>
              <w:snapToGrid w:val="0"/>
              <w:ind w:leftChars="0" w:left="0" w:firstLineChars="0" w:firstLine="0"/>
              <w:rPr>
                <w:sz w:val="20"/>
                <w:szCs w:val="18"/>
              </w:rPr>
            </w:pPr>
            <w:r w:rsidRPr="00FC568F">
              <w:rPr>
                <w:rFonts w:hint="eastAsia"/>
                <w:sz w:val="20"/>
                <w:szCs w:val="18"/>
              </w:rPr>
              <w:t>３D都市モデル標準製品仕様書</w:t>
            </w:r>
          </w:p>
        </w:tc>
      </w:tr>
      <w:tr w:rsidR="00031750" w:rsidRPr="00B7091E" w14:paraId="79440501" w14:textId="77777777" w:rsidTr="002C6D64">
        <w:tc>
          <w:tcPr>
            <w:tcW w:w="1667" w:type="pct"/>
          </w:tcPr>
          <w:p w14:paraId="6C18C896" w14:textId="4323FFAF"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0DD40866" w14:textId="29FF91B4"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1A52E5BB" w14:textId="68726A26" w:rsidR="00031750" w:rsidRPr="0062082E" w:rsidRDefault="00031750" w:rsidP="00A53752">
            <w:pPr>
              <w:pStyle w:val="aa"/>
              <w:snapToGrid w:val="0"/>
              <w:ind w:leftChars="0" w:left="0" w:firstLineChars="0" w:firstLine="0"/>
              <w:rPr>
                <w:sz w:val="20"/>
                <w:szCs w:val="18"/>
              </w:rPr>
            </w:pPr>
            <w:r>
              <w:rPr>
                <w:rFonts w:hint="eastAsia"/>
                <w:sz w:val="20"/>
                <w:szCs w:val="18"/>
              </w:rPr>
              <w:t>Smart data model</w:t>
            </w:r>
          </w:p>
        </w:tc>
      </w:tr>
      <w:tr w:rsidR="00031750" w:rsidRPr="00B7091E" w14:paraId="14C52764" w14:textId="77777777" w:rsidTr="002C6D64">
        <w:tc>
          <w:tcPr>
            <w:tcW w:w="1667" w:type="pct"/>
          </w:tcPr>
          <w:p w14:paraId="6D07FF4D" w14:textId="5714B3A4"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66DA2C46" w14:textId="4C857E5B"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5AE16AA5" w14:textId="0FD0B09C" w:rsidR="00031750" w:rsidRPr="0062082E" w:rsidRDefault="00031750" w:rsidP="00A53752">
            <w:pPr>
              <w:pStyle w:val="aa"/>
              <w:snapToGrid w:val="0"/>
              <w:ind w:leftChars="0" w:left="0" w:firstLineChars="0" w:firstLine="0"/>
              <w:rPr>
                <w:sz w:val="20"/>
                <w:szCs w:val="18"/>
              </w:rPr>
            </w:pPr>
            <w:r>
              <w:rPr>
                <w:rFonts w:hint="eastAsia"/>
                <w:sz w:val="20"/>
                <w:szCs w:val="18"/>
              </w:rPr>
              <w:t>Schema.org</w:t>
            </w:r>
          </w:p>
        </w:tc>
      </w:tr>
    </w:tbl>
    <w:p w14:paraId="05C3F2C9" w14:textId="3891C642" w:rsidR="001179A1" w:rsidRDefault="001179A1" w:rsidP="001179A1">
      <w:pPr>
        <w:pStyle w:val="51"/>
      </w:pPr>
      <w:r>
        <w:rPr>
          <w:rFonts w:hint="eastAsia"/>
        </w:rPr>
        <w:lastRenderedPageBreak/>
        <w:t>データモデル</w:t>
      </w:r>
    </w:p>
    <w:p w14:paraId="238BC9A5" w14:textId="7164C04D" w:rsidR="001007FC" w:rsidRDefault="001179A1" w:rsidP="00C04B27">
      <w:pPr>
        <w:pStyle w:val="aa"/>
        <w:ind w:left="360" w:firstLine="240"/>
      </w:pPr>
      <w:r>
        <w:rPr>
          <w:rFonts w:hint="eastAsia"/>
        </w:rPr>
        <w:t>施設の基本モデル</w:t>
      </w:r>
      <w:r w:rsidR="00046260">
        <w:rPr>
          <w:rFonts w:hint="eastAsia"/>
        </w:rPr>
        <w:t>を使用</w:t>
      </w:r>
      <w:r w:rsidR="00C04B27">
        <w:rPr>
          <w:rFonts w:hint="eastAsia"/>
        </w:rPr>
        <w:t>します</w:t>
      </w:r>
      <w:r w:rsidR="001007FC">
        <w:rPr>
          <w:rFonts w:hint="eastAsia"/>
        </w:rPr>
        <w:t>。</w:t>
      </w:r>
    </w:p>
    <w:p w14:paraId="3DDC3A22" w14:textId="77777777" w:rsidR="00C04B27" w:rsidRDefault="00C04B27" w:rsidP="00C04B27">
      <w:pPr>
        <w:pStyle w:val="aa"/>
        <w:ind w:left="360" w:firstLine="240"/>
      </w:pPr>
    </w:p>
    <w:p w14:paraId="44AEF2BB" w14:textId="77777777" w:rsidR="00C04B27" w:rsidRDefault="00C04B27" w:rsidP="00C04B27">
      <w:pPr>
        <w:pStyle w:val="aa"/>
        <w:ind w:left="360" w:firstLine="240"/>
      </w:pPr>
      <w:r>
        <w:rPr>
          <w:rFonts w:hint="eastAsia"/>
          <w:noProof/>
        </w:rPr>
        <w:drawing>
          <wp:inline distT="0" distB="0" distL="0" distR="0" wp14:anchorId="667AE0EC" wp14:editId="1313B1E0">
            <wp:extent cx="4914900" cy="419100"/>
            <wp:effectExtent l="0" t="0" r="0" b="19050"/>
            <wp:docPr id="41" name="図表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06A2DB9C" w14:textId="77777777" w:rsidR="00C04B27" w:rsidRDefault="00C04B27" w:rsidP="00C04B27">
      <w:pPr>
        <w:pStyle w:val="51"/>
      </w:pPr>
      <w:r>
        <w:rPr>
          <w:rFonts w:hint="eastAsia"/>
        </w:rPr>
        <w:t>データ項目に選択肢があるときの候補</w:t>
      </w:r>
    </w:p>
    <w:p w14:paraId="30CFA3D3" w14:textId="6B3F5552" w:rsidR="00C04B27" w:rsidRDefault="00C04B27" w:rsidP="00C04B27">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28CC9950" w14:textId="77777777" w:rsidR="00C04B27" w:rsidRDefault="00C04B27" w:rsidP="00C04B27">
      <w:pPr>
        <w:pStyle w:val="51"/>
      </w:pPr>
      <w:r>
        <w:rPr>
          <w:rFonts w:hint="eastAsia"/>
        </w:rPr>
        <w:t>既存データモデル</w:t>
      </w:r>
    </w:p>
    <w:p w14:paraId="62CB49AE" w14:textId="77777777" w:rsidR="00187EC9" w:rsidRDefault="00187EC9">
      <w:pPr>
        <w:pStyle w:val="6"/>
      </w:pPr>
      <w:r>
        <w:rPr>
          <w:rFonts w:hint="eastAsia"/>
        </w:rPr>
        <w:t>国土数値情報</w:t>
      </w:r>
    </w:p>
    <w:p w14:paraId="3D5436E8" w14:textId="55568181" w:rsidR="00187EC9" w:rsidRDefault="00187EC9" w:rsidP="00187EC9">
      <w:pPr>
        <w:pStyle w:val="afd"/>
      </w:pPr>
      <w:r>
        <w:rPr>
          <w:rFonts w:hint="eastAsia"/>
        </w:rPr>
        <w:t>交通（交通）の空港のデータモデルが参照できます。</w:t>
      </w:r>
    </w:p>
    <w:p w14:paraId="0321985A" w14:textId="0E17ACFE" w:rsidR="00C04B27" w:rsidRDefault="00C04B27">
      <w:pPr>
        <w:pStyle w:val="6"/>
      </w:pPr>
      <w:r>
        <w:rPr>
          <w:rFonts w:hint="eastAsia"/>
        </w:rPr>
        <w:t>Smart Data Model</w:t>
      </w:r>
    </w:p>
    <w:p w14:paraId="3ADE5DD5" w14:textId="1C25FBBF" w:rsidR="00C04B27" w:rsidRPr="00E534DB" w:rsidRDefault="00C04B27" w:rsidP="00C04B27">
      <w:pPr>
        <w:pStyle w:val="afd"/>
      </w:pPr>
      <w:r>
        <w:rPr>
          <w:rFonts w:hint="eastAsia"/>
        </w:rPr>
        <w:t>スマートシティ用の</w:t>
      </w:r>
      <w:r w:rsidR="00031750">
        <w:rPr>
          <w:rFonts w:hint="eastAsia"/>
        </w:rPr>
        <w:t>Airportの</w:t>
      </w:r>
      <w:r>
        <w:rPr>
          <w:rFonts w:hint="eastAsia"/>
        </w:rPr>
        <w:t>データモデル</w:t>
      </w:r>
      <w:r w:rsidR="00031750">
        <w:rPr>
          <w:rFonts w:hint="eastAsia"/>
        </w:rPr>
        <w:t>を参照できます</w:t>
      </w:r>
      <w:r>
        <w:rPr>
          <w:rFonts w:hint="eastAsia"/>
        </w:rPr>
        <w:t>。</w:t>
      </w:r>
      <w:r w:rsidR="00031750">
        <w:rPr>
          <w:rFonts w:hint="eastAsia"/>
        </w:rPr>
        <w:t>IATAコード、ICAOコードなどが付加できます。</w:t>
      </w:r>
    </w:p>
    <w:p w14:paraId="7FC28381" w14:textId="77777777" w:rsidR="00C04B27" w:rsidRDefault="00C04B27">
      <w:pPr>
        <w:pStyle w:val="6"/>
      </w:pPr>
      <w:r>
        <w:t>S</w:t>
      </w:r>
      <w:r>
        <w:rPr>
          <w:rFonts w:hint="eastAsia"/>
        </w:rPr>
        <w:t>chema.org</w:t>
      </w:r>
    </w:p>
    <w:p w14:paraId="643BD583" w14:textId="2396446F" w:rsidR="00C04B27" w:rsidRDefault="00C04B27" w:rsidP="00C04B27">
      <w:pPr>
        <w:pStyle w:val="afd"/>
      </w:pPr>
      <w:r>
        <w:rPr>
          <w:rFonts w:hint="eastAsia"/>
        </w:rPr>
        <w:t>Web検索情報用の</w:t>
      </w:r>
      <w:r w:rsidRPr="00F92EBF">
        <w:t>Airport</w:t>
      </w:r>
      <w:r>
        <w:rPr>
          <w:rFonts w:hint="eastAsia"/>
        </w:rPr>
        <w:t>が参照できます。</w:t>
      </w:r>
      <w:r w:rsidR="00031750">
        <w:rPr>
          <w:rFonts w:hint="eastAsia"/>
        </w:rPr>
        <w:t>IATAコード、ICAOコードなどが付加できます。</w:t>
      </w:r>
    </w:p>
    <w:p w14:paraId="41323306" w14:textId="77777777" w:rsidR="00C04B27" w:rsidRDefault="00C04B27" w:rsidP="00C04B27">
      <w:pPr>
        <w:pStyle w:val="aa"/>
        <w:ind w:left="360" w:firstLine="240"/>
      </w:pPr>
    </w:p>
    <w:p w14:paraId="278BF575" w14:textId="72D0FA08" w:rsidR="00B908F4" w:rsidRDefault="00611F3C" w:rsidP="00E878F4">
      <w:pPr>
        <w:pStyle w:val="32"/>
      </w:pPr>
      <w:bookmarkStart w:id="125" w:name="_Toc103600010"/>
      <w:r>
        <w:rPr>
          <w:rFonts w:hint="eastAsia"/>
        </w:rPr>
        <w:t>港湾</w:t>
      </w:r>
      <w:bookmarkEnd w:id="125"/>
    </w:p>
    <w:p w14:paraId="561506E8" w14:textId="09209460" w:rsidR="002C6D64" w:rsidRPr="002C6D64" w:rsidRDefault="002C6D64" w:rsidP="002C6D64">
      <w:pPr>
        <w:pStyle w:val="a8"/>
        <w:ind w:left="120" w:firstLine="240"/>
      </w:pPr>
      <w:r>
        <w:rPr>
          <w:rFonts w:hint="eastAsia"/>
        </w:rPr>
        <w:t>港湾の情報を以下に示します。</w:t>
      </w:r>
    </w:p>
    <w:p w14:paraId="3F67E9CA" w14:textId="14C01538" w:rsidR="001179A1" w:rsidRDefault="0004769A" w:rsidP="001F162B">
      <w:pPr>
        <w:pStyle w:val="51"/>
        <w:numPr>
          <w:ilvl w:val="4"/>
          <w:numId w:val="3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DED4D69" w14:textId="77777777" w:rsidTr="0062082E">
        <w:tc>
          <w:tcPr>
            <w:tcW w:w="1667" w:type="pct"/>
            <w:shd w:val="clear" w:color="auto" w:fill="D9D9D9" w:themeFill="background1" w:themeFillShade="D9"/>
          </w:tcPr>
          <w:p w14:paraId="1080D1C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8FCD8F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71C90D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0A3202A" w14:textId="77777777" w:rsidTr="0062082E">
        <w:tc>
          <w:tcPr>
            <w:tcW w:w="1667" w:type="pct"/>
          </w:tcPr>
          <w:p w14:paraId="13BFB606" w14:textId="264B1212" w:rsidR="001179A1" w:rsidRPr="0097334B" w:rsidRDefault="00C204F2" w:rsidP="00A53752">
            <w:pPr>
              <w:pStyle w:val="aa"/>
              <w:snapToGrid w:val="0"/>
              <w:ind w:leftChars="0" w:left="0" w:firstLineChars="0" w:firstLine="0"/>
              <w:rPr>
                <w:sz w:val="20"/>
                <w:szCs w:val="18"/>
              </w:rPr>
            </w:pPr>
            <w:r>
              <w:rPr>
                <w:rFonts w:hint="eastAsia"/>
                <w:sz w:val="20"/>
                <w:szCs w:val="18"/>
              </w:rPr>
              <w:t>港湾</w:t>
            </w:r>
          </w:p>
        </w:tc>
        <w:tc>
          <w:tcPr>
            <w:tcW w:w="1667" w:type="pct"/>
          </w:tcPr>
          <w:p w14:paraId="3CB6C7D7" w14:textId="4392245C" w:rsidR="001179A1" w:rsidRPr="0097334B" w:rsidRDefault="00C204F2" w:rsidP="00A53752">
            <w:pPr>
              <w:pStyle w:val="aa"/>
              <w:snapToGrid w:val="0"/>
              <w:ind w:leftChars="0" w:left="0" w:firstLineChars="0" w:firstLine="0"/>
              <w:rPr>
                <w:sz w:val="20"/>
                <w:szCs w:val="18"/>
              </w:rPr>
            </w:pPr>
            <w:r>
              <w:rPr>
                <w:rFonts w:hint="eastAsia"/>
                <w:sz w:val="20"/>
                <w:szCs w:val="18"/>
              </w:rPr>
              <w:t>Port</w:t>
            </w:r>
          </w:p>
        </w:tc>
        <w:tc>
          <w:tcPr>
            <w:tcW w:w="1666" w:type="pct"/>
          </w:tcPr>
          <w:p w14:paraId="4B1D5DC5" w14:textId="1847D4A0"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472510" w:rsidRPr="00B7091E" w14:paraId="5D527920" w14:textId="77777777" w:rsidTr="0062082E">
        <w:tc>
          <w:tcPr>
            <w:tcW w:w="1667" w:type="pct"/>
          </w:tcPr>
          <w:p w14:paraId="75AB0E3D" w14:textId="5C912B78" w:rsidR="00472510" w:rsidRDefault="00472510" w:rsidP="00A53752">
            <w:pPr>
              <w:pStyle w:val="aa"/>
              <w:snapToGrid w:val="0"/>
              <w:ind w:leftChars="0" w:left="0" w:firstLineChars="0" w:firstLine="0"/>
              <w:rPr>
                <w:sz w:val="20"/>
                <w:szCs w:val="18"/>
              </w:rPr>
            </w:pPr>
            <w:r>
              <w:rPr>
                <w:rFonts w:hint="eastAsia"/>
                <w:sz w:val="20"/>
                <w:szCs w:val="18"/>
              </w:rPr>
              <w:t>港湾施設</w:t>
            </w:r>
          </w:p>
        </w:tc>
        <w:tc>
          <w:tcPr>
            <w:tcW w:w="1667" w:type="pct"/>
          </w:tcPr>
          <w:p w14:paraId="3E4E242F" w14:textId="135892E4" w:rsidR="00472510" w:rsidRDefault="00472510" w:rsidP="00A53752">
            <w:pPr>
              <w:pStyle w:val="aa"/>
              <w:snapToGrid w:val="0"/>
              <w:ind w:leftChars="0" w:left="0" w:firstLineChars="0" w:firstLine="0"/>
              <w:rPr>
                <w:sz w:val="20"/>
                <w:szCs w:val="18"/>
              </w:rPr>
            </w:pPr>
            <w:r w:rsidRPr="00472510">
              <w:rPr>
                <w:sz w:val="20"/>
                <w:szCs w:val="18"/>
              </w:rPr>
              <w:t>SeaportFacilities</w:t>
            </w:r>
          </w:p>
        </w:tc>
        <w:tc>
          <w:tcPr>
            <w:tcW w:w="1666" w:type="pct"/>
          </w:tcPr>
          <w:p w14:paraId="56CEF9D0" w14:textId="3CE56A57" w:rsidR="00472510" w:rsidRPr="0062082E"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33046704" w14:textId="77777777" w:rsidTr="0062082E">
        <w:tc>
          <w:tcPr>
            <w:tcW w:w="1667" w:type="pct"/>
          </w:tcPr>
          <w:p w14:paraId="01915FD3" w14:textId="7673F9E8" w:rsidR="00472510" w:rsidRDefault="00472510" w:rsidP="00A53752">
            <w:pPr>
              <w:pStyle w:val="aa"/>
              <w:snapToGrid w:val="0"/>
              <w:ind w:leftChars="0" w:left="0" w:firstLineChars="0" w:firstLine="0"/>
              <w:rPr>
                <w:sz w:val="20"/>
                <w:szCs w:val="18"/>
              </w:rPr>
            </w:pPr>
            <w:r>
              <w:rPr>
                <w:rFonts w:hint="eastAsia"/>
                <w:sz w:val="20"/>
                <w:szCs w:val="18"/>
              </w:rPr>
              <w:t>ボートターミナル</w:t>
            </w:r>
          </w:p>
        </w:tc>
        <w:tc>
          <w:tcPr>
            <w:tcW w:w="1667" w:type="pct"/>
          </w:tcPr>
          <w:p w14:paraId="4115D49B" w14:textId="4E2F562A" w:rsidR="00472510" w:rsidRDefault="00472510" w:rsidP="00A53752">
            <w:pPr>
              <w:pStyle w:val="aa"/>
              <w:snapToGrid w:val="0"/>
              <w:ind w:leftChars="0" w:left="0" w:firstLineChars="0" w:firstLine="0"/>
              <w:rPr>
                <w:sz w:val="20"/>
                <w:szCs w:val="18"/>
              </w:rPr>
            </w:pPr>
            <w:r w:rsidRPr="00472510">
              <w:rPr>
                <w:sz w:val="20"/>
                <w:szCs w:val="18"/>
              </w:rPr>
              <w:t>BoatTerminal</w:t>
            </w:r>
          </w:p>
        </w:tc>
        <w:tc>
          <w:tcPr>
            <w:tcW w:w="1666" w:type="pct"/>
          </w:tcPr>
          <w:p w14:paraId="7D8A0590" w14:textId="77724631" w:rsidR="00472510" w:rsidRPr="0062082E" w:rsidRDefault="00472510" w:rsidP="00A53752">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3B77AC7" w14:textId="77777777" w:rsidR="00046260" w:rsidRDefault="00046260" w:rsidP="00046260">
      <w:pPr>
        <w:pStyle w:val="51"/>
      </w:pPr>
      <w:r>
        <w:rPr>
          <w:rFonts w:hint="eastAsia"/>
        </w:rPr>
        <w:t>データモデル</w:t>
      </w:r>
    </w:p>
    <w:p w14:paraId="105F9550" w14:textId="77777777" w:rsidR="00472510" w:rsidRDefault="00472510" w:rsidP="00472510">
      <w:pPr>
        <w:pStyle w:val="aa"/>
        <w:ind w:left="360" w:firstLine="240"/>
      </w:pPr>
      <w:r>
        <w:rPr>
          <w:rFonts w:hint="eastAsia"/>
        </w:rPr>
        <w:t>施設の基本モデルを使用します。</w:t>
      </w:r>
    </w:p>
    <w:p w14:paraId="3DEFCDDE" w14:textId="77777777" w:rsidR="00472510" w:rsidRDefault="00472510" w:rsidP="00472510">
      <w:pPr>
        <w:pStyle w:val="aa"/>
        <w:ind w:left="360" w:firstLine="240"/>
      </w:pPr>
    </w:p>
    <w:p w14:paraId="33B99325" w14:textId="77777777" w:rsidR="00472510" w:rsidRDefault="00472510" w:rsidP="00472510">
      <w:pPr>
        <w:pStyle w:val="aa"/>
        <w:ind w:left="360" w:firstLine="240"/>
      </w:pPr>
      <w:r>
        <w:rPr>
          <w:rFonts w:hint="eastAsia"/>
          <w:noProof/>
        </w:rPr>
        <w:drawing>
          <wp:inline distT="0" distB="0" distL="0" distR="0" wp14:anchorId="714EAF95" wp14:editId="72B2C95B">
            <wp:extent cx="4914900" cy="419100"/>
            <wp:effectExtent l="0" t="0" r="0" b="19050"/>
            <wp:docPr id="42" name="図表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1774EFDA" w14:textId="77777777" w:rsidR="0062082E" w:rsidRDefault="00046260" w:rsidP="0062082E">
      <w:pPr>
        <w:pStyle w:val="51"/>
      </w:pPr>
      <w:r>
        <w:rPr>
          <w:rFonts w:hint="eastAsia"/>
        </w:rPr>
        <w:lastRenderedPageBreak/>
        <w:t>既存データモデ</w:t>
      </w:r>
      <w:r w:rsidR="0062082E">
        <w:rPr>
          <w:rFonts w:hint="eastAsia"/>
        </w:rPr>
        <w:t>ル</w:t>
      </w:r>
    </w:p>
    <w:p w14:paraId="72B32207" w14:textId="77777777" w:rsidR="00187EC9" w:rsidRDefault="00187EC9">
      <w:pPr>
        <w:pStyle w:val="6"/>
      </w:pPr>
      <w:r>
        <w:rPr>
          <w:rFonts w:hint="eastAsia"/>
        </w:rPr>
        <w:t>国土数値情報</w:t>
      </w:r>
    </w:p>
    <w:p w14:paraId="5D2D6386" w14:textId="1AD48496" w:rsidR="00187EC9" w:rsidRPr="00187EC9" w:rsidRDefault="00187EC9" w:rsidP="00187EC9">
      <w:pPr>
        <w:pStyle w:val="afd"/>
      </w:pPr>
      <w:r>
        <w:rPr>
          <w:rFonts w:hint="eastAsia"/>
        </w:rPr>
        <w:t>交通（交通）の港湾、漁港のデータモデルが参照できます。</w:t>
      </w:r>
    </w:p>
    <w:p w14:paraId="75392333" w14:textId="77777777" w:rsidR="00187EC9" w:rsidRDefault="00472510">
      <w:pPr>
        <w:pStyle w:val="6"/>
      </w:pPr>
      <w:r w:rsidRPr="00472510">
        <w:t>Smart data model</w:t>
      </w:r>
    </w:p>
    <w:p w14:paraId="1AF7AE4D" w14:textId="2A65A403" w:rsidR="001007FC" w:rsidRPr="00046260" w:rsidRDefault="00472510" w:rsidP="00187EC9">
      <w:pPr>
        <w:pStyle w:val="afd"/>
      </w:pPr>
      <w:r>
        <w:rPr>
          <w:rFonts w:hint="eastAsia"/>
        </w:rPr>
        <w:t>Trans</w:t>
      </w:r>
      <w:r w:rsidRPr="00187EC9">
        <w:rPr>
          <w:rStyle w:val="afe"/>
          <w:rFonts w:hint="eastAsia"/>
        </w:rPr>
        <w:t>portStationとPublicTransportSto</w:t>
      </w:r>
      <w:r>
        <w:rPr>
          <w:rFonts w:hint="eastAsia"/>
        </w:rPr>
        <w:t>p</w:t>
      </w:r>
      <w:r w:rsidR="00187EC9">
        <w:rPr>
          <w:rFonts w:hint="eastAsia"/>
        </w:rPr>
        <w:t>が</w:t>
      </w:r>
      <w:r>
        <w:rPr>
          <w:rFonts w:hint="eastAsia"/>
        </w:rPr>
        <w:t>参照できます</w:t>
      </w:r>
      <w:r w:rsidR="0062082E">
        <w:rPr>
          <w:rFonts w:hint="eastAsia"/>
        </w:rPr>
        <w:t>。</w:t>
      </w:r>
    </w:p>
    <w:p w14:paraId="43E0036E" w14:textId="41E8CB97" w:rsidR="00B85556" w:rsidRDefault="00B85556" w:rsidP="00E878F4">
      <w:pPr>
        <w:pStyle w:val="32"/>
      </w:pPr>
      <w:bookmarkStart w:id="126" w:name="_Toc103600011"/>
      <w:r>
        <w:rPr>
          <w:rFonts w:hint="eastAsia"/>
        </w:rPr>
        <w:t>駅</w:t>
      </w:r>
      <w:r w:rsidR="00E81576">
        <w:rPr>
          <w:rFonts w:hint="eastAsia"/>
        </w:rPr>
        <w:t>・</w:t>
      </w:r>
      <w:r w:rsidR="00B84CF9">
        <w:rPr>
          <w:rFonts w:hint="eastAsia"/>
        </w:rPr>
        <w:t>バス停</w:t>
      </w:r>
      <w:bookmarkEnd w:id="126"/>
    </w:p>
    <w:p w14:paraId="1AD739D9" w14:textId="47579B13" w:rsidR="002C6D64" w:rsidRPr="002C6D64" w:rsidRDefault="002C6D64" w:rsidP="002C6D64">
      <w:pPr>
        <w:pStyle w:val="a8"/>
        <w:ind w:left="120" w:firstLine="240"/>
      </w:pPr>
      <w:r>
        <w:rPr>
          <w:rFonts w:hint="eastAsia"/>
        </w:rPr>
        <w:t>駅・バス停の情報を以下に示します。</w:t>
      </w:r>
    </w:p>
    <w:p w14:paraId="15328036" w14:textId="3E326540" w:rsidR="001179A1" w:rsidRDefault="0004769A" w:rsidP="001F162B">
      <w:pPr>
        <w:pStyle w:val="51"/>
        <w:numPr>
          <w:ilvl w:val="4"/>
          <w:numId w:val="32"/>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064CD41F" w14:textId="77777777" w:rsidTr="0062082E">
        <w:tc>
          <w:tcPr>
            <w:tcW w:w="1667" w:type="pct"/>
            <w:shd w:val="clear" w:color="auto" w:fill="D9D9D9" w:themeFill="background1" w:themeFillShade="D9"/>
          </w:tcPr>
          <w:p w14:paraId="4D6D462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428FD6D"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38F2A0B"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E08EE72" w14:textId="77777777" w:rsidTr="0062082E">
        <w:tc>
          <w:tcPr>
            <w:tcW w:w="1667" w:type="pct"/>
          </w:tcPr>
          <w:p w14:paraId="4C7260DC" w14:textId="5264A2A0" w:rsidR="00433FEE" w:rsidRPr="0097334B" w:rsidRDefault="00433FEE" w:rsidP="00A53752">
            <w:pPr>
              <w:pStyle w:val="aa"/>
              <w:snapToGrid w:val="0"/>
              <w:ind w:leftChars="0" w:left="0" w:firstLineChars="0" w:firstLine="0"/>
              <w:rPr>
                <w:sz w:val="20"/>
                <w:szCs w:val="18"/>
              </w:rPr>
            </w:pPr>
            <w:r>
              <w:rPr>
                <w:rFonts w:hint="eastAsia"/>
                <w:sz w:val="20"/>
                <w:szCs w:val="18"/>
              </w:rPr>
              <w:t>駅</w:t>
            </w:r>
          </w:p>
        </w:tc>
        <w:tc>
          <w:tcPr>
            <w:tcW w:w="1667" w:type="pct"/>
          </w:tcPr>
          <w:p w14:paraId="5AFAA938" w14:textId="072931B5" w:rsidR="00433FEE" w:rsidRPr="0097334B" w:rsidRDefault="00433FEE" w:rsidP="00A53752">
            <w:pPr>
              <w:pStyle w:val="aa"/>
              <w:snapToGrid w:val="0"/>
              <w:ind w:leftChars="0" w:left="0" w:firstLineChars="0" w:firstLine="0"/>
              <w:rPr>
                <w:sz w:val="20"/>
                <w:szCs w:val="18"/>
              </w:rPr>
            </w:pPr>
            <w:r>
              <w:rPr>
                <w:rFonts w:hint="eastAsia"/>
                <w:sz w:val="20"/>
                <w:szCs w:val="18"/>
              </w:rPr>
              <w:t>Station</w:t>
            </w:r>
          </w:p>
        </w:tc>
        <w:tc>
          <w:tcPr>
            <w:tcW w:w="1666" w:type="pct"/>
          </w:tcPr>
          <w:p w14:paraId="5D3AA641" w14:textId="0EA62C1E" w:rsidR="00433FEE" w:rsidRPr="0097334B" w:rsidRDefault="00433FEE"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r w:rsidR="000D6BAD">
              <w:rPr>
                <w:rStyle w:val="affa"/>
                <w:sz w:val="20"/>
                <w:szCs w:val="18"/>
              </w:rPr>
              <w:footnoteReference w:id="42"/>
            </w:r>
          </w:p>
        </w:tc>
      </w:tr>
      <w:tr w:rsidR="008C5E0D" w:rsidRPr="00B7091E" w14:paraId="6E681C5A" w14:textId="77777777" w:rsidTr="0062082E">
        <w:tc>
          <w:tcPr>
            <w:tcW w:w="1667" w:type="pct"/>
          </w:tcPr>
          <w:p w14:paraId="69A48B53" w14:textId="5546AEB1" w:rsidR="008C5E0D" w:rsidRDefault="008C5E0D" w:rsidP="00A53752">
            <w:pPr>
              <w:pStyle w:val="aa"/>
              <w:snapToGrid w:val="0"/>
              <w:ind w:leftChars="0" w:left="0" w:firstLineChars="0" w:firstLine="0"/>
              <w:rPr>
                <w:sz w:val="20"/>
                <w:szCs w:val="18"/>
              </w:rPr>
            </w:pPr>
            <w:r>
              <w:rPr>
                <w:rFonts w:hint="eastAsia"/>
                <w:sz w:val="20"/>
                <w:szCs w:val="18"/>
              </w:rPr>
              <w:t>バス停</w:t>
            </w:r>
          </w:p>
        </w:tc>
        <w:tc>
          <w:tcPr>
            <w:tcW w:w="1667" w:type="pct"/>
          </w:tcPr>
          <w:p w14:paraId="6881F0B4" w14:textId="763BEAC8" w:rsidR="008C5E0D" w:rsidRDefault="008C5E0D" w:rsidP="00A53752">
            <w:pPr>
              <w:pStyle w:val="aa"/>
              <w:snapToGrid w:val="0"/>
              <w:ind w:leftChars="0" w:left="0" w:firstLineChars="0" w:firstLine="0"/>
              <w:rPr>
                <w:sz w:val="20"/>
                <w:szCs w:val="18"/>
              </w:rPr>
            </w:pPr>
            <w:r>
              <w:rPr>
                <w:rFonts w:hint="eastAsia"/>
                <w:sz w:val="20"/>
                <w:szCs w:val="18"/>
              </w:rPr>
              <w:t>Bus</w:t>
            </w:r>
            <w:r>
              <w:rPr>
                <w:sz w:val="20"/>
                <w:szCs w:val="18"/>
              </w:rPr>
              <w:t xml:space="preserve"> stop</w:t>
            </w:r>
          </w:p>
        </w:tc>
        <w:tc>
          <w:tcPr>
            <w:tcW w:w="1666" w:type="pct"/>
          </w:tcPr>
          <w:p w14:paraId="5BFC0567" w14:textId="5AB93FD2" w:rsidR="008C5E0D" w:rsidRDefault="008C5E0D"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r w:rsidR="00472510" w:rsidRPr="00B7091E" w14:paraId="1D8FB50C" w14:textId="77777777" w:rsidTr="0062082E">
        <w:tc>
          <w:tcPr>
            <w:tcW w:w="1667" w:type="pct"/>
          </w:tcPr>
          <w:p w14:paraId="260BD7FB" w14:textId="77777777" w:rsidR="00472510" w:rsidRDefault="00472510" w:rsidP="00A53752">
            <w:pPr>
              <w:pStyle w:val="aa"/>
              <w:snapToGrid w:val="0"/>
              <w:ind w:leftChars="0" w:left="0" w:firstLineChars="0" w:firstLine="0"/>
              <w:rPr>
                <w:sz w:val="20"/>
                <w:szCs w:val="18"/>
              </w:rPr>
            </w:pPr>
            <w:r>
              <w:rPr>
                <w:rFonts w:hint="eastAsia"/>
                <w:sz w:val="20"/>
                <w:szCs w:val="18"/>
              </w:rPr>
              <w:t>移動ステーション</w:t>
            </w:r>
          </w:p>
          <w:p w14:paraId="2C6BC230" w14:textId="2F697746" w:rsidR="00472510" w:rsidRDefault="00472510" w:rsidP="00A53752">
            <w:pPr>
              <w:pStyle w:val="aa"/>
              <w:snapToGrid w:val="0"/>
              <w:ind w:leftChars="0" w:left="0" w:firstLineChars="0" w:firstLine="0"/>
              <w:rPr>
                <w:sz w:val="20"/>
                <w:szCs w:val="18"/>
              </w:rPr>
            </w:pPr>
            <w:r>
              <w:rPr>
                <w:rFonts w:hint="eastAsia"/>
                <w:sz w:val="20"/>
                <w:szCs w:val="18"/>
              </w:rPr>
              <w:t>公共交通停車場</w:t>
            </w:r>
          </w:p>
        </w:tc>
        <w:tc>
          <w:tcPr>
            <w:tcW w:w="1667" w:type="pct"/>
          </w:tcPr>
          <w:p w14:paraId="64B898DD" w14:textId="77777777" w:rsidR="00472510" w:rsidRDefault="00472510" w:rsidP="00A53752">
            <w:pPr>
              <w:pStyle w:val="aa"/>
              <w:snapToGrid w:val="0"/>
              <w:ind w:leftChars="0" w:left="0" w:firstLineChars="0" w:firstLine="0"/>
              <w:rPr>
                <w:sz w:val="20"/>
                <w:szCs w:val="18"/>
              </w:rPr>
            </w:pPr>
            <w:r w:rsidRPr="00472510">
              <w:rPr>
                <w:sz w:val="20"/>
                <w:szCs w:val="18"/>
              </w:rPr>
              <w:t>TransportStation</w:t>
            </w:r>
          </w:p>
          <w:p w14:paraId="13693539" w14:textId="77777777" w:rsidR="00472510" w:rsidRDefault="00472510" w:rsidP="00A53752">
            <w:pPr>
              <w:pStyle w:val="aa"/>
              <w:snapToGrid w:val="0"/>
              <w:ind w:leftChars="0" w:left="0" w:firstLineChars="0" w:firstLine="0"/>
              <w:rPr>
                <w:sz w:val="20"/>
                <w:szCs w:val="18"/>
              </w:rPr>
            </w:pPr>
            <w:r w:rsidRPr="00472510">
              <w:rPr>
                <w:sz w:val="20"/>
                <w:szCs w:val="18"/>
              </w:rPr>
              <w:t>PublicTransportStop</w:t>
            </w:r>
          </w:p>
          <w:p w14:paraId="3D058919" w14:textId="4BEF1C8C" w:rsidR="00BD7152" w:rsidRDefault="00BD7152" w:rsidP="00A53752">
            <w:pPr>
              <w:pStyle w:val="aa"/>
              <w:snapToGrid w:val="0"/>
              <w:ind w:leftChars="0" w:left="0" w:firstLineChars="0" w:firstLine="0"/>
              <w:rPr>
                <w:sz w:val="20"/>
                <w:szCs w:val="18"/>
              </w:rPr>
            </w:pPr>
            <w:r>
              <w:rPr>
                <w:rFonts w:hint="eastAsia"/>
                <w:sz w:val="20"/>
                <w:szCs w:val="18"/>
              </w:rPr>
              <w:t>GtfsStation</w:t>
            </w:r>
          </w:p>
        </w:tc>
        <w:tc>
          <w:tcPr>
            <w:tcW w:w="1666" w:type="pct"/>
          </w:tcPr>
          <w:p w14:paraId="18695FDF" w14:textId="6FE2326A" w:rsidR="00472510"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559EE68E" w14:textId="77777777" w:rsidTr="0062082E">
        <w:tc>
          <w:tcPr>
            <w:tcW w:w="1667" w:type="pct"/>
          </w:tcPr>
          <w:p w14:paraId="48B6F122" w14:textId="77777777" w:rsidR="00472510" w:rsidRDefault="00472510" w:rsidP="00A53752">
            <w:pPr>
              <w:pStyle w:val="aa"/>
              <w:snapToGrid w:val="0"/>
              <w:ind w:leftChars="0" w:left="0" w:firstLineChars="0" w:firstLine="0"/>
              <w:rPr>
                <w:sz w:val="20"/>
                <w:szCs w:val="18"/>
              </w:rPr>
            </w:pPr>
            <w:r>
              <w:rPr>
                <w:rFonts w:hint="eastAsia"/>
                <w:sz w:val="20"/>
                <w:szCs w:val="18"/>
              </w:rPr>
              <w:t>駅</w:t>
            </w:r>
          </w:p>
          <w:p w14:paraId="5AC57CB6" w14:textId="77777777" w:rsidR="00472510" w:rsidRDefault="00472510" w:rsidP="00A53752">
            <w:pPr>
              <w:pStyle w:val="aa"/>
              <w:snapToGrid w:val="0"/>
              <w:ind w:leftChars="0" w:left="0" w:firstLineChars="0" w:firstLine="0"/>
              <w:rPr>
                <w:sz w:val="20"/>
                <w:szCs w:val="18"/>
              </w:rPr>
            </w:pPr>
            <w:r>
              <w:rPr>
                <w:rFonts w:hint="eastAsia"/>
                <w:sz w:val="20"/>
                <w:szCs w:val="18"/>
              </w:rPr>
              <w:t>バスステーション</w:t>
            </w:r>
          </w:p>
          <w:p w14:paraId="74AC0421" w14:textId="65533DF5" w:rsidR="00472510" w:rsidRDefault="00A53752" w:rsidP="00A53752">
            <w:pPr>
              <w:pStyle w:val="aa"/>
              <w:snapToGrid w:val="0"/>
              <w:ind w:leftChars="0" w:left="0" w:firstLineChars="0" w:firstLine="0"/>
              <w:rPr>
                <w:sz w:val="20"/>
                <w:szCs w:val="18"/>
              </w:rPr>
            </w:pPr>
            <w:r>
              <w:rPr>
                <w:rFonts w:hint="eastAsia"/>
                <w:sz w:val="20"/>
                <w:szCs w:val="18"/>
              </w:rPr>
              <w:t>バル停留所</w:t>
            </w:r>
          </w:p>
        </w:tc>
        <w:tc>
          <w:tcPr>
            <w:tcW w:w="1667" w:type="pct"/>
          </w:tcPr>
          <w:p w14:paraId="14263708" w14:textId="77777777" w:rsidR="00472510" w:rsidRPr="00472510" w:rsidRDefault="00472510" w:rsidP="00A53752">
            <w:pPr>
              <w:pStyle w:val="aa"/>
              <w:snapToGrid w:val="0"/>
              <w:ind w:leftChars="0" w:left="0" w:firstLineChars="0" w:firstLine="0"/>
              <w:rPr>
                <w:sz w:val="20"/>
                <w:szCs w:val="18"/>
              </w:rPr>
            </w:pPr>
            <w:r w:rsidRPr="00472510">
              <w:rPr>
                <w:sz w:val="20"/>
                <w:szCs w:val="18"/>
              </w:rPr>
              <w:t>TrainStation</w:t>
            </w:r>
          </w:p>
          <w:p w14:paraId="1919F9E3" w14:textId="149B1F12" w:rsidR="00472510" w:rsidRPr="00472510" w:rsidRDefault="00472510" w:rsidP="00A53752">
            <w:pPr>
              <w:pStyle w:val="aa"/>
              <w:snapToGrid w:val="0"/>
              <w:ind w:leftChars="0" w:left="0" w:firstLineChars="0" w:firstLine="0"/>
              <w:rPr>
                <w:sz w:val="20"/>
                <w:szCs w:val="18"/>
              </w:rPr>
            </w:pPr>
            <w:r w:rsidRPr="00472510">
              <w:rPr>
                <w:sz w:val="20"/>
                <w:szCs w:val="18"/>
              </w:rPr>
              <w:t>BusStation</w:t>
            </w:r>
          </w:p>
          <w:p w14:paraId="06275842" w14:textId="1E03A4D2" w:rsidR="00472510" w:rsidRDefault="00472510" w:rsidP="00A53752">
            <w:pPr>
              <w:pStyle w:val="aa"/>
              <w:snapToGrid w:val="0"/>
              <w:ind w:leftChars="0" w:left="0" w:firstLineChars="0" w:firstLine="0"/>
              <w:rPr>
                <w:sz w:val="20"/>
                <w:szCs w:val="18"/>
              </w:rPr>
            </w:pPr>
            <w:r w:rsidRPr="00472510">
              <w:rPr>
                <w:sz w:val="20"/>
                <w:szCs w:val="18"/>
              </w:rPr>
              <w:t>BusStop</w:t>
            </w:r>
          </w:p>
        </w:tc>
        <w:tc>
          <w:tcPr>
            <w:tcW w:w="1666" w:type="pct"/>
          </w:tcPr>
          <w:p w14:paraId="2E718F9B" w14:textId="5A80EF08" w:rsidR="00472510" w:rsidRDefault="00472510" w:rsidP="00A53752">
            <w:pPr>
              <w:pStyle w:val="aa"/>
              <w:snapToGrid w:val="0"/>
              <w:ind w:leftChars="0" w:left="0" w:firstLineChars="0" w:firstLine="0"/>
              <w:rPr>
                <w:sz w:val="20"/>
                <w:szCs w:val="18"/>
              </w:rPr>
            </w:pPr>
            <w:r w:rsidRPr="00472510">
              <w:rPr>
                <w:sz w:val="20"/>
                <w:szCs w:val="18"/>
              </w:rPr>
              <w:t>schema.org</w:t>
            </w:r>
          </w:p>
        </w:tc>
      </w:tr>
    </w:tbl>
    <w:p w14:paraId="32C4FBD5" w14:textId="77777777" w:rsidR="001179A1" w:rsidRDefault="001179A1" w:rsidP="001179A1">
      <w:pPr>
        <w:pStyle w:val="51"/>
      </w:pPr>
      <w:r>
        <w:rPr>
          <w:rFonts w:hint="eastAsia"/>
        </w:rPr>
        <w:t>データモデル</w:t>
      </w:r>
    </w:p>
    <w:p w14:paraId="26980F3B" w14:textId="157F665A" w:rsidR="00F500FC" w:rsidRDefault="00046260" w:rsidP="00046260">
      <w:pPr>
        <w:pStyle w:val="aa"/>
        <w:ind w:left="360" w:firstLine="240"/>
      </w:pPr>
      <w:r>
        <w:rPr>
          <w:rFonts w:hint="eastAsia"/>
        </w:rPr>
        <w:t>GTFS</w:t>
      </w:r>
      <w:r w:rsidR="000D6BAD">
        <w:rPr>
          <w:rFonts w:hint="eastAsia"/>
        </w:rPr>
        <w:t>-JP</w:t>
      </w:r>
      <w:r>
        <w:rPr>
          <w:rFonts w:hint="eastAsia"/>
        </w:rPr>
        <w:t>の</w:t>
      </w:r>
      <w:r w:rsidR="0062082E">
        <w:rPr>
          <w:rFonts w:hint="eastAsia"/>
        </w:rPr>
        <w:t>「</w:t>
      </w:r>
      <w:r w:rsidR="000D6BAD" w:rsidRPr="000D6BAD">
        <w:rPr>
          <w:rFonts w:hint="eastAsia"/>
        </w:rPr>
        <w:t>停留所・標柱情報</w:t>
      </w:r>
      <w:r w:rsidR="000D6BAD">
        <w:rPr>
          <w:rFonts w:hint="eastAsia"/>
        </w:rPr>
        <w:t>（</w:t>
      </w:r>
      <w:r w:rsidR="0062082E">
        <w:rPr>
          <w:rFonts w:hint="eastAsia"/>
        </w:rPr>
        <w:t>STOP</w:t>
      </w:r>
      <w:r w:rsidR="000D6BAD">
        <w:rPr>
          <w:rFonts w:hint="eastAsia"/>
        </w:rPr>
        <w:t>）</w:t>
      </w:r>
      <w:r w:rsidR="0062082E">
        <w:rPr>
          <w:rFonts w:hint="eastAsia"/>
        </w:rPr>
        <w:t>」</w:t>
      </w:r>
      <w:r w:rsidR="001179A1">
        <w:rPr>
          <w:rFonts w:hint="eastAsia"/>
        </w:rPr>
        <w:t>モデル</w:t>
      </w:r>
      <w:r>
        <w:rPr>
          <w:rFonts w:hint="eastAsia"/>
        </w:rPr>
        <w:t>を</w:t>
      </w:r>
      <w:r w:rsidR="004B591F">
        <w:rPr>
          <w:rFonts w:hint="eastAsia"/>
        </w:rPr>
        <w:t>参照します</w:t>
      </w:r>
      <w:r w:rsidR="001179A1">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418"/>
        <w:gridCol w:w="2126"/>
        <w:gridCol w:w="4530"/>
      </w:tblGrid>
      <w:tr w:rsidR="008C5E0D" w:rsidRPr="00B84CF9" w14:paraId="6F545BFF" w14:textId="77777777" w:rsidTr="004949B7">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12D1BC6D" w14:textId="3484B9E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4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A88841" w14:textId="471885CC"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データ項目</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4D7FDD2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GTFS</w:t>
            </w:r>
            <w:r w:rsidRPr="00595747">
              <w:rPr>
                <w:rFonts w:asciiTheme="minorEastAsia" w:eastAsiaTheme="minorEastAsia" w:hAnsiTheme="minorEastAsia" w:cs="Arial" w:hint="eastAsia"/>
                <w:color w:val="202124"/>
                <w:kern w:val="0"/>
                <w:sz w:val="20"/>
                <w:szCs w:val="20"/>
              </w:rPr>
              <w:t>フィールド名</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07F5107"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説明</w:t>
            </w:r>
          </w:p>
        </w:tc>
      </w:tr>
      <w:tr w:rsidR="008C5E0D" w:rsidRPr="00B84CF9" w14:paraId="73817D2C" w14:textId="77777777" w:rsidTr="004949B7">
        <w:trPr>
          <w:trHeight w:val="77"/>
        </w:trPr>
        <w:tc>
          <w:tcPr>
            <w:tcW w:w="708" w:type="dxa"/>
            <w:tcBorders>
              <w:top w:val="nil"/>
              <w:left w:val="single" w:sz="4" w:space="0" w:color="auto"/>
              <w:bottom w:val="single" w:sz="4" w:space="0" w:color="auto"/>
              <w:right w:val="single" w:sz="4" w:space="0" w:color="auto"/>
            </w:tcBorders>
            <w:vAlign w:val="center"/>
          </w:tcPr>
          <w:p w14:paraId="2961696F" w14:textId="472CCC8D"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5A3967" w14:textId="715C8697"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ID</w:t>
            </w:r>
          </w:p>
        </w:tc>
        <w:tc>
          <w:tcPr>
            <w:tcW w:w="2126" w:type="dxa"/>
            <w:tcBorders>
              <w:top w:val="nil"/>
              <w:left w:val="nil"/>
              <w:bottom w:val="single" w:sz="4" w:space="0" w:color="auto"/>
              <w:right w:val="single" w:sz="4" w:space="0" w:color="auto"/>
            </w:tcBorders>
            <w:shd w:val="clear" w:color="000000" w:fill="FFFFFF"/>
            <w:vAlign w:val="center"/>
            <w:hideMark/>
          </w:tcPr>
          <w:p w14:paraId="2A58F052"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stop_id</w:t>
            </w:r>
          </w:p>
        </w:tc>
        <w:tc>
          <w:tcPr>
            <w:tcW w:w="4530" w:type="dxa"/>
            <w:tcBorders>
              <w:top w:val="nil"/>
              <w:left w:val="nil"/>
              <w:bottom w:val="single" w:sz="4" w:space="0" w:color="auto"/>
              <w:right w:val="single" w:sz="4" w:space="0" w:color="auto"/>
            </w:tcBorders>
            <w:shd w:val="clear" w:color="000000" w:fill="FFFFFF"/>
            <w:vAlign w:val="center"/>
            <w:hideMark/>
          </w:tcPr>
          <w:p w14:paraId="277FF90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駅、停車場を識別する</w:t>
            </w:r>
            <w:r w:rsidRPr="00595747">
              <w:rPr>
                <w:rFonts w:asciiTheme="minorEastAsia" w:eastAsiaTheme="minorEastAsia" w:hAnsiTheme="minorEastAsia" w:cs="Arial"/>
                <w:color w:val="202124"/>
                <w:kern w:val="0"/>
                <w:sz w:val="20"/>
                <w:szCs w:val="20"/>
              </w:rPr>
              <w:t xml:space="preserve"> ID </w:t>
            </w:r>
            <w:r w:rsidRPr="00595747">
              <w:rPr>
                <w:rFonts w:asciiTheme="minorEastAsia" w:eastAsiaTheme="minorEastAsia" w:hAnsiTheme="minorEastAsia" w:cs="Arial" w:hint="eastAsia"/>
                <w:color w:val="202124"/>
                <w:kern w:val="0"/>
                <w:sz w:val="20"/>
                <w:szCs w:val="20"/>
              </w:rPr>
              <w:t>を指定</w:t>
            </w:r>
          </w:p>
        </w:tc>
      </w:tr>
      <w:tr w:rsidR="008C5E0D" w:rsidRPr="00B84CF9" w14:paraId="5949B5BD" w14:textId="77777777" w:rsidTr="004949B7">
        <w:trPr>
          <w:trHeight w:val="125"/>
        </w:trPr>
        <w:tc>
          <w:tcPr>
            <w:tcW w:w="708" w:type="dxa"/>
            <w:tcBorders>
              <w:top w:val="nil"/>
              <w:left w:val="single" w:sz="4" w:space="0" w:color="auto"/>
              <w:bottom w:val="single" w:sz="4" w:space="0" w:color="auto"/>
              <w:right w:val="single" w:sz="4" w:space="0" w:color="auto"/>
            </w:tcBorders>
            <w:vAlign w:val="center"/>
          </w:tcPr>
          <w:p w14:paraId="120F728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9ABF5F2" w14:textId="2E08462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停留所・標柱番号</w:t>
            </w:r>
          </w:p>
        </w:tc>
        <w:tc>
          <w:tcPr>
            <w:tcW w:w="2126" w:type="dxa"/>
            <w:tcBorders>
              <w:top w:val="nil"/>
              <w:left w:val="nil"/>
              <w:bottom w:val="single" w:sz="4" w:space="0" w:color="auto"/>
              <w:right w:val="single" w:sz="4" w:space="0" w:color="auto"/>
            </w:tcBorders>
            <w:shd w:val="clear" w:color="000000" w:fill="FFFFFF"/>
            <w:vAlign w:val="center"/>
            <w:hideMark/>
          </w:tcPr>
          <w:p w14:paraId="65073395"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stop_code</w:t>
            </w:r>
          </w:p>
        </w:tc>
        <w:tc>
          <w:tcPr>
            <w:tcW w:w="4530" w:type="dxa"/>
            <w:tcBorders>
              <w:top w:val="nil"/>
              <w:left w:val="nil"/>
              <w:bottom w:val="single" w:sz="4" w:space="0" w:color="auto"/>
              <w:right w:val="single" w:sz="4" w:space="0" w:color="auto"/>
            </w:tcBorders>
            <w:shd w:val="clear" w:color="000000" w:fill="FFFFFF"/>
            <w:vAlign w:val="center"/>
            <w:hideMark/>
          </w:tcPr>
          <w:p w14:paraId="61962D03"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w:t>
            </w:r>
            <w:r w:rsidRPr="00595747">
              <w:rPr>
                <w:rFonts w:asciiTheme="minorEastAsia" w:eastAsiaTheme="minorEastAsia" w:hAnsiTheme="minorEastAsia" w:cs="Arial"/>
                <w:color w:val="202124"/>
                <w:kern w:val="0"/>
                <w:sz w:val="20"/>
                <w:szCs w:val="20"/>
              </w:rPr>
              <w:t>ID</w:t>
            </w:r>
            <w:r w:rsidRPr="00595747">
              <w:rPr>
                <w:rFonts w:asciiTheme="minorEastAsia" w:eastAsiaTheme="minorEastAsia" w:hAnsiTheme="minorEastAsia" w:cs="Arial" w:hint="eastAsia"/>
                <w:color w:val="202124"/>
                <w:kern w:val="0"/>
                <w:sz w:val="20"/>
                <w:szCs w:val="20"/>
              </w:rPr>
              <w:t>を指定</w:t>
            </w:r>
          </w:p>
        </w:tc>
      </w:tr>
      <w:tr w:rsidR="008C5E0D" w:rsidRPr="00B84CF9" w14:paraId="7E727F99"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5C81AAE5" w14:textId="3923DA3E"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BCDF1D7" w14:textId="3CE9543D"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停留所・標柱名称</w:t>
            </w:r>
          </w:p>
        </w:tc>
        <w:tc>
          <w:tcPr>
            <w:tcW w:w="2126" w:type="dxa"/>
            <w:tcBorders>
              <w:top w:val="nil"/>
              <w:left w:val="nil"/>
              <w:bottom w:val="single" w:sz="4" w:space="0" w:color="auto"/>
              <w:right w:val="single" w:sz="4" w:space="0" w:color="auto"/>
            </w:tcBorders>
            <w:shd w:val="clear" w:color="000000" w:fill="FFFFFF"/>
            <w:vAlign w:val="center"/>
            <w:hideMark/>
          </w:tcPr>
          <w:p w14:paraId="26C3D1AC"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stop_name</w:t>
            </w:r>
          </w:p>
        </w:tc>
        <w:tc>
          <w:tcPr>
            <w:tcW w:w="4530" w:type="dxa"/>
            <w:tcBorders>
              <w:top w:val="nil"/>
              <w:left w:val="nil"/>
              <w:bottom w:val="single" w:sz="4" w:space="0" w:color="auto"/>
              <w:right w:val="single" w:sz="4" w:space="0" w:color="auto"/>
            </w:tcBorders>
            <w:shd w:val="clear" w:color="000000" w:fill="FFFFFF"/>
            <w:vAlign w:val="center"/>
            <w:hideMark/>
          </w:tcPr>
          <w:p w14:paraId="22890AD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駅や停車場の名前</w:t>
            </w:r>
          </w:p>
        </w:tc>
      </w:tr>
      <w:tr w:rsidR="008C5E0D" w:rsidRPr="00B84CF9" w14:paraId="5AFB9FC0" w14:textId="77777777" w:rsidTr="004949B7">
        <w:trPr>
          <w:trHeight w:val="107"/>
        </w:trPr>
        <w:tc>
          <w:tcPr>
            <w:tcW w:w="708" w:type="dxa"/>
            <w:tcBorders>
              <w:top w:val="nil"/>
              <w:left w:val="single" w:sz="4" w:space="0" w:color="auto"/>
              <w:bottom w:val="single" w:sz="4" w:space="0" w:color="auto"/>
              <w:right w:val="single" w:sz="4" w:space="0" w:color="auto"/>
            </w:tcBorders>
            <w:vAlign w:val="center"/>
          </w:tcPr>
          <w:p w14:paraId="2E561868"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95FD15" w14:textId="504074B9"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停留所・標柱付加情報</w:t>
            </w:r>
          </w:p>
        </w:tc>
        <w:tc>
          <w:tcPr>
            <w:tcW w:w="2126" w:type="dxa"/>
            <w:tcBorders>
              <w:top w:val="nil"/>
              <w:left w:val="nil"/>
              <w:bottom w:val="single" w:sz="4" w:space="0" w:color="auto"/>
              <w:right w:val="single" w:sz="4" w:space="0" w:color="auto"/>
            </w:tcBorders>
            <w:shd w:val="clear" w:color="000000" w:fill="FFFFFF"/>
            <w:vAlign w:val="center"/>
            <w:hideMark/>
          </w:tcPr>
          <w:p w14:paraId="5A1AC2B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stop_desc</w:t>
            </w:r>
          </w:p>
        </w:tc>
        <w:tc>
          <w:tcPr>
            <w:tcW w:w="4530" w:type="dxa"/>
            <w:tcBorders>
              <w:top w:val="nil"/>
              <w:left w:val="nil"/>
              <w:bottom w:val="single" w:sz="4" w:space="0" w:color="auto"/>
              <w:right w:val="single" w:sz="4" w:space="0" w:color="auto"/>
            </w:tcBorders>
            <w:shd w:val="clear" w:color="000000" w:fill="FFFFFF"/>
            <w:vAlign w:val="center"/>
            <w:hideMark/>
          </w:tcPr>
          <w:p w14:paraId="217D3233"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駅や停車場に関する説明</w:t>
            </w:r>
          </w:p>
        </w:tc>
      </w:tr>
      <w:tr w:rsidR="008C5E0D" w:rsidRPr="00B84CF9" w14:paraId="33624629" w14:textId="77777777" w:rsidTr="004949B7">
        <w:trPr>
          <w:trHeight w:val="155"/>
        </w:trPr>
        <w:tc>
          <w:tcPr>
            <w:tcW w:w="708" w:type="dxa"/>
            <w:tcBorders>
              <w:top w:val="nil"/>
              <w:left w:val="single" w:sz="4" w:space="0" w:color="auto"/>
              <w:bottom w:val="single" w:sz="4" w:space="0" w:color="auto"/>
              <w:right w:val="single" w:sz="4" w:space="0" w:color="auto"/>
            </w:tcBorders>
            <w:vAlign w:val="center"/>
          </w:tcPr>
          <w:p w14:paraId="0483649D" w14:textId="10C10BBA"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2C5EB2" w14:textId="37F31BEF"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緯度</w:t>
            </w:r>
          </w:p>
        </w:tc>
        <w:tc>
          <w:tcPr>
            <w:tcW w:w="2126" w:type="dxa"/>
            <w:tcBorders>
              <w:top w:val="nil"/>
              <w:left w:val="nil"/>
              <w:bottom w:val="single" w:sz="4" w:space="0" w:color="auto"/>
              <w:right w:val="single" w:sz="4" w:space="0" w:color="auto"/>
            </w:tcBorders>
            <w:shd w:val="clear" w:color="000000" w:fill="FFFFFF"/>
            <w:vAlign w:val="center"/>
            <w:hideMark/>
          </w:tcPr>
          <w:p w14:paraId="7B399340"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stop_lat</w:t>
            </w:r>
          </w:p>
        </w:tc>
        <w:tc>
          <w:tcPr>
            <w:tcW w:w="4530" w:type="dxa"/>
            <w:tcBorders>
              <w:top w:val="nil"/>
              <w:left w:val="nil"/>
              <w:bottom w:val="single" w:sz="4" w:space="0" w:color="auto"/>
              <w:right w:val="single" w:sz="4" w:space="0" w:color="auto"/>
            </w:tcBorders>
            <w:shd w:val="clear" w:color="000000" w:fill="FFFFFF"/>
            <w:vAlign w:val="center"/>
            <w:hideMark/>
          </w:tcPr>
          <w:p w14:paraId="3905ED0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場所の緯度。</w:t>
            </w:r>
          </w:p>
        </w:tc>
      </w:tr>
      <w:tr w:rsidR="008C5E0D" w:rsidRPr="00B84CF9" w14:paraId="7EB44A15"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E6D5A12" w14:textId="58EBA27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C2A63F7" w14:textId="3FB784C5"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経度</w:t>
            </w:r>
          </w:p>
        </w:tc>
        <w:tc>
          <w:tcPr>
            <w:tcW w:w="2126" w:type="dxa"/>
            <w:tcBorders>
              <w:top w:val="nil"/>
              <w:left w:val="nil"/>
              <w:bottom w:val="single" w:sz="4" w:space="0" w:color="auto"/>
              <w:right w:val="single" w:sz="4" w:space="0" w:color="auto"/>
            </w:tcBorders>
            <w:shd w:val="clear" w:color="000000" w:fill="FFFFFF"/>
            <w:vAlign w:val="center"/>
            <w:hideMark/>
          </w:tcPr>
          <w:p w14:paraId="6149E919"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stop_lon</w:t>
            </w:r>
          </w:p>
        </w:tc>
        <w:tc>
          <w:tcPr>
            <w:tcW w:w="4530" w:type="dxa"/>
            <w:tcBorders>
              <w:top w:val="nil"/>
              <w:left w:val="nil"/>
              <w:bottom w:val="single" w:sz="4" w:space="0" w:color="auto"/>
              <w:right w:val="single" w:sz="4" w:space="0" w:color="auto"/>
            </w:tcBorders>
            <w:shd w:val="clear" w:color="000000" w:fill="FFFFFF"/>
            <w:vAlign w:val="center"/>
            <w:hideMark/>
          </w:tcPr>
          <w:p w14:paraId="3507938D"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場所の経度。</w:t>
            </w:r>
          </w:p>
        </w:tc>
      </w:tr>
      <w:tr w:rsidR="000D6BAD" w:rsidRPr="00B84CF9" w14:paraId="235E7313"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0D457A94" w14:textId="77777777"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tcPr>
          <w:p w14:paraId="3D7C2A1A" w14:textId="64A9E4BC"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運賃エリアID</w:t>
            </w:r>
          </w:p>
        </w:tc>
        <w:tc>
          <w:tcPr>
            <w:tcW w:w="2126" w:type="dxa"/>
            <w:tcBorders>
              <w:top w:val="nil"/>
              <w:left w:val="nil"/>
              <w:bottom w:val="single" w:sz="4" w:space="0" w:color="auto"/>
              <w:right w:val="single" w:sz="4" w:space="0" w:color="auto"/>
            </w:tcBorders>
            <w:shd w:val="clear" w:color="000000" w:fill="FFFFFF"/>
            <w:vAlign w:val="center"/>
          </w:tcPr>
          <w:p w14:paraId="5F67F2F9" w14:textId="4B9E837B" w:rsidR="000D6BA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Z</w:t>
            </w:r>
            <w:r>
              <w:rPr>
                <w:rFonts w:asciiTheme="minorEastAsia" w:eastAsiaTheme="minorEastAsia" w:hAnsiTheme="minorEastAsia" w:cs="ＭＳ Ｐゴシック" w:hint="eastAsia"/>
                <w:color w:val="37474F"/>
                <w:kern w:val="0"/>
                <w:sz w:val="20"/>
                <w:szCs w:val="20"/>
              </w:rPr>
              <w:t>one_id</w:t>
            </w:r>
          </w:p>
        </w:tc>
        <w:tc>
          <w:tcPr>
            <w:tcW w:w="4530" w:type="dxa"/>
            <w:tcBorders>
              <w:top w:val="nil"/>
              <w:left w:val="nil"/>
              <w:bottom w:val="single" w:sz="4" w:space="0" w:color="auto"/>
              <w:right w:val="single" w:sz="4" w:space="0" w:color="auto"/>
            </w:tcBorders>
            <w:shd w:val="clear" w:color="000000" w:fill="FFFFFF"/>
            <w:vAlign w:val="center"/>
          </w:tcPr>
          <w:p w14:paraId="31E117E5" w14:textId="58A58C15" w:rsidR="000D6BAD" w:rsidRPr="00595747" w:rsidRDefault="000D6BAD" w:rsidP="008C5E0D">
            <w:pPr>
              <w:widowControl/>
              <w:snapToGrid w:val="0"/>
              <w:jc w:val="left"/>
              <w:rPr>
                <w:rFonts w:asciiTheme="minorEastAsia" w:eastAsiaTheme="minorEastAsia" w:hAnsiTheme="minorEastAsia" w:cs="Arial"/>
                <w:color w:val="202124"/>
                <w:kern w:val="0"/>
                <w:sz w:val="20"/>
                <w:szCs w:val="20"/>
              </w:rPr>
            </w:pPr>
            <w:r w:rsidRPr="000D6BAD">
              <w:rPr>
                <w:rFonts w:asciiTheme="minorEastAsia" w:eastAsiaTheme="minorEastAsia" w:hAnsiTheme="minorEastAsia" w:cs="Arial" w:hint="eastAsia"/>
                <w:color w:val="202124"/>
                <w:kern w:val="0"/>
                <w:sz w:val="20"/>
                <w:szCs w:val="20"/>
              </w:rPr>
              <w:t>均一制の場合、運賃エリアを設定。対キロ制の場合、標柱IDを設定。</w:t>
            </w:r>
          </w:p>
        </w:tc>
      </w:tr>
      <w:tr w:rsidR="008C5E0D" w:rsidRPr="00B84CF9" w14:paraId="60037C29"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6951A1DF"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58AFADE" w14:textId="5A87B9F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url</w:t>
            </w:r>
          </w:p>
        </w:tc>
        <w:tc>
          <w:tcPr>
            <w:tcW w:w="2126" w:type="dxa"/>
            <w:tcBorders>
              <w:top w:val="nil"/>
              <w:left w:val="nil"/>
              <w:bottom w:val="single" w:sz="4" w:space="0" w:color="auto"/>
              <w:right w:val="single" w:sz="4" w:space="0" w:color="auto"/>
            </w:tcBorders>
            <w:shd w:val="clear" w:color="000000" w:fill="FFFFFF"/>
            <w:vAlign w:val="center"/>
            <w:hideMark/>
          </w:tcPr>
          <w:p w14:paraId="1FC6FE9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stop_url</w:t>
            </w:r>
          </w:p>
        </w:tc>
        <w:tc>
          <w:tcPr>
            <w:tcW w:w="4530" w:type="dxa"/>
            <w:tcBorders>
              <w:top w:val="nil"/>
              <w:left w:val="nil"/>
              <w:bottom w:val="single" w:sz="4" w:space="0" w:color="auto"/>
              <w:right w:val="single" w:sz="4" w:space="0" w:color="auto"/>
            </w:tcBorders>
            <w:shd w:val="clear" w:color="000000" w:fill="FFFFFF"/>
            <w:vAlign w:val="center"/>
            <w:hideMark/>
          </w:tcPr>
          <w:p w14:paraId="028C6B7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ウェブページの</w:t>
            </w:r>
            <w:r w:rsidRPr="00595747">
              <w:rPr>
                <w:rFonts w:asciiTheme="minorEastAsia" w:eastAsiaTheme="minorEastAsia" w:hAnsiTheme="minorEastAsia" w:cs="Arial"/>
                <w:color w:val="202124"/>
                <w:kern w:val="0"/>
                <w:sz w:val="20"/>
                <w:szCs w:val="20"/>
              </w:rPr>
              <w:t xml:space="preserve"> URL</w:t>
            </w:r>
            <w:r w:rsidRPr="00595747">
              <w:rPr>
                <w:rFonts w:asciiTheme="minorEastAsia" w:eastAsiaTheme="minorEastAsia" w:hAnsiTheme="minorEastAsia" w:cs="Arial" w:hint="eastAsia"/>
                <w:color w:val="202124"/>
                <w:kern w:val="0"/>
                <w:sz w:val="20"/>
                <w:szCs w:val="20"/>
              </w:rPr>
              <w:t>。</w:t>
            </w:r>
          </w:p>
        </w:tc>
      </w:tr>
      <w:tr w:rsidR="008C5E0D" w:rsidRPr="00B84CF9" w14:paraId="5DFB377E"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1558855" w14:textId="2F783F10"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0BF1920" w14:textId="330E049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停留所・標柱区分</w:t>
            </w:r>
          </w:p>
        </w:tc>
        <w:tc>
          <w:tcPr>
            <w:tcW w:w="2126" w:type="dxa"/>
            <w:tcBorders>
              <w:top w:val="nil"/>
              <w:left w:val="nil"/>
              <w:bottom w:val="single" w:sz="4" w:space="0" w:color="auto"/>
              <w:right w:val="single" w:sz="4" w:space="0" w:color="auto"/>
            </w:tcBorders>
            <w:shd w:val="clear" w:color="000000" w:fill="FFFFFF"/>
            <w:vAlign w:val="center"/>
            <w:hideMark/>
          </w:tcPr>
          <w:p w14:paraId="3E339E2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location_type</w:t>
            </w:r>
          </w:p>
        </w:tc>
        <w:tc>
          <w:tcPr>
            <w:tcW w:w="4530" w:type="dxa"/>
            <w:tcBorders>
              <w:top w:val="nil"/>
              <w:left w:val="nil"/>
              <w:bottom w:val="single" w:sz="4" w:space="0" w:color="auto"/>
              <w:right w:val="single" w:sz="4" w:space="0" w:color="auto"/>
            </w:tcBorders>
            <w:shd w:val="clear" w:color="000000" w:fill="FFFFFF"/>
            <w:vAlign w:val="center"/>
            <w:hideMark/>
          </w:tcPr>
          <w:p w14:paraId="7AEC8019"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駅を示す「</w:t>
            </w:r>
            <w:r w:rsidRPr="00595747">
              <w:rPr>
                <w:rFonts w:asciiTheme="minorEastAsia" w:eastAsiaTheme="minorEastAsia" w:hAnsiTheme="minorEastAsia" w:cs="Arial"/>
                <w:color w:val="202124"/>
                <w:kern w:val="0"/>
                <w:sz w:val="20"/>
                <w:szCs w:val="20"/>
              </w:rPr>
              <w:t>1</w:t>
            </w:r>
            <w:r w:rsidRPr="00595747">
              <w:rPr>
                <w:rFonts w:asciiTheme="minorEastAsia" w:eastAsiaTheme="minorEastAsia" w:hAnsiTheme="minorEastAsia" w:cs="Arial" w:hint="eastAsia"/>
                <w:color w:val="202124"/>
                <w:kern w:val="0"/>
                <w:sz w:val="20"/>
                <w:szCs w:val="20"/>
              </w:rPr>
              <w:t>」を記入</w:t>
            </w:r>
          </w:p>
        </w:tc>
      </w:tr>
      <w:tr w:rsidR="008C5E0D" w:rsidRPr="00B84CF9" w14:paraId="0B25B08F" w14:textId="77777777" w:rsidTr="004949B7">
        <w:trPr>
          <w:trHeight w:val="510"/>
        </w:trPr>
        <w:tc>
          <w:tcPr>
            <w:tcW w:w="708" w:type="dxa"/>
            <w:tcBorders>
              <w:top w:val="nil"/>
              <w:left w:val="single" w:sz="4" w:space="0" w:color="auto"/>
              <w:bottom w:val="single" w:sz="4" w:space="0" w:color="auto"/>
              <w:right w:val="single" w:sz="4" w:space="0" w:color="auto"/>
            </w:tcBorders>
            <w:vAlign w:val="center"/>
          </w:tcPr>
          <w:p w14:paraId="5E273276"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8CB2B8" w14:textId="4E406F4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タイムゾーン</w:t>
            </w:r>
          </w:p>
        </w:tc>
        <w:tc>
          <w:tcPr>
            <w:tcW w:w="2126" w:type="dxa"/>
            <w:tcBorders>
              <w:top w:val="nil"/>
              <w:left w:val="nil"/>
              <w:bottom w:val="single" w:sz="4" w:space="0" w:color="auto"/>
              <w:right w:val="single" w:sz="4" w:space="0" w:color="auto"/>
            </w:tcBorders>
            <w:shd w:val="clear" w:color="000000" w:fill="FFFFFF"/>
            <w:vAlign w:val="center"/>
            <w:hideMark/>
          </w:tcPr>
          <w:p w14:paraId="75B0FD6E" w14:textId="37761142"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sidRPr="000D6BAD">
              <w:rPr>
                <w:rFonts w:asciiTheme="minorEastAsia" w:eastAsiaTheme="minorEastAsia" w:hAnsiTheme="minorEastAsia" w:cs="ＭＳ Ｐゴシック"/>
                <w:color w:val="37474F"/>
                <w:kern w:val="0"/>
                <w:sz w:val="20"/>
                <w:szCs w:val="20"/>
              </w:rPr>
              <w:t>stop_timezone</w:t>
            </w:r>
          </w:p>
        </w:tc>
        <w:tc>
          <w:tcPr>
            <w:tcW w:w="4530" w:type="dxa"/>
            <w:tcBorders>
              <w:top w:val="nil"/>
              <w:left w:val="nil"/>
              <w:bottom w:val="single" w:sz="4" w:space="0" w:color="auto"/>
              <w:right w:val="single" w:sz="4" w:space="0" w:color="auto"/>
            </w:tcBorders>
            <w:shd w:val="clear" w:color="000000" w:fill="FFFFFF"/>
            <w:vAlign w:val="center"/>
            <w:hideMark/>
          </w:tcPr>
          <w:p w14:paraId="287E2A33" w14:textId="1FB9609B"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hint="eastAsia"/>
                <w:color w:val="37474F"/>
                <w:kern w:val="0"/>
                <w:sz w:val="20"/>
                <w:szCs w:val="20"/>
              </w:rPr>
              <w:t>日本では設定しない</w:t>
            </w:r>
          </w:p>
        </w:tc>
      </w:tr>
      <w:tr w:rsidR="008C5E0D" w:rsidRPr="00B84CF9" w14:paraId="5A31CEA3" w14:textId="77777777" w:rsidTr="004949B7">
        <w:trPr>
          <w:trHeight w:val="117"/>
        </w:trPr>
        <w:tc>
          <w:tcPr>
            <w:tcW w:w="708" w:type="dxa"/>
            <w:tcBorders>
              <w:top w:val="nil"/>
              <w:left w:val="single" w:sz="4" w:space="0" w:color="auto"/>
              <w:bottom w:val="single" w:sz="4" w:space="0" w:color="auto"/>
              <w:right w:val="single" w:sz="4" w:space="0" w:color="auto"/>
            </w:tcBorders>
            <w:vAlign w:val="center"/>
          </w:tcPr>
          <w:p w14:paraId="2B4A36F5"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FF3231C" w14:textId="20C7C7D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車いす対応</w:t>
            </w:r>
          </w:p>
        </w:tc>
        <w:tc>
          <w:tcPr>
            <w:tcW w:w="2126" w:type="dxa"/>
            <w:tcBorders>
              <w:top w:val="nil"/>
              <w:left w:val="nil"/>
              <w:bottom w:val="single" w:sz="4" w:space="0" w:color="auto"/>
              <w:right w:val="single" w:sz="4" w:space="0" w:color="auto"/>
            </w:tcBorders>
            <w:shd w:val="clear" w:color="000000" w:fill="FFFFFF"/>
            <w:vAlign w:val="center"/>
            <w:hideMark/>
          </w:tcPr>
          <w:p w14:paraId="6D96B5BF"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wheelchair_boarding</w:t>
            </w:r>
          </w:p>
        </w:tc>
        <w:tc>
          <w:tcPr>
            <w:tcW w:w="4530" w:type="dxa"/>
            <w:tcBorders>
              <w:top w:val="nil"/>
              <w:left w:val="nil"/>
              <w:bottom w:val="single" w:sz="4" w:space="0" w:color="auto"/>
              <w:right w:val="single" w:sz="4" w:space="0" w:color="auto"/>
            </w:tcBorders>
            <w:shd w:val="clear" w:color="000000" w:fill="FFFFFF"/>
            <w:vAlign w:val="center"/>
            <w:hideMark/>
          </w:tcPr>
          <w:p w14:paraId="7EBAAAA7"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車椅子での乗車が可能かどうかを指定</w:t>
            </w:r>
          </w:p>
        </w:tc>
      </w:tr>
      <w:tr w:rsidR="008C5E0D" w:rsidRPr="00B84CF9" w14:paraId="18069913" w14:textId="77777777" w:rsidTr="004949B7">
        <w:trPr>
          <w:trHeight w:val="360"/>
        </w:trPr>
        <w:tc>
          <w:tcPr>
            <w:tcW w:w="708" w:type="dxa"/>
            <w:tcBorders>
              <w:top w:val="nil"/>
              <w:left w:val="single" w:sz="4" w:space="0" w:color="auto"/>
              <w:bottom w:val="single" w:sz="4" w:space="0" w:color="auto"/>
              <w:right w:val="single" w:sz="4" w:space="0" w:color="auto"/>
            </w:tcBorders>
            <w:vAlign w:val="center"/>
          </w:tcPr>
          <w:p w14:paraId="0A25063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FDA1EC" w14:textId="32914586"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プラットフォーム番号</w:t>
            </w:r>
          </w:p>
        </w:tc>
        <w:tc>
          <w:tcPr>
            <w:tcW w:w="2126" w:type="dxa"/>
            <w:tcBorders>
              <w:top w:val="nil"/>
              <w:left w:val="nil"/>
              <w:bottom w:val="single" w:sz="4" w:space="0" w:color="auto"/>
              <w:right w:val="single" w:sz="4" w:space="0" w:color="auto"/>
            </w:tcBorders>
            <w:shd w:val="clear" w:color="000000" w:fill="FFFFFF"/>
            <w:vAlign w:val="center"/>
            <w:hideMark/>
          </w:tcPr>
          <w:p w14:paraId="57397BC7"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platform_code</w:t>
            </w:r>
          </w:p>
        </w:tc>
        <w:tc>
          <w:tcPr>
            <w:tcW w:w="4530" w:type="dxa"/>
            <w:tcBorders>
              <w:top w:val="nil"/>
              <w:left w:val="nil"/>
              <w:bottom w:val="single" w:sz="4" w:space="0" w:color="auto"/>
              <w:right w:val="single" w:sz="4" w:space="0" w:color="auto"/>
            </w:tcBorders>
            <w:shd w:val="clear" w:color="000000" w:fill="FFFFFF"/>
            <w:vAlign w:val="center"/>
            <w:hideMark/>
          </w:tcPr>
          <w:p w14:paraId="00A3692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駅やバスターミナルでのプラットフォームや乗り場の情報</w:t>
            </w:r>
          </w:p>
        </w:tc>
      </w:tr>
    </w:tbl>
    <w:p w14:paraId="627B7B64" w14:textId="77777777" w:rsidR="00A07714" w:rsidRDefault="00A07714" w:rsidP="007F7E8A">
      <w:pPr>
        <w:pStyle w:val="51"/>
      </w:pPr>
      <w:r>
        <w:rPr>
          <w:rFonts w:hint="eastAsia"/>
        </w:rPr>
        <w:t>既存データモデル</w:t>
      </w:r>
    </w:p>
    <w:p w14:paraId="649A7E40" w14:textId="37A96599" w:rsidR="00187EC9" w:rsidRDefault="00187EC9">
      <w:pPr>
        <w:pStyle w:val="6"/>
      </w:pPr>
      <w:r>
        <w:rPr>
          <w:rFonts w:hint="eastAsia"/>
        </w:rPr>
        <w:t>国土数値情報</w:t>
      </w:r>
    </w:p>
    <w:p w14:paraId="78AB780B" w14:textId="12CC9630" w:rsidR="00187EC9" w:rsidRPr="00187EC9" w:rsidRDefault="00187EC9" w:rsidP="00187EC9">
      <w:pPr>
        <w:pStyle w:val="afd"/>
      </w:pPr>
      <w:r>
        <w:rPr>
          <w:rFonts w:hint="eastAsia"/>
        </w:rPr>
        <w:t>交通（交通）のバス停留所のデータモデルが参照できます。</w:t>
      </w:r>
    </w:p>
    <w:p w14:paraId="1F9AB866" w14:textId="7425AE3E" w:rsidR="00265D27" w:rsidRDefault="00265D27">
      <w:pPr>
        <w:pStyle w:val="6"/>
      </w:pPr>
      <w:r>
        <w:rPr>
          <w:rFonts w:hint="eastAsia"/>
        </w:rPr>
        <w:t>GTFS</w:t>
      </w:r>
      <w:r w:rsidR="000D6BAD">
        <w:rPr>
          <w:rStyle w:val="affa"/>
        </w:rPr>
        <w:footnoteReference w:id="43"/>
      </w:r>
    </w:p>
    <w:p w14:paraId="0DA0F20E" w14:textId="7D646093" w:rsidR="00265D27" w:rsidRDefault="000D6BAD" w:rsidP="00265D27">
      <w:pPr>
        <w:pStyle w:val="afd"/>
      </w:pPr>
      <w:r>
        <w:rPr>
          <w:rFonts w:hint="eastAsia"/>
        </w:rPr>
        <w:t>Stopのデータ項目として、階や停留所の親子関係が記述できます。</w:t>
      </w:r>
    </w:p>
    <w:p w14:paraId="148659AE" w14:textId="68887C00" w:rsidR="00046260" w:rsidRDefault="002C6D64">
      <w:pPr>
        <w:pStyle w:val="6"/>
      </w:pPr>
      <w:r>
        <w:rPr>
          <w:rFonts w:hint="eastAsia"/>
        </w:rPr>
        <w:t>Smart data model</w:t>
      </w:r>
    </w:p>
    <w:p w14:paraId="7D3CF536" w14:textId="3318C101" w:rsidR="00F500FC" w:rsidRDefault="002C6D64" w:rsidP="002C6D64">
      <w:pPr>
        <w:pStyle w:val="afd"/>
      </w:pPr>
      <w:r>
        <w:t>TransportStation</w:t>
      </w:r>
      <w:r>
        <w:rPr>
          <w:rFonts w:hint="eastAsia"/>
        </w:rPr>
        <w:t>、</w:t>
      </w:r>
      <w:r>
        <w:t>PublicTransportStop</w:t>
      </w:r>
      <w:r w:rsidR="00046260">
        <w:rPr>
          <w:rFonts w:hint="eastAsia"/>
        </w:rPr>
        <w:t>が参照でき</w:t>
      </w:r>
      <w:r>
        <w:rPr>
          <w:rFonts w:hint="eastAsia"/>
        </w:rPr>
        <w:t>ます。</w:t>
      </w:r>
    </w:p>
    <w:p w14:paraId="6DECD4AE" w14:textId="77777777" w:rsidR="002C6D64" w:rsidRDefault="002C6D64">
      <w:pPr>
        <w:pStyle w:val="6"/>
      </w:pPr>
      <w:r>
        <w:t>S</w:t>
      </w:r>
      <w:r>
        <w:rPr>
          <w:rFonts w:hint="eastAsia"/>
        </w:rPr>
        <w:t>chema.org</w:t>
      </w:r>
    </w:p>
    <w:p w14:paraId="31A80249" w14:textId="256C1131" w:rsidR="002C6D64" w:rsidRDefault="002C6D64" w:rsidP="002C6D64">
      <w:pPr>
        <w:pStyle w:val="afd"/>
      </w:pPr>
      <w:r>
        <w:rPr>
          <w:rFonts w:hint="eastAsia"/>
        </w:rPr>
        <w:t>駅、バスターミナル、バス停の詳細を記述する場合には</w:t>
      </w:r>
      <w:r>
        <w:t>TrainStation</w:t>
      </w:r>
      <w:r>
        <w:rPr>
          <w:rFonts w:hint="eastAsia"/>
        </w:rPr>
        <w:t>、</w:t>
      </w:r>
      <w:r>
        <w:t>BusStation</w:t>
      </w:r>
      <w:r>
        <w:rPr>
          <w:rFonts w:hint="eastAsia"/>
        </w:rPr>
        <w:t>、</w:t>
      </w:r>
      <w:r>
        <w:t>BusStop</w:t>
      </w:r>
      <w:r>
        <w:rPr>
          <w:rFonts w:hint="eastAsia"/>
        </w:rPr>
        <w:t>が参照できます。</w:t>
      </w:r>
    </w:p>
    <w:p w14:paraId="7E449733" w14:textId="56705BD3" w:rsidR="00B85556" w:rsidRDefault="00B85556" w:rsidP="00E878F4">
      <w:pPr>
        <w:pStyle w:val="32"/>
      </w:pPr>
      <w:bookmarkStart w:id="127" w:name="_Toc103600012"/>
      <w:r>
        <w:rPr>
          <w:rFonts w:hint="eastAsia"/>
        </w:rPr>
        <w:t>鉄道路線</w:t>
      </w:r>
      <w:r w:rsidR="00E81576">
        <w:rPr>
          <w:rFonts w:hint="eastAsia"/>
        </w:rPr>
        <w:t>・</w:t>
      </w:r>
      <w:r w:rsidR="008A4FD7">
        <w:rPr>
          <w:rFonts w:hint="eastAsia"/>
        </w:rPr>
        <w:t>バス路線</w:t>
      </w:r>
      <w:bookmarkEnd w:id="127"/>
    </w:p>
    <w:p w14:paraId="49E8452C" w14:textId="192CF8B8" w:rsidR="004C67F4" w:rsidRPr="002C6D64" w:rsidRDefault="004C67F4" w:rsidP="004C67F4">
      <w:pPr>
        <w:pStyle w:val="a8"/>
        <w:ind w:left="120" w:firstLine="240"/>
      </w:pPr>
      <w:r>
        <w:rPr>
          <w:rFonts w:hint="eastAsia"/>
        </w:rPr>
        <w:t>鉄道やバス路線の情報を以下に示します。</w:t>
      </w:r>
    </w:p>
    <w:p w14:paraId="70C32AAD" w14:textId="20A1640F" w:rsidR="001179A1" w:rsidRDefault="0004769A" w:rsidP="001F162B">
      <w:pPr>
        <w:pStyle w:val="51"/>
        <w:numPr>
          <w:ilvl w:val="4"/>
          <w:numId w:val="3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A964A97" w14:textId="77777777" w:rsidTr="00D14AB5">
        <w:tc>
          <w:tcPr>
            <w:tcW w:w="1667" w:type="pct"/>
            <w:shd w:val="clear" w:color="auto" w:fill="D9D9D9" w:themeFill="background1" w:themeFillShade="D9"/>
          </w:tcPr>
          <w:p w14:paraId="0A4935A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59BCC17"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F15D55"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B6E3DDD" w14:textId="77777777" w:rsidTr="007F2DBA">
        <w:tc>
          <w:tcPr>
            <w:tcW w:w="1667" w:type="pct"/>
          </w:tcPr>
          <w:p w14:paraId="62B84BFC" w14:textId="2F6E58DD" w:rsidR="001179A1" w:rsidRPr="0097334B" w:rsidRDefault="00433FEE" w:rsidP="004C67F4">
            <w:pPr>
              <w:pStyle w:val="aa"/>
              <w:snapToGrid w:val="0"/>
              <w:ind w:leftChars="0" w:left="0" w:firstLineChars="0" w:firstLine="0"/>
              <w:rPr>
                <w:sz w:val="20"/>
                <w:szCs w:val="18"/>
              </w:rPr>
            </w:pPr>
            <w:r w:rsidRPr="00433FEE">
              <w:rPr>
                <w:rFonts w:hint="eastAsia"/>
                <w:sz w:val="20"/>
                <w:szCs w:val="18"/>
              </w:rPr>
              <w:t>鉄道路線、バス路線</w:t>
            </w:r>
          </w:p>
        </w:tc>
        <w:tc>
          <w:tcPr>
            <w:tcW w:w="1667" w:type="pct"/>
          </w:tcPr>
          <w:p w14:paraId="5347E72D" w14:textId="674FB45B" w:rsidR="001179A1" w:rsidRPr="0097334B" w:rsidRDefault="00046260" w:rsidP="004C67F4">
            <w:pPr>
              <w:pStyle w:val="aa"/>
              <w:snapToGrid w:val="0"/>
              <w:ind w:leftChars="0" w:left="0" w:firstLineChars="0" w:firstLine="0"/>
              <w:rPr>
                <w:sz w:val="20"/>
                <w:szCs w:val="18"/>
              </w:rPr>
            </w:pPr>
            <w:r>
              <w:rPr>
                <w:sz w:val="20"/>
                <w:szCs w:val="18"/>
              </w:rPr>
              <w:t>R</w:t>
            </w:r>
            <w:r w:rsidR="00433FEE">
              <w:rPr>
                <w:sz w:val="20"/>
                <w:szCs w:val="18"/>
              </w:rPr>
              <w:t>out</w:t>
            </w:r>
            <w:r w:rsidR="006F7D87">
              <w:rPr>
                <w:sz w:val="20"/>
                <w:szCs w:val="18"/>
              </w:rPr>
              <w:t>e</w:t>
            </w:r>
          </w:p>
        </w:tc>
        <w:tc>
          <w:tcPr>
            <w:tcW w:w="1667" w:type="pct"/>
          </w:tcPr>
          <w:p w14:paraId="087C8104" w14:textId="24C41382" w:rsidR="001179A1" w:rsidRPr="0097334B" w:rsidRDefault="00711956" w:rsidP="004C67F4">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bl>
    <w:p w14:paraId="480435A8" w14:textId="77777777" w:rsidR="001179A1" w:rsidRDefault="001179A1" w:rsidP="001179A1">
      <w:pPr>
        <w:pStyle w:val="51"/>
      </w:pPr>
      <w:r>
        <w:rPr>
          <w:rFonts w:hint="eastAsia"/>
        </w:rPr>
        <w:t>データモデル</w:t>
      </w:r>
    </w:p>
    <w:p w14:paraId="51674EEB" w14:textId="6F855AA4" w:rsidR="00046260" w:rsidRDefault="00046260" w:rsidP="00046260">
      <w:pPr>
        <w:pStyle w:val="aa"/>
        <w:ind w:left="360" w:firstLine="240"/>
      </w:pPr>
      <w:r>
        <w:rPr>
          <w:rFonts w:hint="eastAsia"/>
        </w:rPr>
        <w:t>GTFSのモデル</w:t>
      </w:r>
      <w:r w:rsidR="00E27DF2">
        <w:rPr>
          <w:rFonts w:hint="eastAsia"/>
        </w:rPr>
        <w:t>を使用します</w:t>
      </w:r>
      <w:r>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560"/>
        <w:gridCol w:w="1984"/>
        <w:gridCol w:w="4530"/>
      </w:tblGrid>
      <w:tr w:rsidR="006C1E06" w:rsidRPr="00C72DFB" w14:paraId="2A819E41" w14:textId="77777777" w:rsidTr="007F7E8A">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0345345E" w14:textId="3E8E127A"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2B2E87" w14:textId="1F57B84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データ項目名</w:t>
            </w:r>
          </w:p>
        </w:tc>
        <w:tc>
          <w:tcPr>
            <w:tcW w:w="1984" w:type="dxa"/>
            <w:tcBorders>
              <w:top w:val="single" w:sz="4" w:space="0" w:color="auto"/>
              <w:left w:val="nil"/>
              <w:bottom w:val="single" w:sz="4" w:space="0" w:color="auto"/>
              <w:right w:val="single" w:sz="4" w:space="0" w:color="auto"/>
            </w:tcBorders>
            <w:shd w:val="clear" w:color="000000" w:fill="D9D9D9"/>
            <w:vAlign w:val="center"/>
            <w:hideMark/>
          </w:tcPr>
          <w:p w14:paraId="05A4A605" w14:textId="02B3B6E4"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GTFS</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74B301D" w14:textId="77777777"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説明</w:t>
            </w:r>
          </w:p>
        </w:tc>
      </w:tr>
      <w:tr w:rsidR="006C1E06" w:rsidRPr="00C72DFB" w14:paraId="19E56807"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33BBB9D" w14:textId="38522DF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A0F5A9" w14:textId="2204DFBB"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hideMark/>
          </w:tcPr>
          <w:p w14:paraId="3EFD2A4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route_id</w:t>
            </w:r>
          </w:p>
        </w:tc>
        <w:tc>
          <w:tcPr>
            <w:tcW w:w="4530" w:type="dxa"/>
            <w:tcBorders>
              <w:top w:val="nil"/>
              <w:left w:val="nil"/>
              <w:bottom w:val="single" w:sz="4" w:space="0" w:color="auto"/>
              <w:right w:val="single" w:sz="4" w:space="0" w:color="auto"/>
            </w:tcBorders>
            <w:shd w:val="clear" w:color="000000" w:fill="FFFFFF"/>
            <w:vAlign w:val="center"/>
            <w:hideMark/>
          </w:tcPr>
          <w:p w14:paraId="0BF039C8" w14:textId="025C0638"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事業者が内部的に使用しているコードをそのまま設定可。</w:t>
            </w:r>
          </w:p>
        </w:tc>
      </w:tr>
      <w:tr w:rsidR="006C1E06" w:rsidRPr="00C72DFB" w14:paraId="75E7E4DF" w14:textId="77777777" w:rsidTr="007F7E8A">
        <w:trPr>
          <w:trHeight w:val="93"/>
        </w:trPr>
        <w:tc>
          <w:tcPr>
            <w:tcW w:w="708" w:type="dxa"/>
            <w:tcBorders>
              <w:top w:val="nil"/>
              <w:left w:val="single" w:sz="4" w:space="0" w:color="auto"/>
              <w:bottom w:val="single" w:sz="4" w:space="0" w:color="auto"/>
              <w:right w:val="single" w:sz="4" w:space="0" w:color="auto"/>
            </w:tcBorders>
            <w:vAlign w:val="center"/>
          </w:tcPr>
          <w:p w14:paraId="6B20566B" w14:textId="5D206F85"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D49B21" w14:textId="1D19F5E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名</w:t>
            </w:r>
          </w:p>
        </w:tc>
        <w:tc>
          <w:tcPr>
            <w:tcW w:w="1984" w:type="dxa"/>
            <w:tcBorders>
              <w:top w:val="nil"/>
              <w:left w:val="nil"/>
              <w:bottom w:val="single" w:sz="4" w:space="0" w:color="auto"/>
              <w:right w:val="single" w:sz="4" w:space="0" w:color="auto"/>
            </w:tcBorders>
            <w:shd w:val="clear" w:color="000000" w:fill="FFFFFF"/>
            <w:vAlign w:val="center"/>
            <w:hideMark/>
          </w:tcPr>
          <w:p w14:paraId="474FF88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route_long_name</w:t>
            </w:r>
          </w:p>
        </w:tc>
        <w:tc>
          <w:tcPr>
            <w:tcW w:w="4530" w:type="dxa"/>
            <w:tcBorders>
              <w:top w:val="nil"/>
              <w:left w:val="nil"/>
              <w:bottom w:val="single" w:sz="4" w:space="0" w:color="auto"/>
              <w:right w:val="single" w:sz="4" w:space="0" w:color="auto"/>
            </w:tcBorders>
            <w:shd w:val="clear" w:color="000000" w:fill="FFFFFF"/>
            <w:vAlign w:val="center"/>
            <w:hideMark/>
          </w:tcPr>
          <w:p w14:paraId="55BAAF67" w14:textId="60699261"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の正式名称</w:t>
            </w:r>
          </w:p>
        </w:tc>
      </w:tr>
      <w:tr w:rsidR="006C1E06" w:rsidRPr="00C72DFB" w14:paraId="4ADBB48D" w14:textId="77777777" w:rsidTr="007F7E8A">
        <w:trPr>
          <w:trHeight w:val="142"/>
        </w:trPr>
        <w:tc>
          <w:tcPr>
            <w:tcW w:w="708" w:type="dxa"/>
            <w:tcBorders>
              <w:top w:val="nil"/>
              <w:left w:val="single" w:sz="4" w:space="0" w:color="auto"/>
              <w:bottom w:val="single" w:sz="4" w:space="0" w:color="auto"/>
              <w:right w:val="single" w:sz="4" w:space="0" w:color="auto"/>
            </w:tcBorders>
            <w:vAlign w:val="center"/>
          </w:tcPr>
          <w:p w14:paraId="64DCEEC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4432C6" w14:textId="21DEA8F3"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経路略称</w:t>
            </w:r>
          </w:p>
        </w:tc>
        <w:tc>
          <w:tcPr>
            <w:tcW w:w="1984" w:type="dxa"/>
            <w:tcBorders>
              <w:top w:val="nil"/>
              <w:left w:val="nil"/>
              <w:bottom w:val="single" w:sz="4" w:space="0" w:color="auto"/>
              <w:right w:val="single" w:sz="4" w:space="0" w:color="auto"/>
            </w:tcBorders>
            <w:shd w:val="clear" w:color="000000" w:fill="FFFFFF"/>
            <w:vAlign w:val="center"/>
            <w:hideMark/>
          </w:tcPr>
          <w:p w14:paraId="3F5CC832"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route_short_name</w:t>
            </w:r>
          </w:p>
        </w:tc>
        <w:tc>
          <w:tcPr>
            <w:tcW w:w="4530" w:type="dxa"/>
            <w:tcBorders>
              <w:top w:val="nil"/>
              <w:left w:val="nil"/>
              <w:bottom w:val="single" w:sz="4" w:space="0" w:color="auto"/>
              <w:right w:val="single" w:sz="4" w:space="0" w:color="auto"/>
            </w:tcBorders>
            <w:shd w:val="clear" w:color="000000" w:fill="FFFFFF"/>
            <w:vAlign w:val="center"/>
          </w:tcPr>
          <w:p w14:paraId="6E04D7E7" w14:textId="1AB23847"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に通称がある場合に記入</w:t>
            </w:r>
          </w:p>
        </w:tc>
      </w:tr>
      <w:tr w:rsidR="006C1E06" w:rsidRPr="00C72DFB" w14:paraId="05AED827" w14:textId="77777777" w:rsidTr="007F7E8A">
        <w:trPr>
          <w:trHeight w:val="61"/>
        </w:trPr>
        <w:tc>
          <w:tcPr>
            <w:tcW w:w="708" w:type="dxa"/>
            <w:tcBorders>
              <w:top w:val="nil"/>
              <w:left w:val="single" w:sz="4" w:space="0" w:color="auto"/>
              <w:bottom w:val="single" w:sz="4" w:space="0" w:color="auto"/>
              <w:right w:val="single" w:sz="4" w:space="0" w:color="auto"/>
            </w:tcBorders>
            <w:vAlign w:val="center"/>
          </w:tcPr>
          <w:p w14:paraId="6002673D" w14:textId="20D0C01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9AA53F8" w14:textId="1D2A73B0"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事業者ID</w:t>
            </w:r>
          </w:p>
        </w:tc>
        <w:tc>
          <w:tcPr>
            <w:tcW w:w="1984" w:type="dxa"/>
            <w:tcBorders>
              <w:top w:val="nil"/>
              <w:left w:val="nil"/>
              <w:bottom w:val="single" w:sz="4" w:space="0" w:color="auto"/>
              <w:right w:val="single" w:sz="4" w:space="0" w:color="auto"/>
            </w:tcBorders>
            <w:shd w:val="clear" w:color="000000" w:fill="FFFFFF"/>
            <w:vAlign w:val="center"/>
            <w:hideMark/>
          </w:tcPr>
          <w:p w14:paraId="46644DA0"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agency_id</w:t>
            </w:r>
          </w:p>
        </w:tc>
        <w:tc>
          <w:tcPr>
            <w:tcW w:w="4530" w:type="dxa"/>
            <w:tcBorders>
              <w:top w:val="nil"/>
              <w:left w:val="nil"/>
              <w:bottom w:val="single" w:sz="4" w:space="0" w:color="auto"/>
              <w:right w:val="single" w:sz="4" w:space="0" w:color="auto"/>
            </w:tcBorders>
            <w:shd w:val="clear" w:color="000000" w:fill="FFFFFF"/>
            <w:vAlign w:val="center"/>
            <w:hideMark/>
          </w:tcPr>
          <w:p w14:paraId="32D738E8" w14:textId="30D930D5"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運行会社の法人番号</w:t>
            </w:r>
          </w:p>
        </w:tc>
      </w:tr>
      <w:tr w:rsidR="006C1E06" w:rsidRPr="00C72DFB" w14:paraId="50329818" w14:textId="77777777" w:rsidTr="007F7E8A">
        <w:trPr>
          <w:trHeight w:val="172"/>
        </w:trPr>
        <w:tc>
          <w:tcPr>
            <w:tcW w:w="708" w:type="dxa"/>
            <w:tcBorders>
              <w:top w:val="nil"/>
              <w:left w:val="single" w:sz="4" w:space="0" w:color="auto"/>
              <w:bottom w:val="single" w:sz="4" w:space="0" w:color="auto"/>
              <w:right w:val="single" w:sz="4" w:space="0" w:color="auto"/>
            </w:tcBorders>
            <w:vAlign w:val="center"/>
          </w:tcPr>
          <w:p w14:paraId="0D890F1C"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391037E" w14:textId="26BFC04C"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ab/>
              <w:t>経路情報</w:t>
            </w:r>
          </w:p>
        </w:tc>
        <w:tc>
          <w:tcPr>
            <w:tcW w:w="1984" w:type="dxa"/>
            <w:tcBorders>
              <w:top w:val="nil"/>
              <w:left w:val="nil"/>
              <w:bottom w:val="single" w:sz="4" w:space="0" w:color="auto"/>
              <w:right w:val="single" w:sz="4" w:space="0" w:color="auto"/>
            </w:tcBorders>
            <w:shd w:val="clear" w:color="000000" w:fill="FFFFFF"/>
            <w:vAlign w:val="center"/>
            <w:hideMark/>
          </w:tcPr>
          <w:p w14:paraId="0D3FBDB6"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route_desc</w:t>
            </w:r>
          </w:p>
        </w:tc>
        <w:tc>
          <w:tcPr>
            <w:tcW w:w="4530" w:type="dxa"/>
            <w:tcBorders>
              <w:top w:val="nil"/>
              <w:left w:val="nil"/>
              <w:bottom w:val="single" w:sz="4" w:space="0" w:color="auto"/>
              <w:right w:val="single" w:sz="4" w:space="0" w:color="auto"/>
            </w:tcBorders>
            <w:shd w:val="clear" w:color="000000" w:fill="FFFFFF"/>
            <w:vAlign w:val="center"/>
            <w:hideMark/>
          </w:tcPr>
          <w:p w14:paraId="60D46BA6" w14:textId="3F004ADA"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の説明。</w:t>
            </w:r>
          </w:p>
        </w:tc>
      </w:tr>
      <w:tr w:rsidR="006C1E06" w:rsidRPr="00C72DFB" w14:paraId="4B393F91" w14:textId="77777777" w:rsidTr="007F7E8A">
        <w:trPr>
          <w:trHeight w:val="158"/>
        </w:trPr>
        <w:tc>
          <w:tcPr>
            <w:tcW w:w="708" w:type="dxa"/>
            <w:tcBorders>
              <w:top w:val="nil"/>
              <w:left w:val="single" w:sz="4" w:space="0" w:color="auto"/>
              <w:bottom w:val="single" w:sz="4" w:space="0" w:color="auto"/>
              <w:right w:val="single" w:sz="4" w:space="0" w:color="auto"/>
            </w:tcBorders>
            <w:vAlign w:val="center"/>
          </w:tcPr>
          <w:p w14:paraId="76832C9E" w14:textId="36015499"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01B3ED" w14:textId="2264FC98"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タイプ</w:t>
            </w:r>
          </w:p>
        </w:tc>
        <w:tc>
          <w:tcPr>
            <w:tcW w:w="1984" w:type="dxa"/>
            <w:tcBorders>
              <w:top w:val="nil"/>
              <w:left w:val="nil"/>
              <w:bottom w:val="single" w:sz="4" w:space="0" w:color="auto"/>
              <w:right w:val="single" w:sz="4" w:space="0" w:color="auto"/>
            </w:tcBorders>
            <w:shd w:val="clear" w:color="000000" w:fill="FFFFFF"/>
            <w:vAlign w:val="center"/>
            <w:hideMark/>
          </w:tcPr>
          <w:p w14:paraId="1C605175"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route_type</w:t>
            </w:r>
          </w:p>
        </w:tc>
        <w:tc>
          <w:tcPr>
            <w:tcW w:w="4530" w:type="dxa"/>
            <w:tcBorders>
              <w:top w:val="nil"/>
              <w:left w:val="nil"/>
              <w:bottom w:val="single" w:sz="4" w:space="0" w:color="auto"/>
              <w:right w:val="single" w:sz="4" w:space="0" w:color="auto"/>
            </w:tcBorders>
            <w:shd w:val="clear" w:color="000000" w:fill="FFFFFF"/>
            <w:vAlign w:val="center"/>
            <w:hideMark/>
          </w:tcPr>
          <w:p w14:paraId="479571BD" w14:textId="53DAAE84"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で使用される輸送手段のタイプ</w:t>
            </w:r>
          </w:p>
        </w:tc>
      </w:tr>
      <w:tr w:rsidR="006C1E06" w:rsidRPr="00C72DFB" w14:paraId="617B0FA7" w14:textId="77777777" w:rsidTr="007F7E8A">
        <w:trPr>
          <w:trHeight w:val="70"/>
        </w:trPr>
        <w:tc>
          <w:tcPr>
            <w:tcW w:w="708" w:type="dxa"/>
            <w:tcBorders>
              <w:top w:val="nil"/>
              <w:left w:val="single" w:sz="4" w:space="0" w:color="auto"/>
              <w:bottom w:val="nil"/>
              <w:right w:val="single" w:sz="4" w:space="0" w:color="auto"/>
            </w:tcBorders>
            <w:vAlign w:val="center"/>
          </w:tcPr>
          <w:p w14:paraId="1F56C4D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hideMark/>
          </w:tcPr>
          <w:p w14:paraId="6E488AB2" w14:textId="21539A64"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URL</w:t>
            </w:r>
          </w:p>
        </w:tc>
        <w:tc>
          <w:tcPr>
            <w:tcW w:w="1984" w:type="dxa"/>
            <w:tcBorders>
              <w:top w:val="nil"/>
              <w:left w:val="nil"/>
              <w:bottom w:val="nil"/>
              <w:right w:val="single" w:sz="4" w:space="0" w:color="auto"/>
            </w:tcBorders>
            <w:shd w:val="clear" w:color="000000" w:fill="FFFFFF"/>
            <w:vAlign w:val="center"/>
            <w:hideMark/>
          </w:tcPr>
          <w:p w14:paraId="6FFDB384"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route_url</w:t>
            </w:r>
          </w:p>
        </w:tc>
        <w:tc>
          <w:tcPr>
            <w:tcW w:w="4530" w:type="dxa"/>
            <w:tcBorders>
              <w:top w:val="nil"/>
              <w:left w:val="nil"/>
              <w:bottom w:val="nil"/>
              <w:right w:val="single" w:sz="4" w:space="0" w:color="auto"/>
            </w:tcBorders>
            <w:shd w:val="clear" w:color="000000" w:fill="FFFFFF"/>
            <w:vAlign w:val="center"/>
            <w:hideMark/>
          </w:tcPr>
          <w:p w14:paraId="1918A4E8" w14:textId="63F2CC00"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ウェブページの URL。</w:t>
            </w:r>
          </w:p>
        </w:tc>
      </w:tr>
      <w:tr w:rsidR="007F7E8A" w:rsidRPr="00C72DFB" w14:paraId="53E9356E" w14:textId="77777777" w:rsidTr="007F7E8A">
        <w:trPr>
          <w:trHeight w:val="70"/>
        </w:trPr>
        <w:tc>
          <w:tcPr>
            <w:tcW w:w="708" w:type="dxa"/>
            <w:tcBorders>
              <w:top w:val="nil"/>
              <w:left w:val="single" w:sz="4" w:space="0" w:color="auto"/>
              <w:bottom w:val="nil"/>
              <w:right w:val="single" w:sz="4" w:space="0" w:color="auto"/>
            </w:tcBorders>
            <w:vAlign w:val="center"/>
          </w:tcPr>
          <w:p w14:paraId="57CBCB57"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4044AD62" w14:textId="1B118042"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経路色</w:t>
            </w:r>
          </w:p>
        </w:tc>
        <w:tc>
          <w:tcPr>
            <w:tcW w:w="1984" w:type="dxa"/>
            <w:tcBorders>
              <w:top w:val="nil"/>
              <w:left w:val="nil"/>
              <w:bottom w:val="nil"/>
              <w:right w:val="single" w:sz="4" w:space="0" w:color="auto"/>
            </w:tcBorders>
            <w:shd w:val="clear" w:color="000000" w:fill="FFFFFF"/>
            <w:vAlign w:val="center"/>
          </w:tcPr>
          <w:p w14:paraId="25BC6E35" w14:textId="052DC54A"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route_color</w:t>
            </w:r>
          </w:p>
        </w:tc>
        <w:tc>
          <w:tcPr>
            <w:tcW w:w="4530" w:type="dxa"/>
            <w:tcBorders>
              <w:top w:val="nil"/>
              <w:left w:val="nil"/>
              <w:bottom w:val="nil"/>
              <w:right w:val="single" w:sz="4" w:space="0" w:color="auto"/>
            </w:tcBorders>
            <w:shd w:val="clear" w:color="000000" w:fill="FFFFFF"/>
            <w:vAlign w:val="center"/>
          </w:tcPr>
          <w:p w14:paraId="48DCA66B" w14:textId="172AEFCB"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経路を線やラベルなどで表現する場合の色</w:t>
            </w:r>
          </w:p>
        </w:tc>
      </w:tr>
      <w:tr w:rsidR="007F7E8A" w:rsidRPr="00C72DFB" w14:paraId="6EE22C9A" w14:textId="77777777" w:rsidTr="007F7E8A">
        <w:trPr>
          <w:trHeight w:val="70"/>
        </w:trPr>
        <w:tc>
          <w:tcPr>
            <w:tcW w:w="708" w:type="dxa"/>
            <w:tcBorders>
              <w:top w:val="nil"/>
              <w:left w:val="single" w:sz="4" w:space="0" w:color="auto"/>
              <w:bottom w:val="nil"/>
              <w:right w:val="single" w:sz="4" w:space="0" w:color="auto"/>
            </w:tcBorders>
            <w:vAlign w:val="center"/>
          </w:tcPr>
          <w:p w14:paraId="34B39FA4"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6A0038E2" w14:textId="6854836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経路文字色</w:t>
            </w:r>
          </w:p>
        </w:tc>
        <w:tc>
          <w:tcPr>
            <w:tcW w:w="1984" w:type="dxa"/>
            <w:tcBorders>
              <w:top w:val="nil"/>
              <w:left w:val="nil"/>
              <w:bottom w:val="nil"/>
              <w:right w:val="single" w:sz="4" w:space="0" w:color="auto"/>
            </w:tcBorders>
            <w:shd w:val="clear" w:color="000000" w:fill="FFFFFF"/>
            <w:vAlign w:val="center"/>
          </w:tcPr>
          <w:p w14:paraId="25931BEE" w14:textId="1311F14E"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route_text_color</w:t>
            </w:r>
          </w:p>
        </w:tc>
        <w:tc>
          <w:tcPr>
            <w:tcW w:w="4530" w:type="dxa"/>
            <w:tcBorders>
              <w:top w:val="nil"/>
              <w:left w:val="nil"/>
              <w:bottom w:val="nil"/>
              <w:right w:val="single" w:sz="4" w:space="0" w:color="auto"/>
            </w:tcBorders>
            <w:shd w:val="clear" w:color="000000" w:fill="FFFFFF"/>
            <w:vAlign w:val="center"/>
          </w:tcPr>
          <w:p w14:paraId="17A34D89" w14:textId="3BF101DD" w:rsidR="007F7E8A" w:rsidRPr="00323DB3" w:rsidRDefault="007F7E8A" w:rsidP="007F7E8A">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経路を線やラベルなどで表現する場合に、その上に系統名などを表示する場合の色</w:t>
            </w:r>
          </w:p>
        </w:tc>
      </w:tr>
      <w:tr w:rsidR="007F7E8A" w:rsidRPr="00C72DFB" w14:paraId="417F9D8C"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4A95D05"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tcPr>
          <w:p w14:paraId="50626461" w14:textId="5B6334E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路線ID</w:t>
            </w:r>
          </w:p>
        </w:tc>
        <w:tc>
          <w:tcPr>
            <w:tcW w:w="1984" w:type="dxa"/>
            <w:tcBorders>
              <w:top w:val="nil"/>
              <w:left w:val="nil"/>
              <w:bottom w:val="single" w:sz="4" w:space="0" w:color="auto"/>
              <w:right w:val="single" w:sz="4" w:space="0" w:color="auto"/>
            </w:tcBorders>
            <w:shd w:val="clear" w:color="000000" w:fill="FFFFFF"/>
            <w:vAlign w:val="center"/>
          </w:tcPr>
          <w:p w14:paraId="69B1B5BA" w14:textId="393E48CC"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jp_parent_rout_id</w:t>
            </w:r>
          </w:p>
        </w:tc>
        <w:tc>
          <w:tcPr>
            <w:tcW w:w="4530" w:type="dxa"/>
            <w:tcBorders>
              <w:top w:val="nil"/>
              <w:left w:val="nil"/>
              <w:bottom w:val="single" w:sz="4" w:space="0" w:color="auto"/>
              <w:right w:val="single" w:sz="4" w:space="0" w:color="auto"/>
            </w:tcBorders>
            <w:shd w:val="clear" w:color="000000" w:fill="FFFFFF"/>
            <w:vAlign w:val="center"/>
          </w:tcPr>
          <w:p w14:paraId="61958E43" w14:textId="3DC101A7"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経路の親となる情報（路線IDまたは路線名称等）を設定。</w:t>
            </w:r>
          </w:p>
        </w:tc>
      </w:tr>
    </w:tbl>
    <w:p w14:paraId="535D568C" w14:textId="7EC91407" w:rsidR="008A4FD7" w:rsidRDefault="00550C04" w:rsidP="00297CBF">
      <w:pPr>
        <w:pStyle w:val="51"/>
      </w:pPr>
      <w:r>
        <w:rPr>
          <w:rFonts w:hint="eastAsia"/>
        </w:rPr>
        <w:t>データ項目に選択肢があるときの候補</w:t>
      </w:r>
      <w:r w:rsidR="00773AEA">
        <w:tab/>
      </w:r>
    </w:p>
    <w:p w14:paraId="04BCE018" w14:textId="0E4130BB" w:rsidR="00773AEA" w:rsidRDefault="00773AEA">
      <w:pPr>
        <w:pStyle w:val="6"/>
      </w:pPr>
      <w:r>
        <w:rPr>
          <w:rFonts w:hint="eastAsia"/>
        </w:rPr>
        <w:t>GTFS</w:t>
      </w:r>
      <w:r>
        <w:rPr>
          <w:rFonts w:hint="eastAsia"/>
        </w:rPr>
        <w:t>の</w:t>
      </w:r>
      <w:r w:rsidR="007F7E8A">
        <w:rPr>
          <w:rFonts w:hint="eastAsia"/>
        </w:rPr>
        <w:t>経路</w:t>
      </w:r>
      <w:r>
        <w:rPr>
          <w:rFonts w:hint="eastAsia"/>
        </w:rPr>
        <w:t>タイプ</w:t>
      </w:r>
    </w:p>
    <w:p w14:paraId="488497F8" w14:textId="60A728AC" w:rsidR="00297CBF" w:rsidRPr="00297CBF" w:rsidRDefault="00297CBF" w:rsidP="00DE2F8B">
      <w:pPr>
        <w:pStyle w:val="afd"/>
      </w:pPr>
      <w:r>
        <w:rPr>
          <w:rFonts w:hint="eastAsia"/>
        </w:rPr>
        <w:t>鉄道、バス、フェリー等を表す</w:t>
      </w:r>
      <w:r w:rsidR="0062082E">
        <w:rPr>
          <w:rFonts w:hint="eastAsia"/>
        </w:rPr>
        <w:t>路線</w:t>
      </w:r>
      <w:r>
        <w:rPr>
          <w:rFonts w:hint="eastAsia"/>
        </w:rPr>
        <w:t>タイプは</w:t>
      </w:r>
      <w:r w:rsidR="00B43C04">
        <w:rPr>
          <w:rFonts w:hint="eastAsia"/>
        </w:rPr>
        <w:t>、</w:t>
      </w:r>
      <w:r w:rsidR="00B43C04" w:rsidRPr="00B43C04">
        <w:rPr>
          <w:rFonts w:hint="eastAsia"/>
        </w:rPr>
        <w:t>欧州全域 TPEG 規格の階層型車種（HVT）コード</w:t>
      </w:r>
      <w:r w:rsidR="00B43C04">
        <w:rPr>
          <w:rFonts w:hint="eastAsia"/>
        </w:rPr>
        <w:t>を参照して検討されているGTFSのルートタイプを</w:t>
      </w:r>
      <w:r w:rsidR="004B591F">
        <w:rPr>
          <w:rFonts w:hint="eastAsia"/>
        </w:rPr>
        <w:t>参照します</w:t>
      </w:r>
      <w:r w:rsidR="00B43C04">
        <w:rPr>
          <w:rFonts w:hint="eastAsia"/>
        </w:rPr>
        <w:t>。</w:t>
      </w:r>
    </w:p>
    <w:p w14:paraId="616C1B92" w14:textId="77777777" w:rsidR="006C1E06" w:rsidRDefault="005F5670" w:rsidP="006C1E06">
      <w:pPr>
        <w:pStyle w:val="affd"/>
        <w:ind w:left="1418" w:hangingChars="218" w:hanging="458"/>
      </w:pPr>
      <w:r>
        <w:rPr>
          <w:rStyle w:val="HTML"/>
          <w:rFonts w:ascii="Courier New" w:hAnsi="Courier New" w:cs="Courier New"/>
          <w:color w:val="37474F"/>
          <w:sz w:val="21"/>
          <w:szCs w:val="21"/>
        </w:rPr>
        <w:t>0</w:t>
      </w:r>
      <w:r>
        <w:t> </w:t>
      </w:r>
      <w:r>
        <w:t>- 路面電車、市街電車、ライトレール。都市圏内を運行する軽量軌道交通または路面電車システム。</w:t>
      </w:r>
    </w:p>
    <w:p w14:paraId="28715699" w14:textId="77777777" w:rsidR="006C1E06" w:rsidRDefault="005F5670" w:rsidP="006C1E06">
      <w:pPr>
        <w:pStyle w:val="affd"/>
        <w:ind w:left="1418" w:hangingChars="218" w:hanging="458"/>
      </w:pPr>
      <w:r>
        <w:rPr>
          <w:rStyle w:val="HTML"/>
          <w:rFonts w:ascii="Courier New" w:hAnsi="Courier New" w:cs="Courier New"/>
          <w:color w:val="37474F"/>
          <w:sz w:val="21"/>
          <w:szCs w:val="21"/>
        </w:rPr>
        <w:t>1</w:t>
      </w:r>
      <w:r>
        <w:t> </w:t>
      </w:r>
      <w:r>
        <w:t>- 地下鉄、メトロ。都市圏内を運行する地下鉄システム。</w:t>
      </w:r>
    </w:p>
    <w:p w14:paraId="18FD84EE" w14:textId="77777777" w:rsidR="006C1E06" w:rsidRDefault="005F5670" w:rsidP="006C1E06">
      <w:pPr>
        <w:pStyle w:val="affd"/>
        <w:ind w:left="1418" w:hangingChars="218" w:hanging="458"/>
      </w:pPr>
      <w:r>
        <w:rPr>
          <w:rStyle w:val="HTML"/>
          <w:rFonts w:ascii="Courier New" w:hAnsi="Courier New" w:cs="Courier New"/>
          <w:color w:val="37474F"/>
          <w:sz w:val="21"/>
          <w:szCs w:val="21"/>
        </w:rPr>
        <w:t>2</w:t>
      </w:r>
      <w:r>
        <w:t> </w:t>
      </w:r>
      <w:r>
        <w:t>- 電車。都市間または長距離の鉄道路線。</w:t>
      </w:r>
    </w:p>
    <w:p w14:paraId="0689B4A0" w14:textId="77777777" w:rsidR="006C1E06" w:rsidRDefault="005F5670" w:rsidP="006C1E06">
      <w:pPr>
        <w:pStyle w:val="affd"/>
        <w:ind w:left="1418" w:hangingChars="218" w:hanging="458"/>
      </w:pPr>
      <w:r>
        <w:rPr>
          <w:rStyle w:val="HTML"/>
          <w:rFonts w:ascii="Courier New" w:hAnsi="Courier New" w:cs="Courier New"/>
          <w:color w:val="37474F"/>
          <w:sz w:val="21"/>
          <w:szCs w:val="21"/>
        </w:rPr>
        <w:t>3</w:t>
      </w:r>
      <w:r>
        <w:t> </w:t>
      </w:r>
      <w:r>
        <w:t>- バス。短距離および長距離のバス路線。</w:t>
      </w:r>
    </w:p>
    <w:p w14:paraId="0DB8F5B0"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4</w:t>
      </w:r>
      <w:r>
        <w:t> </w:t>
      </w:r>
      <w:r>
        <w:t>- フェリー。短距離および長距離の航路。</w:t>
      </w:r>
    </w:p>
    <w:p w14:paraId="2A6576B2"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5</w:t>
      </w:r>
      <w:r>
        <w:t> </w:t>
      </w:r>
      <w:r>
        <w:t>- ケーブルトラム。ケーブルが車両の下を通る、路面を走る鉄道車両（例: サンフランシスコのケーブルカー）。</w:t>
      </w:r>
    </w:p>
    <w:p w14:paraId="5A90801F"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6</w:t>
      </w:r>
      <w:r>
        <w:t> </w:t>
      </w:r>
      <w:r>
        <w:t>- 索道（例: リフト、ケーブルカー、ゴンドラ、ロープウェイ）1 本または複数本のケーブルに吊り下げた客車、車両、ゴンドラ、椅子で移動する交通機関。</w:t>
      </w:r>
    </w:p>
    <w:p w14:paraId="376352D7"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7</w:t>
      </w:r>
      <w:r>
        <w:t> </w:t>
      </w:r>
      <w:r>
        <w:t>- 鋼索鉄道。急斜面用に設計されたすべての鉄道システム。</w:t>
      </w:r>
    </w:p>
    <w:p w14:paraId="6D34DA24"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11</w:t>
      </w:r>
      <w:r>
        <w:t> </w:t>
      </w:r>
      <w:r>
        <w:t>- トロリーバス。道路上空の架線から棹状の集電装置で集めた電気を動力として走るバス。</w:t>
      </w:r>
    </w:p>
    <w:p w14:paraId="459337E3" w14:textId="261ACCF0" w:rsidR="00B43C04" w:rsidRDefault="005F5670" w:rsidP="006C1E06">
      <w:pPr>
        <w:pStyle w:val="affd"/>
        <w:ind w:left="1418" w:hangingChars="218" w:hanging="458"/>
      </w:pPr>
      <w:r w:rsidRPr="006C1E06">
        <w:rPr>
          <w:rStyle w:val="HTML"/>
          <w:rFonts w:ascii="Courier New" w:hAnsi="Courier New" w:cs="Courier New"/>
          <w:color w:val="37474F"/>
          <w:sz w:val="21"/>
          <w:szCs w:val="21"/>
        </w:rPr>
        <w:t>12</w:t>
      </w:r>
      <w:r>
        <w:t> </w:t>
      </w:r>
      <w:r>
        <w:t>- モノレール。1 本のレールまたは桁を軌道とする鉄道。</w:t>
      </w:r>
    </w:p>
    <w:p w14:paraId="7EA5D1E1" w14:textId="77777777" w:rsidR="00A07714" w:rsidRDefault="00A07714" w:rsidP="006F75B9">
      <w:pPr>
        <w:pStyle w:val="51"/>
      </w:pPr>
      <w:r>
        <w:rPr>
          <w:rFonts w:hint="eastAsia"/>
        </w:rPr>
        <w:t>既存データモデル</w:t>
      </w:r>
    </w:p>
    <w:p w14:paraId="7DF95497" w14:textId="77777777" w:rsidR="00187EC9" w:rsidRDefault="00187EC9">
      <w:pPr>
        <w:pStyle w:val="6"/>
      </w:pPr>
      <w:r>
        <w:rPr>
          <w:rFonts w:hint="eastAsia"/>
        </w:rPr>
        <w:t>国土数値情報</w:t>
      </w:r>
    </w:p>
    <w:p w14:paraId="612F23A2" w14:textId="1BC0CD9D" w:rsidR="00187EC9" w:rsidRPr="00187EC9" w:rsidRDefault="00187EC9" w:rsidP="00187EC9">
      <w:pPr>
        <w:pStyle w:val="afd"/>
      </w:pPr>
      <w:r>
        <w:rPr>
          <w:rFonts w:hint="eastAsia"/>
        </w:rPr>
        <w:t>交通（交通）のバスルート、鉄道のデータモデルが参照できます。</w:t>
      </w:r>
    </w:p>
    <w:p w14:paraId="7B19DBBD" w14:textId="1217A361" w:rsidR="007F7E8A" w:rsidRDefault="007F7E8A">
      <w:pPr>
        <w:pStyle w:val="6"/>
      </w:pPr>
      <w:r>
        <w:rPr>
          <w:rFonts w:hint="eastAsia"/>
        </w:rPr>
        <w:t>GTFS</w:t>
      </w:r>
    </w:p>
    <w:p w14:paraId="383FB23E" w14:textId="62C42BB5" w:rsidR="00A07714" w:rsidRPr="00F500FC" w:rsidRDefault="007F7E8A" w:rsidP="007F7E8A">
      <w:pPr>
        <w:pStyle w:val="afd"/>
      </w:pPr>
      <w:r>
        <w:rPr>
          <w:rFonts w:hint="eastAsia"/>
        </w:rPr>
        <w:t>Routeのデータ項目として、経路順や途中</w:t>
      </w:r>
      <w:r w:rsidR="002F72EF">
        <w:rPr>
          <w:rFonts w:hint="eastAsia"/>
        </w:rPr>
        <w:t>乗降</w:t>
      </w:r>
      <w:r>
        <w:rPr>
          <w:rFonts w:hint="eastAsia"/>
        </w:rPr>
        <w:t>の情報等が記述できます。</w:t>
      </w:r>
    </w:p>
    <w:p w14:paraId="4BB5C9D7" w14:textId="6D4E78C4" w:rsidR="00011086" w:rsidRDefault="00011086" w:rsidP="00E878F4">
      <w:pPr>
        <w:pStyle w:val="32"/>
      </w:pPr>
      <w:bookmarkStart w:id="128" w:name="_Toc103600013"/>
      <w:r>
        <w:rPr>
          <w:rFonts w:hint="eastAsia"/>
        </w:rPr>
        <w:lastRenderedPageBreak/>
        <w:t>タクシー乗り場</w:t>
      </w:r>
      <w:bookmarkEnd w:id="128"/>
    </w:p>
    <w:p w14:paraId="767BF3CE" w14:textId="5E7122E4" w:rsidR="004C67F4" w:rsidRPr="004C67F4" w:rsidRDefault="004C67F4" w:rsidP="004C67F4">
      <w:pPr>
        <w:pStyle w:val="a8"/>
        <w:ind w:left="120" w:firstLine="240"/>
      </w:pPr>
      <w:r>
        <w:rPr>
          <w:rFonts w:hint="eastAsia"/>
        </w:rPr>
        <w:t>タクシー乗り場の情報を以下に示します。</w:t>
      </w:r>
    </w:p>
    <w:p w14:paraId="3544D5A2" w14:textId="09696F7F" w:rsidR="001179A1" w:rsidRDefault="0004769A" w:rsidP="001F162B">
      <w:pPr>
        <w:pStyle w:val="51"/>
        <w:numPr>
          <w:ilvl w:val="4"/>
          <w:numId w:val="34"/>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80FC7EE" w14:textId="77777777" w:rsidTr="00D14AB5">
        <w:tc>
          <w:tcPr>
            <w:tcW w:w="1667" w:type="pct"/>
            <w:shd w:val="clear" w:color="auto" w:fill="D9D9D9" w:themeFill="background1" w:themeFillShade="D9"/>
          </w:tcPr>
          <w:p w14:paraId="2CC46884"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5EA606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B82129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70179C3" w14:textId="77777777" w:rsidTr="007F2DBA">
        <w:tc>
          <w:tcPr>
            <w:tcW w:w="1667" w:type="pct"/>
          </w:tcPr>
          <w:p w14:paraId="3075BB38" w14:textId="0D48EFED" w:rsidR="00711956" w:rsidRPr="0097334B" w:rsidRDefault="00711956" w:rsidP="004C67F4">
            <w:pPr>
              <w:pStyle w:val="aa"/>
              <w:snapToGrid w:val="0"/>
              <w:ind w:leftChars="0" w:left="0" w:firstLineChars="0" w:firstLine="0"/>
              <w:rPr>
                <w:sz w:val="20"/>
                <w:szCs w:val="18"/>
              </w:rPr>
            </w:pPr>
            <w:r>
              <w:rPr>
                <w:rFonts w:hint="eastAsia"/>
                <w:sz w:val="20"/>
                <w:szCs w:val="18"/>
              </w:rPr>
              <w:t>タクシー乗り場</w:t>
            </w:r>
          </w:p>
        </w:tc>
        <w:tc>
          <w:tcPr>
            <w:tcW w:w="1667" w:type="pct"/>
          </w:tcPr>
          <w:p w14:paraId="2F9C314E" w14:textId="1AC39706" w:rsidR="001179A1" w:rsidRPr="0097334B" w:rsidRDefault="00711956" w:rsidP="004C67F4">
            <w:pPr>
              <w:pStyle w:val="aa"/>
              <w:snapToGrid w:val="0"/>
              <w:ind w:leftChars="0" w:left="0" w:firstLineChars="0" w:firstLine="0"/>
              <w:rPr>
                <w:sz w:val="20"/>
                <w:szCs w:val="18"/>
              </w:rPr>
            </w:pPr>
            <w:r>
              <w:rPr>
                <w:rFonts w:hint="eastAsia"/>
                <w:sz w:val="20"/>
                <w:szCs w:val="18"/>
              </w:rPr>
              <w:t>Taxi stand</w:t>
            </w:r>
          </w:p>
        </w:tc>
        <w:tc>
          <w:tcPr>
            <w:tcW w:w="1667" w:type="pct"/>
          </w:tcPr>
          <w:p w14:paraId="161C4EA3" w14:textId="42330144" w:rsidR="001179A1" w:rsidRPr="0097334B" w:rsidRDefault="00711956"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6F1605D" w14:textId="77777777" w:rsidR="001179A1" w:rsidRDefault="001179A1" w:rsidP="001179A1">
      <w:pPr>
        <w:pStyle w:val="51"/>
      </w:pPr>
      <w:r>
        <w:rPr>
          <w:rFonts w:hint="eastAsia"/>
        </w:rPr>
        <w:t>データモデル</w:t>
      </w:r>
    </w:p>
    <w:p w14:paraId="5C2C945F" w14:textId="559472D0" w:rsidR="001179A1" w:rsidRPr="001179A1" w:rsidRDefault="00046260" w:rsidP="007F7E8A">
      <w:pPr>
        <w:pStyle w:val="aa"/>
        <w:ind w:left="360" w:firstLine="240"/>
      </w:pPr>
      <w:r>
        <w:t>S</w:t>
      </w:r>
      <w:r>
        <w:rPr>
          <w:rFonts w:hint="eastAsia"/>
        </w:rPr>
        <w:t>chema.orgの</w:t>
      </w:r>
      <w:r w:rsidR="001B4980">
        <w:t>Taxistand</w:t>
      </w:r>
      <w:r w:rsidR="0062082E">
        <w:rPr>
          <w:rFonts w:hint="eastAsia"/>
        </w:rPr>
        <w:t>のデータ項目のうち</w:t>
      </w:r>
      <w:r>
        <w:rPr>
          <w:rFonts w:hint="eastAsia"/>
        </w:rPr>
        <w:t>主要項目を</w:t>
      </w:r>
      <w:r w:rsidR="001179A1">
        <w:rPr>
          <w:rFonts w:hint="eastAsia"/>
        </w:rPr>
        <w:t>利用</w:t>
      </w:r>
      <w:r w:rsidR="00E27DF2">
        <w:rPr>
          <w:rFonts w:hint="eastAsia"/>
        </w:rPr>
        <w:t>します</w:t>
      </w:r>
      <w:r w:rsidR="001179A1">
        <w:rPr>
          <w:rFonts w:hint="eastAsia"/>
        </w:rPr>
        <w:t>。</w:t>
      </w:r>
    </w:p>
    <w:tbl>
      <w:tblPr>
        <w:tblW w:w="8640" w:type="dxa"/>
        <w:tblInd w:w="421" w:type="dxa"/>
        <w:tblLayout w:type="fixed"/>
        <w:tblCellMar>
          <w:left w:w="99" w:type="dxa"/>
          <w:right w:w="99" w:type="dxa"/>
        </w:tblCellMar>
        <w:tblLook w:val="04A0" w:firstRow="1" w:lastRow="0" w:firstColumn="1" w:lastColumn="0" w:noHBand="0" w:noVBand="1"/>
      </w:tblPr>
      <w:tblGrid>
        <w:gridCol w:w="708"/>
        <w:gridCol w:w="1276"/>
        <w:gridCol w:w="1559"/>
        <w:gridCol w:w="5097"/>
      </w:tblGrid>
      <w:tr w:rsidR="001E4060" w:rsidRPr="00B84CF9" w14:paraId="20D86CDB" w14:textId="77777777" w:rsidTr="001E4060">
        <w:trPr>
          <w:trHeight w:val="18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4BB38035" w14:textId="4AEF644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Arial"/>
                <w:color w:val="202124"/>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E234FA" w14:textId="31FCD63C"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データ項目</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B171DBB" w14:textId="7C0BBA7E"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Pr>
                <w:sz w:val="20"/>
                <w:szCs w:val="18"/>
              </w:rPr>
              <w:t>S</w:t>
            </w:r>
            <w:r>
              <w:rPr>
                <w:rFonts w:hint="eastAsia"/>
                <w:sz w:val="20"/>
                <w:szCs w:val="18"/>
              </w:rPr>
              <w:t>chema.org</w:t>
            </w:r>
          </w:p>
        </w:tc>
        <w:tc>
          <w:tcPr>
            <w:tcW w:w="5097" w:type="dxa"/>
            <w:tcBorders>
              <w:top w:val="single" w:sz="4" w:space="0" w:color="auto"/>
              <w:left w:val="nil"/>
              <w:bottom w:val="single" w:sz="4" w:space="0" w:color="auto"/>
              <w:right w:val="single" w:sz="4" w:space="0" w:color="auto"/>
            </w:tcBorders>
            <w:shd w:val="clear" w:color="000000" w:fill="D9D9D9"/>
            <w:vAlign w:val="center"/>
            <w:hideMark/>
          </w:tcPr>
          <w:p w14:paraId="43DA1806" w14:textId="77777777"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sidRPr="006F75B9">
              <w:rPr>
                <w:rFonts w:asciiTheme="minorEastAsia" w:eastAsiaTheme="minorEastAsia" w:hAnsiTheme="minorEastAsia" w:cs="Arial"/>
                <w:color w:val="202124"/>
                <w:kern w:val="0"/>
                <w:sz w:val="20"/>
                <w:szCs w:val="20"/>
              </w:rPr>
              <w:t>説明</w:t>
            </w:r>
          </w:p>
        </w:tc>
      </w:tr>
      <w:tr w:rsidR="001E4060" w:rsidRPr="00B84CF9" w14:paraId="72C7CC92"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C41141F" w14:textId="6093826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D4DCC2" w14:textId="7252168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乗り場ID</w:t>
            </w:r>
          </w:p>
        </w:tc>
        <w:tc>
          <w:tcPr>
            <w:tcW w:w="1559" w:type="dxa"/>
            <w:tcBorders>
              <w:top w:val="nil"/>
              <w:left w:val="nil"/>
              <w:bottom w:val="single" w:sz="4" w:space="0" w:color="auto"/>
              <w:right w:val="single" w:sz="4" w:space="0" w:color="auto"/>
            </w:tcBorders>
            <w:shd w:val="clear" w:color="000000" w:fill="FFFFFF"/>
            <w:vAlign w:val="center"/>
            <w:hideMark/>
          </w:tcPr>
          <w:p w14:paraId="6625D817" w14:textId="3BE34619"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i</w:t>
            </w:r>
            <w:r w:rsidR="001E4060" w:rsidRPr="006D21EA">
              <w:rPr>
                <w:rFonts w:asciiTheme="minorEastAsia" w:eastAsiaTheme="minorEastAsia" w:hAnsiTheme="minorEastAsia" w:cs="ＭＳ Ｐゴシック"/>
                <w:kern w:val="0"/>
                <w:sz w:val="20"/>
                <w:szCs w:val="20"/>
              </w:rPr>
              <w:t>dentifier</w:t>
            </w:r>
          </w:p>
        </w:tc>
        <w:tc>
          <w:tcPr>
            <w:tcW w:w="5097" w:type="dxa"/>
            <w:tcBorders>
              <w:top w:val="nil"/>
              <w:left w:val="nil"/>
              <w:bottom w:val="single" w:sz="4" w:space="0" w:color="auto"/>
              <w:right w:val="single" w:sz="4" w:space="0" w:color="auto"/>
            </w:tcBorders>
            <w:shd w:val="clear" w:color="000000" w:fill="FFFFFF"/>
            <w:vAlign w:val="center"/>
            <w:hideMark/>
          </w:tcPr>
          <w:p w14:paraId="28DAF3C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駅、停車場を識別する</w:t>
            </w:r>
            <w:r w:rsidRPr="006D21EA">
              <w:rPr>
                <w:rFonts w:asciiTheme="minorEastAsia" w:eastAsiaTheme="minorEastAsia" w:hAnsiTheme="minorEastAsia" w:cs="Arial"/>
                <w:kern w:val="0"/>
                <w:sz w:val="20"/>
                <w:szCs w:val="20"/>
              </w:rPr>
              <w:t xml:space="preserve"> ID </w:t>
            </w:r>
            <w:r w:rsidRPr="006D21EA">
              <w:rPr>
                <w:rFonts w:asciiTheme="minorEastAsia" w:eastAsiaTheme="minorEastAsia" w:hAnsiTheme="minorEastAsia" w:cs="Arial" w:hint="eastAsia"/>
                <w:kern w:val="0"/>
                <w:sz w:val="20"/>
                <w:szCs w:val="20"/>
              </w:rPr>
              <w:t>を指定</w:t>
            </w:r>
          </w:p>
        </w:tc>
      </w:tr>
      <w:tr w:rsidR="001E4060" w:rsidRPr="00B84CF9" w14:paraId="196DAEAF"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15557264" w14:textId="29212C1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E4360E5" w14:textId="67ADE5CA"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名称</w:t>
            </w:r>
          </w:p>
        </w:tc>
        <w:tc>
          <w:tcPr>
            <w:tcW w:w="1559" w:type="dxa"/>
            <w:tcBorders>
              <w:top w:val="nil"/>
              <w:left w:val="nil"/>
              <w:bottom w:val="single" w:sz="4" w:space="0" w:color="auto"/>
              <w:right w:val="single" w:sz="4" w:space="0" w:color="auto"/>
            </w:tcBorders>
            <w:shd w:val="clear" w:color="000000" w:fill="FFFFFF"/>
            <w:vAlign w:val="center"/>
            <w:hideMark/>
          </w:tcPr>
          <w:p w14:paraId="19E9039D" w14:textId="4A2AABCC"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name</w:t>
            </w:r>
          </w:p>
        </w:tc>
        <w:tc>
          <w:tcPr>
            <w:tcW w:w="5097" w:type="dxa"/>
            <w:tcBorders>
              <w:top w:val="nil"/>
              <w:left w:val="nil"/>
              <w:bottom w:val="single" w:sz="4" w:space="0" w:color="auto"/>
              <w:right w:val="single" w:sz="4" w:space="0" w:color="auto"/>
            </w:tcBorders>
            <w:shd w:val="clear" w:color="000000" w:fill="FFFFFF"/>
            <w:vAlign w:val="center"/>
            <w:hideMark/>
          </w:tcPr>
          <w:p w14:paraId="78B02AFA" w14:textId="5FDF8C17"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乗り場の名前</w:t>
            </w:r>
          </w:p>
        </w:tc>
      </w:tr>
      <w:tr w:rsidR="001E4060" w:rsidRPr="00B84CF9" w14:paraId="43656DFD" w14:textId="77777777" w:rsidTr="001E4060">
        <w:trPr>
          <w:trHeight w:val="77"/>
        </w:trPr>
        <w:tc>
          <w:tcPr>
            <w:tcW w:w="708" w:type="dxa"/>
            <w:tcBorders>
              <w:top w:val="nil"/>
              <w:left w:val="single" w:sz="4" w:space="0" w:color="auto"/>
              <w:bottom w:val="single" w:sz="4" w:space="0" w:color="auto"/>
              <w:right w:val="single" w:sz="4" w:space="0" w:color="auto"/>
            </w:tcBorders>
            <w:vAlign w:val="center"/>
          </w:tcPr>
          <w:p w14:paraId="76FE3CC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D33EC7" w14:textId="0A123169"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説明</w:t>
            </w:r>
          </w:p>
        </w:tc>
        <w:tc>
          <w:tcPr>
            <w:tcW w:w="1559" w:type="dxa"/>
            <w:tcBorders>
              <w:top w:val="nil"/>
              <w:left w:val="nil"/>
              <w:bottom w:val="single" w:sz="4" w:space="0" w:color="auto"/>
              <w:right w:val="single" w:sz="4" w:space="0" w:color="auto"/>
            </w:tcBorders>
            <w:shd w:val="clear" w:color="000000" w:fill="FFFFFF"/>
            <w:vAlign w:val="center"/>
            <w:hideMark/>
          </w:tcPr>
          <w:p w14:paraId="061C0B8C" w14:textId="44991C82"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desc</w:t>
            </w:r>
            <w:r w:rsidR="001B4980" w:rsidRPr="006D21EA">
              <w:rPr>
                <w:rFonts w:asciiTheme="minorEastAsia" w:eastAsiaTheme="minorEastAsia" w:hAnsiTheme="minorEastAsia" w:cs="ＭＳ Ｐゴシック"/>
                <w:kern w:val="0"/>
                <w:sz w:val="20"/>
                <w:szCs w:val="20"/>
              </w:rPr>
              <w:t>ription</w:t>
            </w:r>
          </w:p>
        </w:tc>
        <w:tc>
          <w:tcPr>
            <w:tcW w:w="5097" w:type="dxa"/>
            <w:tcBorders>
              <w:top w:val="nil"/>
              <w:left w:val="nil"/>
              <w:bottom w:val="single" w:sz="4" w:space="0" w:color="auto"/>
              <w:right w:val="single" w:sz="4" w:space="0" w:color="auto"/>
            </w:tcBorders>
            <w:shd w:val="clear" w:color="000000" w:fill="FFFFFF"/>
            <w:vAlign w:val="center"/>
            <w:hideMark/>
          </w:tcPr>
          <w:p w14:paraId="2CB1FDE1" w14:textId="509E69AF"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乗り場に関する説明</w:t>
            </w:r>
          </w:p>
        </w:tc>
      </w:tr>
      <w:tr w:rsidR="001E4060" w:rsidRPr="00B84CF9" w14:paraId="4BC94505" w14:textId="77777777" w:rsidTr="001E4060">
        <w:trPr>
          <w:trHeight w:val="96"/>
        </w:trPr>
        <w:tc>
          <w:tcPr>
            <w:tcW w:w="708" w:type="dxa"/>
            <w:tcBorders>
              <w:top w:val="nil"/>
              <w:left w:val="single" w:sz="4" w:space="0" w:color="auto"/>
              <w:bottom w:val="single" w:sz="4" w:space="0" w:color="auto"/>
              <w:right w:val="single" w:sz="4" w:space="0" w:color="auto"/>
            </w:tcBorders>
            <w:vAlign w:val="center"/>
          </w:tcPr>
          <w:p w14:paraId="28615C7F" w14:textId="1ACDAA5B" w:rsidR="001E4060" w:rsidRPr="00681DF9" w:rsidRDefault="001E4060" w:rsidP="001E4060">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1538268C" w14:textId="126E312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81DF9">
              <w:rPr>
                <w:rFonts w:asciiTheme="minorEastAsia" w:eastAsiaTheme="minorEastAsia" w:hAnsiTheme="minorEastAsia" w:cs="ＭＳ Ｐゴシック" w:hint="eastAsia"/>
                <w:kern w:val="0"/>
                <w:sz w:val="20"/>
                <w:szCs w:val="20"/>
              </w:rPr>
              <w:t>住所</w:t>
            </w:r>
          </w:p>
        </w:tc>
        <w:tc>
          <w:tcPr>
            <w:tcW w:w="1559" w:type="dxa"/>
            <w:tcBorders>
              <w:top w:val="nil"/>
              <w:left w:val="nil"/>
              <w:bottom w:val="single" w:sz="4" w:space="0" w:color="auto"/>
              <w:right w:val="single" w:sz="4" w:space="0" w:color="auto"/>
            </w:tcBorders>
            <w:shd w:val="clear" w:color="000000" w:fill="FFFFFF"/>
            <w:vAlign w:val="center"/>
          </w:tcPr>
          <w:p w14:paraId="262B7AC3" w14:textId="0C0A3DF4"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a</w:t>
            </w:r>
            <w:r w:rsidR="001E4060" w:rsidRPr="006D21EA">
              <w:rPr>
                <w:rFonts w:asciiTheme="minorEastAsia" w:eastAsiaTheme="minorEastAsia" w:hAnsiTheme="minorEastAsia" w:cs="ＭＳ Ｐゴシック"/>
                <w:kern w:val="0"/>
                <w:sz w:val="20"/>
                <w:szCs w:val="20"/>
              </w:rPr>
              <w:t>ddress</w:t>
            </w:r>
          </w:p>
        </w:tc>
        <w:tc>
          <w:tcPr>
            <w:tcW w:w="5097" w:type="dxa"/>
            <w:tcBorders>
              <w:top w:val="nil"/>
              <w:left w:val="nil"/>
              <w:bottom w:val="single" w:sz="4" w:space="0" w:color="auto"/>
              <w:right w:val="single" w:sz="4" w:space="0" w:color="auto"/>
            </w:tcBorders>
            <w:shd w:val="clear" w:color="000000" w:fill="FFFFFF"/>
            <w:vAlign w:val="center"/>
          </w:tcPr>
          <w:p w14:paraId="4F27FAB1" w14:textId="3522D3B1"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乗り場の住所</w:t>
            </w:r>
          </w:p>
        </w:tc>
      </w:tr>
      <w:tr w:rsidR="001E4060" w:rsidRPr="00B84CF9" w14:paraId="29CF37BD"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68E9743E" w14:textId="1471887C"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39672B" w14:textId="3A26431D"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緯度</w:t>
            </w:r>
          </w:p>
        </w:tc>
        <w:tc>
          <w:tcPr>
            <w:tcW w:w="1559" w:type="dxa"/>
            <w:tcBorders>
              <w:top w:val="nil"/>
              <w:left w:val="nil"/>
              <w:bottom w:val="single" w:sz="4" w:space="0" w:color="auto"/>
              <w:right w:val="single" w:sz="4" w:space="0" w:color="auto"/>
            </w:tcBorders>
            <w:shd w:val="clear" w:color="000000" w:fill="FFFFFF"/>
            <w:vAlign w:val="center"/>
            <w:hideMark/>
          </w:tcPr>
          <w:p w14:paraId="26379173" w14:textId="6112158E"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lat</w:t>
            </w:r>
            <w:r w:rsidR="001B4980" w:rsidRPr="006D21EA">
              <w:rPr>
                <w:rFonts w:asciiTheme="minorEastAsia" w:eastAsiaTheme="minorEastAsia" w:hAnsiTheme="minorEastAsia" w:cs="ＭＳ Ｐゴシック"/>
                <w:kern w:val="0"/>
                <w:sz w:val="20"/>
                <w:szCs w:val="20"/>
              </w:rPr>
              <w:t>itude</w:t>
            </w:r>
          </w:p>
        </w:tc>
        <w:tc>
          <w:tcPr>
            <w:tcW w:w="5097" w:type="dxa"/>
            <w:tcBorders>
              <w:top w:val="nil"/>
              <w:left w:val="nil"/>
              <w:bottom w:val="single" w:sz="4" w:space="0" w:color="auto"/>
              <w:right w:val="single" w:sz="4" w:space="0" w:color="auto"/>
            </w:tcBorders>
            <w:shd w:val="clear" w:color="000000" w:fill="FFFFFF"/>
            <w:vAlign w:val="center"/>
            <w:hideMark/>
          </w:tcPr>
          <w:p w14:paraId="1D719789"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場所の緯度。</w:t>
            </w:r>
          </w:p>
        </w:tc>
      </w:tr>
      <w:tr w:rsidR="001E4060" w:rsidRPr="00B84CF9" w14:paraId="2ECD8474"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04ACA416" w14:textId="733239E6"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D9A26C1" w14:textId="5F1D5E04"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経度</w:t>
            </w:r>
          </w:p>
        </w:tc>
        <w:tc>
          <w:tcPr>
            <w:tcW w:w="1559" w:type="dxa"/>
            <w:tcBorders>
              <w:top w:val="nil"/>
              <w:left w:val="nil"/>
              <w:bottom w:val="single" w:sz="4" w:space="0" w:color="auto"/>
              <w:right w:val="single" w:sz="4" w:space="0" w:color="auto"/>
            </w:tcBorders>
            <w:shd w:val="clear" w:color="000000" w:fill="FFFFFF"/>
            <w:vAlign w:val="center"/>
            <w:hideMark/>
          </w:tcPr>
          <w:p w14:paraId="6DCD6C76" w14:textId="47CE2B36"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lon</w:t>
            </w:r>
            <w:r w:rsidR="001B4980" w:rsidRPr="006D21EA">
              <w:rPr>
                <w:rFonts w:asciiTheme="minorEastAsia" w:eastAsiaTheme="minorEastAsia" w:hAnsiTheme="minorEastAsia" w:cs="ＭＳ Ｐゴシック"/>
                <w:kern w:val="0"/>
                <w:sz w:val="20"/>
                <w:szCs w:val="20"/>
              </w:rPr>
              <w:t>gitude</w:t>
            </w:r>
          </w:p>
        </w:tc>
        <w:tc>
          <w:tcPr>
            <w:tcW w:w="5097" w:type="dxa"/>
            <w:tcBorders>
              <w:top w:val="nil"/>
              <w:left w:val="nil"/>
              <w:bottom w:val="single" w:sz="4" w:space="0" w:color="auto"/>
              <w:right w:val="single" w:sz="4" w:space="0" w:color="auto"/>
            </w:tcBorders>
            <w:shd w:val="clear" w:color="000000" w:fill="FFFFFF"/>
            <w:vAlign w:val="center"/>
            <w:hideMark/>
          </w:tcPr>
          <w:p w14:paraId="7690DF25"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場所の経度。</w:t>
            </w:r>
          </w:p>
        </w:tc>
      </w:tr>
      <w:tr w:rsidR="001E4060" w:rsidRPr="00B84CF9" w14:paraId="0FDD7BDB"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4C15D80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F3347" w14:textId="6E1F914B"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url</w:t>
            </w:r>
          </w:p>
        </w:tc>
        <w:tc>
          <w:tcPr>
            <w:tcW w:w="1559" w:type="dxa"/>
            <w:tcBorders>
              <w:top w:val="nil"/>
              <w:left w:val="nil"/>
              <w:bottom w:val="single" w:sz="4" w:space="0" w:color="auto"/>
              <w:right w:val="single" w:sz="4" w:space="0" w:color="auto"/>
            </w:tcBorders>
            <w:shd w:val="clear" w:color="000000" w:fill="FFFFFF"/>
            <w:vAlign w:val="center"/>
            <w:hideMark/>
          </w:tcPr>
          <w:p w14:paraId="683EFC2A" w14:textId="066C0DA1"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url</w:t>
            </w:r>
          </w:p>
        </w:tc>
        <w:tc>
          <w:tcPr>
            <w:tcW w:w="5097" w:type="dxa"/>
            <w:tcBorders>
              <w:top w:val="nil"/>
              <w:left w:val="nil"/>
              <w:bottom w:val="single" w:sz="4" w:space="0" w:color="auto"/>
              <w:right w:val="single" w:sz="4" w:space="0" w:color="auto"/>
            </w:tcBorders>
            <w:shd w:val="clear" w:color="000000" w:fill="FFFFFF"/>
            <w:vAlign w:val="center"/>
            <w:hideMark/>
          </w:tcPr>
          <w:p w14:paraId="27840C6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ウェブページの</w:t>
            </w:r>
            <w:r w:rsidRPr="006D21EA">
              <w:rPr>
                <w:rFonts w:asciiTheme="minorEastAsia" w:eastAsiaTheme="minorEastAsia" w:hAnsiTheme="minorEastAsia" w:cs="Arial"/>
                <w:kern w:val="0"/>
                <w:sz w:val="20"/>
                <w:szCs w:val="20"/>
              </w:rPr>
              <w:t xml:space="preserve"> URL</w:t>
            </w:r>
            <w:r w:rsidRPr="006D21EA">
              <w:rPr>
                <w:rFonts w:asciiTheme="minorEastAsia" w:eastAsiaTheme="minorEastAsia" w:hAnsiTheme="minorEastAsia" w:cs="Arial" w:hint="eastAsia"/>
                <w:kern w:val="0"/>
                <w:sz w:val="20"/>
                <w:szCs w:val="20"/>
              </w:rPr>
              <w:t>。</w:t>
            </w:r>
          </w:p>
        </w:tc>
      </w:tr>
      <w:tr w:rsidR="001E4060" w:rsidRPr="00B84CF9" w14:paraId="37E6293C"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446A6EE"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148634" w14:textId="7D0CEF56"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配車時間</w:t>
            </w:r>
          </w:p>
        </w:tc>
        <w:tc>
          <w:tcPr>
            <w:tcW w:w="1559" w:type="dxa"/>
            <w:tcBorders>
              <w:top w:val="nil"/>
              <w:left w:val="nil"/>
              <w:bottom w:val="single" w:sz="4" w:space="0" w:color="auto"/>
              <w:right w:val="single" w:sz="4" w:space="0" w:color="auto"/>
            </w:tcBorders>
            <w:shd w:val="clear" w:color="000000" w:fill="FFFFFF"/>
            <w:vAlign w:val="center"/>
            <w:hideMark/>
          </w:tcPr>
          <w:p w14:paraId="306D6D55" w14:textId="5D6F0A6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openingHours</w:t>
            </w:r>
          </w:p>
        </w:tc>
        <w:tc>
          <w:tcPr>
            <w:tcW w:w="5097" w:type="dxa"/>
            <w:tcBorders>
              <w:top w:val="nil"/>
              <w:left w:val="nil"/>
              <w:bottom w:val="single" w:sz="4" w:space="0" w:color="auto"/>
              <w:right w:val="single" w:sz="4" w:space="0" w:color="auto"/>
            </w:tcBorders>
            <w:shd w:val="clear" w:color="000000" w:fill="FFFFFF"/>
            <w:vAlign w:val="center"/>
            <w:hideMark/>
          </w:tcPr>
          <w:p w14:paraId="5DE867E2" w14:textId="12B9404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配車時間。</w:t>
            </w:r>
          </w:p>
        </w:tc>
      </w:tr>
    </w:tbl>
    <w:p w14:paraId="75E929E1" w14:textId="77777777" w:rsidR="00A07714" w:rsidRDefault="00A07714" w:rsidP="00A07714">
      <w:pPr>
        <w:pStyle w:val="51"/>
      </w:pPr>
      <w:r>
        <w:rPr>
          <w:rFonts w:hint="eastAsia"/>
        </w:rPr>
        <w:t>既存データモデル</w:t>
      </w:r>
    </w:p>
    <w:p w14:paraId="31D59784" w14:textId="77777777" w:rsidR="007F7E8A" w:rsidRDefault="007F7E8A">
      <w:pPr>
        <w:pStyle w:val="6"/>
      </w:pPr>
      <w:r>
        <w:t>S</w:t>
      </w:r>
      <w:r>
        <w:rPr>
          <w:rFonts w:hint="eastAsia"/>
        </w:rPr>
        <w:t>chema.org</w:t>
      </w:r>
    </w:p>
    <w:p w14:paraId="6A2274D9" w14:textId="7F4434FB" w:rsidR="007F7E8A" w:rsidRDefault="007F7E8A" w:rsidP="007F7E8A">
      <w:pPr>
        <w:pStyle w:val="afd"/>
      </w:pPr>
      <w:r>
        <w:rPr>
          <w:rFonts w:hint="eastAsia"/>
        </w:rPr>
        <w:t>Taxiで運行会社などの詳細データ項目が定義されています。また、タクシー予約、ピックアップ場所、ピックアップ時間のデータモデルも参照できます。</w:t>
      </w:r>
    </w:p>
    <w:p w14:paraId="169E2839" w14:textId="1A94DF3A" w:rsidR="00B85556" w:rsidRDefault="007771EC" w:rsidP="00E878F4">
      <w:pPr>
        <w:pStyle w:val="32"/>
      </w:pPr>
      <w:bookmarkStart w:id="129" w:name="_Toc103600014"/>
      <w:r>
        <w:rPr>
          <w:rFonts w:hint="eastAsia"/>
        </w:rPr>
        <w:t>駐車場</w:t>
      </w:r>
      <w:bookmarkEnd w:id="129"/>
    </w:p>
    <w:p w14:paraId="5C446C7D" w14:textId="46191417" w:rsidR="00ED0042" w:rsidRPr="00ED0042" w:rsidRDefault="00ED0042" w:rsidP="00ED0042">
      <w:pPr>
        <w:pStyle w:val="a8"/>
        <w:ind w:left="120" w:firstLine="240"/>
      </w:pPr>
      <w:r>
        <w:rPr>
          <w:rFonts w:hint="eastAsia"/>
        </w:rPr>
        <w:t>自動車、バス、バイク等の駐車場のデータモデルを</w:t>
      </w:r>
      <w:r w:rsidR="00BF7352">
        <w:rPr>
          <w:rFonts w:hint="eastAsia"/>
        </w:rPr>
        <w:t>示します</w:t>
      </w:r>
      <w:r>
        <w:rPr>
          <w:rFonts w:hint="eastAsia"/>
        </w:rPr>
        <w:t>。</w:t>
      </w:r>
    </w:p>
    <w:p w14:paraId="706064A4" w14:textId="3AA8FDEB" w:rsidR="001179A1" w:rsidRDefault="0004769A" w:rsidP="001F162B">
      <w:pPr>
        <w:pStyle w:val="51"/>
        <w:numPr>
          <w:ilvl w:val="4"/>
          <w:numId w:val="35"/>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527F43E" w14:textId="77777777" w:rsidTr="00711956">
        <w:trPr>
          <w:trHeight w:val="294"/>
        </w:trPr>
        <w:tc>
          <w:tcPr>
            <w:tcW w:w="1667" w:type="pct"/>
            <w:shd w:val="clear" w:color="auto" w:fill="D9D9D9" w:themeFill="background1" w:themeFillShade="D9"/>
          </w:tcPr>
          <w:p w14:paraId="3D01E11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C25E0F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24352061"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B554B1E" w14:textId="77777777" w:rsidTr="00711956">
        <w:tc>
          <w:tcPr>
            <w:tcW w:w="1667" w:type="pct"/>
          </w:tcPr>
          <w:p w14:paraId="08D1C18C" w14:textId="5CF48BD3" w:rsidR="001179A1" w:rsidRPr="0097334B" w:rsidRDefault="00711956" w:rsidP="004C67F4">
            <w:pPr>
              <w:pStyle w:val="aa"/>
              <w:snapToGrid w:val="0"/>
              <w:ind w:leftChars="0" w:left="0" w:firstLineChars="0" w:firstLine="0"/>
              <w:rPr>
                <w:sz w:val="20"/>
                <w:szCs w:val="18"/>
              </w:rPr>
            </w:pPr>
            <w:r>
              <w:rPr>
                <w:rFonts w:hint="eastAsia"/>
                <w:sz w:val="20"/>
                <w:szCs w:val="18"/>
              </w:rPr>
              <w:t>駐車場</w:t>
            </w:r>
          </w:p>
        </w:tc>
        <w:tc>
          <w:tcPr>
            <w:tcW w:w="1667" w:type="pct"/>
          </w:tcPr>
          <w:p w14:paraId="71FAD539" w14:textId="501E5508" w:rsidR="001179A1" w:rsidRPr="0097334B" w:rsidRDefault="00711956" w:rsidP="004C67F4">
            <w:pPr>
              <w:pStyle w:val="aa"/>
              <w:snapToGrid w:val="0"/>
              <w:ind w:leftChars="0" w:left="0" w:firstLineChars="0" w:firstLine="0"/>
              <w:rPr>
                <w:sz w:val="20"/>
                <w:szCs w:val="18"/>
              </w:rPr>
            </w:pPr>
            <w:r>
              <w:rPr>
                <w:rFonts w:hint="eastAsia"/>
                <w:sz w:val="20"/>
                <w:szCs w:val="18"/>
              </w:rPr>
              <w:t>Off street Parking</w:t>
            </w:r>
          </w:p>
        </w:tc>
        <w:tc>
          <w:tcPr>
            <w:tcW w:w="1666" w:type="pct"/>
          </w:tcPr>
          <w:p w14:paraId="3ED2E2D8" w14:textId="221E05BF" w:rsidR="001179A1" w:rsidRPr="0097334B" w:rsidRDefault="004C67F4" w:rsidP="004C67F4">
            <w:pPr>
              <w:pStyle w:val="aa"/>
              <w:snapToGrid w:val="0"/>
              <w:ind w:leftChars="0" w:left="0" w:firstLineChars="0" w:firstLine="0"/>
              <w:rPr>
                <w:sz w:val="20"/>
                <w:szCs w:val="18"/>
              </w:rPr>
            </w:pPr>
            <w:r>
              <w:rPr>
                <w:rFonts w:hint="eastAsia"/>
                <w:sz w:val="20"/>
                <w:szCs w:val="18"/>
              </w:rPr>
              <w:t>Smart data model</w:t>
            </w:r>
          </w:p>
        </w:tc>
      </w:tr>
      <w:tr w:rsidR="004C67F4" w:rsidRPr="00B7091E" w14:paraId="25EDD8A3" w14:textId="77777777" w:rsidTr="00711956">
        <w:tc>
          <w:tcPr>
            <w:tcW w:w="1667" w:type="pct"/>
          </w:tcPr>
          <w:p w14:paraId="6A1E5596" w14:textId="7FCCB5B7" w:rsidR="004C67F4" w:rsidRDefault="004C67F4" w:rsidP="004C67F4">
            <w:pPr>
              <w:pStyle w:val="aa"/>
              <w:snapToGrid w:val="0"/>
              <w:ind w:leftChars="0" w:left="0" w:firstLineChars="0" w:firstLine="0"/>
              <w:rPr>
                <w:sz w:val="20"/>
                <w:szCs w:val="18"/>
              </w:rPr>
            </w:pPr>
            <w:r>
              <w:rPr>
                <w:rFonts w:hint="eastAsia"/>
                <w:sz w:val="20"/>
                <w:szCs w:val="18"/>
              </w:rPr>
              <w:t>駐車場</w:t>
            </w:r>
          </w:p>
        </w:tc>
        <w:tc>
          <w:tcPr>
            <w:tcW w:w="1667" w:type="pct"/>
          </w:tcPr>
          <w:p w14:paraId="28C63F99" w14:textId="62CFA20F" w:rsidR="004C67F4" w:rsidRDefault="004C67F4" w:rsidP="004C67F4">
            <w:pPr>
              <w:pStyle w:val="aa"/>
              <w:snapToGrid w:val="0"/>
              <w:ind w:leftChars="0" w:left="0" w:firstLineChars="0" w:firstLine="0"/>
              <w:rPr>
                <w:sz w:val="20"/>
                <w:szCs w:val="18"/>
              </w:rPr>
            </w:pPr>
            <w:r>
              <w:rPr>
                <w:rFonts w:hint="eastAsia"/>
                <w:sz w:val="20"/>
                <w:szCs w:val="18"/>
              </w:rPr>
              <w:t>Parking facility</w:t>
            </w:r>
          </w:p>
        </w:tc>
        <w:tc>
          <w:tcPr>
            <w:tcW w:w="1666" w:type="pct"/>
          </w:tcPr>
          <w:p w14:paraId="58829DD5" w14:textId="0D4549A2" w:rsidR="004C67F4" w:rsidRDefault="004C67F4"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031FCA67" w14:textId="77777777" w:rsidR="001179A1" w:rsidRDefault="001179A1" w:rsidP="001179A1">
      <w:pPr>
        <w:pStyle w:val="51"/>
      </w:pPr>
      <w:r>
        <w:rPr>
          <w:rFonts w:hint="eastAsia"/>
        </w:rPr>
        <w:t>データモデル</w:t>
      </w:r>
    </w:p>
    <w:p w14:paraId="4CB244C1" w14:textId="318F0282" w:rsidR="004C67F4" w:rsidRDefault="001179A1" w:rsidP="004C67F4">
      <w:pPr>
        <w:pStyle w:val="aa"/>
        <w:ind w:left="360" w:firstLine="240"/>
      </w:pPr>
      <w:r>
        <w:rPr>
          <w:rFonts w:hint="eastAsia"/>
        </w:rPr>
        <w:t>施設の基本モデルに</w:t>
      </w:r>
      <w:r w:rsidR="004C67F4">
        <w:rPr>
          <w:rFonts w:hint="eastAsia"/>
        </w:rPr>
        <w:t>、目的別追加データ項目として以下を付加して利用します。</w:t>
      </w:r>
    </w:p>
    <w:p w14:paraId="6E0479A6" w14:textId="77777777" w:rsidR="004C67F4" w:rsidRDefault="004C67F4" w:rsidP="004C67F4">
      <w:pPr>
        <w:pStyle w:val="aa"/>
        <w:ind w:left="360" w:firstLine="240"/>
      </w:pPr>
    </w:p>
    <w:p w14:paraId="3CBBD7D5" w14:textId="77777777" w:rsidR="004C67F4" w:rsidRDefault="004C67F4" w:rsidP="004C67F4">
      <w:pPr>
        <w:pStyle w:val="aa"/>
        <w:ind w:left="360" w:firstLine="240"/>
      </w:pPr>
      <w:r>
        <w:rPr>
          <w:rFonts w:hint="eastAsia"/>
          <w:noProof/>
        </w:rPr>
        <w:lastRenderedPageBreak/>
        <w:drawing>
          <wp:inline distT="0" distB="0" distL="0" distR="0" wp14:anchorId="19968135" wp14:editId="41E9D123">
            <wp:extent cx="4914900" cy="1009650"/>
            <wp:effectExtent l="0" t="0" r="0" b="19050"/>
            <wp:docPr id="44" name="図表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340C0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1E4060" w:rsidRPr="001223DD" w14:paraId="4ECAA18B" w14:textId="77777777" w:rsidTr="001E4060">
        <w:trPr>
          <w:trHeight w:val="169"/>
        </w:trPr>
        <w:tc>
          <w:tcPr>
            <w:tcW w:w="703" w:type="dxa"/>
            <w:shd w:val="clear" w:color="auto" w:fill="D9D9D9" w:themeFill="background1" w:themeFillShade="D9"/>
          </w:tcPr>
          <w:p w14:paraId="7DA7412F" w14:textId="474319B9"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3A8DBA90" w14:textId="632781B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4CF4658" w14:textId="7777777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1F29003A" w14:textId="77777777" w:rsidTr="001E4060">
        <w:trPr>
          <w:trHeight w:val="70"/>
        </w:trPr>
        <w:tc>
          <w:tcPr>
            <w:tcW w:w="703" w:type="dxa"/>
          </w:tcPr>
          <w:p w14:paraId="0AFD783D" w14:textId="77061EF6"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EA429D6" w14:textId="147C98C5"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車種</w:t>
            </w:r>
          </w:p>
        </w:tc>
        <w:tc>
          <w:tcPr>
            <w:tcW w:w="4961" w:type="dxa"/>
            <w:shd w:val="clear" w:color="auto" w:fill="auto"/>
            <w:vAlign w:val="center"/>
          </w:tcPr>
          <w:p w14:paraId="2E62CB96" w14:textId="03F5FA1F"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「普通車」、「バス」、「バイク」を記入</w:t>
            </w:r>
          </w:p>
        </w:tc>
      </w:tr>
      <w:tr w:rsidR="001E4060" w:rsidRPr="001223DD" w14:paraId="0A8DDA01" w14:textId="77777777" w:rsidTr="001E4060">
        <w:trPr>
          <w:trHeight w:val="70"/>
        </w:trPr>
        <w:tc>
          <w:tcPr>
            <w:tcW w:w="703" w:type="dxa"/>
          </w:tcPr>
          <w:p w14:paraId="7BE42303" w14:textId="61CDB8C7"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02FA7688" w14:textId="38FA784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w:t>
            </w:r>
          </w:p>
        </w:tc>
        <w:tc>
          <w:tcPr>
            <w:tcW w:w="4961" w:type="dxa"/>
            <w:shd w:val="clear" w:color="auto" w:fill="auto"/>
            <w:vAlign w:val="center"/>
          </w:tcPr>
          <w:p w14:paraId="2B20208F" w14:textId="4AA00D5B"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1E4060" w:rsidRPr="001223DD" w14:paraId="252662FB" w14:textId="77777777" w:rsidTr="001E4060">
        <w:trPr>
          <w:trHeight w:val="70"/>
        </w:trPr>
        <w:tc>
          <w:tcPr>
            <w:tcW w:w="703" w:type="dxa"/>
          </w:tcPr>
          <w:p w14:paraId="3CE9C91A"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76E2138B" w14:textId="7A201C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694C09F1" w14:textId="723DF004"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1E4060" w:rsidRPr="001223DD" w14:paraId="4AE91B5F" w14:textId="77777777" w:rsidTr="001E4060">
        <w:trPr>
          <w:trHeight w:val="168"/>
        </w:trPr>
        <w:tc>
          <w:tcPr>
            <w:tcW w:w="703" w:type="dxa"/>
          </w:tcPr>
          <w:p w14:paraId="50EDF105"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4CAFF766" w14:textId="6FD4C7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080BE1FB" w14:textId="6D70FB6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r w:rsidR="001E4060" w:rsidRPr="001223DD" w14:paraId="2BB16933" w14:textId="77777777" w:rsidTr="001E4060">
        <w:trPr>
          <w:trHeight w:val="132"/>
        </w:trPr>
        <w:tc>
          <w:tcPr>
            <w:tcW w:w="703" w:type="dxa"/>
          </w:tcPr>
          <w:p w14:paraId="76CB60E0"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BCBE666" w14:textId="53441AF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付帯設備</w:t>
            </w:r>
          </w:p>
        </w:tc>
        <w:tc>
          <w:tcPr>
            <w:tcW w:w="4961" w:type="dxa"/>
            <w:shd w:val="clear" w:color="auto" w:fill="auto"/>
            <w:vAlign w:val="center"/>
            <w:hideMark/>
          </w:tcPr>
          <w:p w14:paraId="693EDD01" w14:textId="04A07428"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トイレ、自動販売機、洗車場、充電設備等を記入</w:t>
            </w:r>
          </w:p>
        </w:tc>
      </w:tr>
    </w:tbl>
    <w:p w14:paraId="3D29E570" w14:textId="77777777" w:rsidR="00A07714" w:rsidRDefault="00A07714" w:rsidP="00960DB5">
      <w:pPr>
        <w:pStyle w:val="51"/>
      </w:pPr>
      <w:r>
        <w:rPr>
          <w:rFonts w:hint="eastAsia"/>
        </w:rPr>
        <w:t>既存データモデル</w:t>
      </w:r>
    </w:p>
    <w:p w14:paraId="586A889E" w14:textId="5FB24534" w:rsidR="00777A9C" w:rsidRDefault="004C67F4">
      <w:pPr>
        <w:pStyle w:val="6"/>
      </w:pPr>
      <w:r>
        <w:rPr>
          <w:rFonts w:hint="eastAsia"/>
        </w:rPr>
        <w:t>Smart data model</w:t>
      </w:r>
    </w:p>
    <w:p w14:paraId="02BFC903" w14:textId="2F3467F5" w:rsidR="00033937" w:rsidRDefault="004C67F4" w:rsidP="00DE2F8B">
      <w:pPr>
        <w:pStyle w:val="afd"/>
        <w:ind w:firstLine="200"/>
      </w:pPr>
      <w:r>
        <w:rPr>
          <w:rFonts w:hint="eastAsia"/>
          <w:sz w:val="20"/>
          <w:szCs w:val="18"/>
        </w:rPr>
        <w:t>Off street Parkingに、</w:t>
      </w:r>
      <w:r w:rsidR="00033937">
        <w:rPr>
          <w:rFonts w:hint="eastAsia"/>
        </w:rPr>
        <w:t>車種、</w:t>
      </w:r>
      <w:r w:rsidR="00BB4E14">
        <w:rPr>
          <w:rFonts w:hint="eastAsia"/>
        </w:rPr>
        <w:t>車両条件、</w:t>
      </w:r>
      <w:r w:rsidR="00033937">
        <w:rPr>
          <w:rFonts w:hint="eastAsia"/>
        </w:rPr>
        <w:t>料金</w:t>
      </w:r>
      <w:r w:rsidR="00540A95">
        <w:rPr>
          <w:rFonts w:hint="eastAsia"/>
        </w:rPr>
        <w:t>、平置き</w:t>
      </w:r>
      <w:r w:rsidR="00033937">
        <w:rPr>
          <w:rFonts w:hint="eastAsia"/>
        </w:rPr>
        <w:t>等を詳細に</w:t>
      </w:r>
      <w:r>
        <w:rPr>
          <w:rFonts w:hint="eastAsia"/>
        </w:rPr>
        <w:t>記述</w:t>
      </w:r>
      <w:r w:rsidR="00033937">
        <w:rPr>
          <w:rFonts w:hint="eastAsia"/>
        </w:rPr>
        <w:t>するためのデータ項目が</w:t>
      </w:r>
      <w:r w:rsidR="00BB4E14">
        <w:rPr>
          <w:rFonts w:hint="eastAsia"/>
        </w:rPr>
        <w:t>提供されてい</w:t>
      </w:r>
      <w:r>
        <w:rPr>
          <w:rFonts w:hint="eastAsia"/>
        </w:rPr>
        <w:t>ます。</w:t>
      </w:r>
    </w:p>
    <w:p w14:paraId="4C5C0F3C" w14:textId="12523253" w:rsidR="00777A9C" w:rsidRDefault="00304609">
      <w:pPr>
        <w:pStyle w:val="6"/>
      </w:pPr>
      <w:r>
        <w:t>S</w:t>
      </w:r>
      <w:r>
        <w:rPr>
          <w:rFonts w:hint="eastAsia"/>
        </w:rPr>
        <w:t>chema.org</w:t>
      </w:r>
    </w:p>
    <w:p w14:paraId="010BD5B0" w14:textId="4DDDAACC" w:rsidR="006A163B" w:rsidRPr="00795779" w:rsidRDefault="00777A9C" w:rsidP="00DE2F8B">
      <w:pPr>
        <w:pStyle w:val="afd"/>
      </w:pPr>
      <w:r w:rsidRPr="002D21E8">
        <w:t>ParkingFacility</w:t>
      </w:r>
      <w:r w:rsidR="004C67F4">
        <w:rPr>
          <w:rFonts w:hint="eastAsia"/>
        </w:rPr>
        <w:t>のデータモデルが参照できます。</w:t>
      </w:r>
    </w:p>
    <w:p w14:paraId="14A43195" w14:textId="11C83F4B" w:rsidR="00417FEA" w:rsidRDefault="00417FEA" w:rsidP="00E878F4">
      <w:pPr>
        <w:pStyle w:val="32"/>
      </w:pPr>
      <w:bookmarkStart w:id="130" w:name="_Toc103600015"/>
      <w:r>
        <w:rPr>
          <w:rFonts w:hint="eastAsia"/>
        </w:rPr>
        <w:t>駐車スペース（路上）</w:t>
      </w:r>
      <w:bookmarkEnd w:id="130"/>
    </w:p>
    <w:p w14:paraId="4A30D79E" w14:textId="3D3F9F06" w:rsidR="004C67F4" w:rsidRPr="004C67F4" w:rsidRDefault="004C67F4" w:rsidP="004C67F4">
      <w:pPr>
        <w:pStyle w:val="a8"/>
        <w:ind w:left="120" w:firstLine="240"/>
      </w:pPr>
      <w:r>
        <w:rPr>
          <w:rFonts w:hint="eastAsia"/>
        </w:rPr>
        <w:t>パーキングメーターなどの路上の駐車スペースのデータモデルを示します。</w:t>
      </w:r>
    </w:p>
    <w:p w14:paraId="78DE23C6" w14:textId="6BDF0A12" w:rsidR="001179A1" w:rsidRDefault="0004769A"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1179A1" w:rsidRPr="00B7091E" w14:paraId="01D30802" w14:textId="77777777" w:rsidTr="001E4060">
        <w:tc>
          <w:tcPr>
            <w:tcW w:w="1667" w:type="pct"/>
            <w:shd w:val="clear" w:color="auto" w:fill="D9D9D9" w:themeFill="background1" w:themeFillShade="D9"/>
          </w:tcPr>
          <w:p w14:paraId="7D0F5AA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51160FC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6687EB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EE1B465" w14:textId="77777777" w:rsidTr="001E4060">
        <w:tc>
          <w:tcPr>
            <w:tcW w:w="1667" w:type="pct"/>
          </w:tcPr>
          <w:p w14:paraId="17E6E50F" w14:textId="16E039D2" w:rsidR="001179A1" w:rsidRPr="0097334B" w:rsidRDefault="00711956" w:rsidP="004C67F4">
            <w:pPr>
              <w:pStyle w:val="aa"/>
              <w:snapToGrid w:val="0"/>
              <w:ind w:leftChars="0" w:left="0" w:firstLineChars="0" w:firstLine="0"/>
              <w:rPr>
                <w:sz w:val="20"/>
                <w:szCs w:val="18"/>
              </w:rPr>
            </w:pPr>
            <w:r w:rsidRPr="00711956">
              <w:rPr>
                <w:rFonts w:hint="eastAsia"/>
                <w:sz w:val="20"/>
                <w:szCs w:val="18"/>
              </w:rPr>
              <w:t>駐車スペース（路上）</w:t>
            </w:r>
          </w:p>
        </w:tc>
        <w:tc>
          <w:tcPr>
            <w:tcW w:w="1316" w:type="pct"/>
          </w:tcPr>
          <w:p w14:paraId="0FEE2A00" w14:textId="6D25A61E" w:rsidR="001179A1" w:rsidRPr="0097334B" w:rsidRDefault="00B5605E" w:rsidP="004C67F4">
            <w:pPr>
              <w:pStyle w:val="aa"/>
              <w:snapToGrid w:val="0"/>
              <w:ind w:leftChars="0" w:left="0" w:firstLineChars="0" w:firstLine="0"/>
              <w:rPr>
                <w:sz w:val="20"/>
                <w:szCs w:val="18"/>
              </w:rPr>
            </w:pPr>
            <w:r w:rsidRPr="00B5605E">
              <w:rPr>
                <w:sz w:val="20"/>
                <w:szCs w:val="18"/>
              </w:rPr>
              <w:t>OnStreetParking</w:t>
            </w:r>
          </w:p>
        </w:tc>
        <w:tc>
          <w:tcPr>
            <w:tcW w:w="2018" w:type="pct"/>
          </w:tcPr>
          <w:p w14:paraId="3ECDF94C" w14:textId="396FA44A" w:rsidR="001179A1" w:rsidRPr="0097334B" w:rsidRDefault="001E4060"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2BBC5153" w14:textId="77777777" w:rsidR="001179A1" w:rsidRDefault="001179A1" w:rsidP="001179A1">
      <w:pPr>
        <w:pStyle w:val="51"/>
      </w:pPr>
      <w:r>
        <w:rPr>
          <w:rFonts w:hint="eastAsia"/>
        </w:rPr>
        <w:t>データモデル</w:t>
      </w:r>
    </w:p>
    <w:p w14:paraId="7288B51E" w14:textId="7C265362" w:rsidR="001179A1" w:rsidRDefault="00304609" w:rsidP="004C67F4">
      <w:pPr>
        <w:pStyle w:val="aa"/>
        <w:ind w:left="360" w:firstLine="240"/>
      </w:pPr>
      <w:r>
        <w:rPr>
          <w:rFonts w:hint="eastAsia"/>
        </w:rPr>
        <w:t>駐車場</w:t>
      </w:r>
      <w:r w:rsidR="004C67F4">
        <w:rPr>
          <w:rFonts w:hint="eastAsia"/>
        </w:rPr>
        <w:t>の基本モデルに、目的別追加データ項目として以下を付加して利用します。</w:t>
      </w:r>
    </w:p>
    <w:p w14:paraId="6559CF89" w14:textId="77777777" w:rsidR="004C67F4" w:rsidRDefault="004C67F4" w:rsidP="004C67F4">
      <w:pPr>
        <w:pStyle w:val="aa"/>
        <w:ind w:left="360" w:firstLine="240"/>
      </w:pPr>
    </w:p>
    <w:p w14:paraId="782EEC46" w14:textId="61EC9B21" w:rsidR="004C67F4" w:rsidRDefault="004C67F4" w:rsidP="001179A1">
      <w:pPr>
        <w:pStyle w:val="aa"/>
        <w:ind w:left="360" w:firstLine="240"/>
      </w:pPr>
      <w:r>
        <w:rPr>
          <w:rFonts w:hint="eastAsia"/>
          <w:noProof/>
        </w:rPr>
        <w:drawing>
          <wp:inline distT="0" distB="0" distL="0" distR="0" wp14:anchorId="0282E24B" wp14:editId="785FE45A">
            <wp:extent cx="4914900" cy="1009650"/>
            <wp:effectExtent l="0" t="0" r="0" b="19050"/>
            <wp:docPr id="45" name="図表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D08192E" w14:textId="27C90C6F" w:rsidR="004C67F4" w:rsidRDefault="004C67F4" w:rsidP="004C67F4">
      <w:pPr>
        <w:pStyle w:val="aa"/>
        <w:ind w:left="360" w:firstLine="240"/>
        <w:jc w:val="center"/>
      </w:pPr>
      <w:r>
        <w:rPr>
          <w:rFonts w:hint="eastAsia"/>
        </w:rPr>
        <w:lastRenderedPageBreak/>
        <w:t>※緯度経度が必須情報になります</w:t>
      </w:r>
    </w:p>
    <w:p w14:paraId="3DFDEAF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1E4060" w:rsidRPr="001223DD" w14:paraId="1752683D" w14:textId="77777777" w:rsidTr="001E4060">
        <w:trPr>
          <w:trHeight w:val="158"/>
        </w:trPr>
        <w:tc>
          <w:tcPr>
            <w:tcW w:w="703" w:type="dxa"/>
            <w:shd w:val="clear" w:color="auto" w:fill="D9D9D9" w:themeFill="background1" w:themeFillShade="D9"/>
          </w:tcPr>
          <w:p w14:paraId="39CD8D58" w14:textId="24B30964"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3B93C408" w14:textId="0AE2CC8A"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1CA59503" w14:textId="77777777"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61DADFF5" w14:textId="77777777" w:rsidTr="001E4060">
        <w:trPr>
          <w:trHeight w:val="381"/>
        </w:trPr>
        <w:tc>
          <w:tcPr>
            <w:tcW w:w="703" w:type="dxa"/>
          </w:tcPr>
          <w:p w14:paraId="270F3566" w14:textId="6B0DE22F" w:rsidR="001E4060"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4F759EF6" w14:textId="1DB4403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92D81D6" w14:textId="00750FC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A6B6F2C" w14:textId="177F6767" w:rsidR="00A07714" w:rsidRDefault="00A07714" w:rsidP="00253990">
      <w:pPr>
        <w:pStyle w:val="51"/>
      </w:pPr>
      <w:r>
        <w:rPr>
          <w:rFonts w:hint="eastAsia"/>
        </w:rPr>
        <w:t>既存データモデル</w:t>
      </w:r>
    </w:p>
    <w:p w14:paraId="0DAE998C" w14:textId="4EFE93C6" w:rsidR="00304609" w:rsidRPr="00304609" w:rsidRDefault="004C67F4">
      <w:pPr>
        <w:pStyle w:val="6"/>
      </w:pPr>
      <w:r>
        <w:rPr>
          <w:rFonts w:hint="eastAsia"/>
        </w:rPr>
        <w:t>Smart data model</w:t>
      </w:r>
    </w:p>
    <w:p w14:paraId="1FBEEBDE" w14:textId="269B5F06" w:rsidR="00A07714" w:rsidRDefault="004C67F4" w:rsidP="00B46EC8">
      <w:pPr>
        <w:pStyle w:val="afd"/>
        <w:ind w:firstLine="200"/>
      </w:pPr>
      <w:r w:rsidRPr="00B5605E">
        <w:rPr>
          <w:sz w:val="20"/>
          <w:szCs w:val="18"/>
        </w:rPr>
        <w:t>OnStreetParking</w:t>
      </w:r>
      <w:r>
        <w:rPr>
          <w:rFonts w:hint="eastAsia"/>
          <w:sz w:val="20"/>
          <w:szCs w:val="18"/>
        </w:rPr>
        <w:t>で</w:t>
      </w:r>
      <w:r>
        <w:rPr>
          <w:rFonts w:hint="eastAsia"/>
        </w:rPr>
        <w:t>車種や駐車可能時間などのデータ項目を定義しています。</w:t>
      </w:r>
    </w:p>
    <w:p w14:paraId="5258F852" w14:textId="3A98D8F3" w:rsidR="004C67F4" w:rsidRDefault="004C67F4" w:rsidP="004C67F4">
      <w:pPr>
        <w:pStyle w:val="32"/>
      </w:pPr>
      <w:bookmarkStart w:id="131" w:name="_Toc103600016"/>
      <w:r>
        <w:rPr>
          <w:rFonts w:hint="eastAsia"/>
        </w:rPr>
        <w:t>駐車スポット（荷さばき場所）</w:t>
      </w:r>
      <w:bookmarkEnd w:id="131"/>
    </w:p>
    <w:p w14:paraId="3A3B34BC" w14:textId="5BC9D967" w:rsidR="004C67F4" w:rsidRPr="004C67F4" w:rsidRDefault="004C67F4" w:rsidP="004C67F4">
      <w:pPr>
        <w:pStyle w:val="a8"/>
        <w:ind w:left="120" w:firstLine="240"/>
      </w:pPr>
      <w:r>
        <w:rPr>
          <w:rFonts w:hint="eastAsia"/>
        </w:rPr>
        <w:t>荷さばきなど1台分の駐車スペースのデータモデルを示します。</w:t>
      </w:r>
    </w:p>
    <w:p w14:paraId="0C62ED10" w14:textId="77777777" w:rsidR="004C67F4" w:rsidRDefault="004C67F4"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4C67F4" w:rsidRPr="00B7091E" w14:paraId="29AA59AA" w14:textId="77777777" w:rsidTr="00645636">
        <w:tc>
          <w:tcPr>
            <w:tcW w:w="1667" w:type="pct"/>
            <w:shd w:val="clear" w:color="auto" w:fill="D9D9D9" w:themeFill="background1" w:themeFillShade="D9"/>
          </w:tcPr>
          <w:p w14:paraId="4A2D2D58"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2315B17"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A805E30"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参照元</w:t>
            </w:r>
          </w:p>
        </w:tc>
      </w:tr>
      <w:tr w:rsidR="004C67F4" w:rsidRPr="00B7091E" w14:paraId="0DB82EF6" w14:textId="77777777" w:rsidTr="00645636">
        <w:tc>
          <w:tcPr>
            <w:tcW w:w="1667" w:type="pct"/>
          </w:tcPr>
          <w:p w14:paraId="073E9CE9" w14:textId="09972656" w:rsidR="004C67F4" w:rsidRPr="0097334B" w:rsidRDefault="004C67F4" w:rsidP="004C67F4">
            <w:pPr>
              <w:pStyle w:val="aa"/>
              <w:snapToGrid w:val="0"/>
              <w:ind w:leftChars="0" w:left="0" w:firstLineChars="0" w:firstLine="0"/>
              <w:rPr>
                <w:sz w:val="20"/>
                <w:szCs w:val="18"/>
              </w:rPr>
            </w:pPr>
            <w:r w:rsidRPr="00711956">
              <w:rPr>
                <w:rFonts w:hint="eastAsia"/>
                <w:sz w:val="20"/>
                <w:szCs w:val="18"/>
              </w:rPr>
              <w:t>駐車ス</w:t>
            </w:r>
            <w:r>
              <w:rPr>
                <w:rFonts w:hint="eastAsia"/>
                <w:sz w:val="20"/>
                <w:szCs w:val="18"/>
              </w:rPr>
              <w:t>ポット</w:t>
            </w:r>
          </w:p>
        </w:tc>
        <w:tc>
          <w:tcPr>
            <w:tcW w:w="1316" w:type="pct"/>
          </w:tcPr>
          <w:p w14:paraId="08165B6F" w14:textId="6851356E" w:rsidR="004C67F4" w:rsidRPr="0097334B" w:rsidRDefault="004C67F4" w:rsidP="004C67F4">
            <w:pPr>
              <w:pStyle w:val="aa"/>
              <w:snapToGrid w:val="0"/>
              <w:ind w:leftChars="0" w:left="0" w:firstLineChars="0" w:firstLine="0"/>
              <w:rPr>
                <w:sz w:val="20"/>
                <w:szCs w:val="18"/>
              </w:rPr>
            </w:pPr>
            <w:r w:rsidRPr="00B5605E">
              <w:rPr>
                <w:sz w:val="20"/>
                <w:szCs w:val="18"/>
              </w:rPr>
              <w:t>Parking</w:t>
            </w:r>
            <w:r>
              <w:rPr>
                <w:rFonts w:hint="eastAsia"/>
                <w:sz w:val="20"/>
                <w:szCs w:val="18"/>
              </w:rPr>
              <w:t>Spot</w:t>
            </w:r>
          </w:p>
        </w:tc>
        <w:tc>
          <w:tcPr>
            <w:tcW w:w="2018" w:type="pct"/>
          </w:tcPr>
          <w:p w14:paraId="5CBE5B0F" w14:textId="77777777" w:rsidR="004C67F4" w:rsidRPr="0097334B" w:rsidRDefault="004C67F4"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6DEE450B" w14:textId="77777777" w:rsidR="004C67F4" w:rsidRDefault="004C67F4" w:rsidP="004C67F4">
      <w:pPr>
        <w:pStyle w:val="51"/>
      </w:pPr>
      <w:r>
        <w:rPr>
          <w:rFonts w:hint="eastAsia"/>
        </w:rPr>
        <w:t>データモデル</w:t>
      </w:r>
    </w:p>
    <w:p w14:paraId="68DBA13E" w14:textId="77777777" w:rsidR="004C67F4" w:rsidRDefault="004C67F4" w:rsidP="004C67F4">
      <w:pPr>
        <w:pStyle w:val="aa"/>
        <w:ind w:left="360" w:firstLine="240"/>
      </w:pPr>
      <w:r>
        <w:rPr>
          <w:rFonts w:hint="eastAsia"/>
        </w:rPr>
        <w:t>駐車場の基本モデルに、目的別追加データ項目として以下を付加して利用します。</w:t>
      </w:r>
    </w:p>
    <w:p w14:paraId="4CC5B73E" w14:textId="77777777" w:rsidR="004C67F4" w:rsidRDefault="004C67F4" w:rsidP="004C67F4">
      <w:pPr>
        <w:pStyle w:val="aa"/>
        <w:ind w:left="360" w:firstLine="240"/>
      </w:pPr>
    </w:p>
    <w:p w14:paraId="581398B1" w14:textId="7D23D0DA" w:rsidR="004C67F4" w:rsidRDefault="004C67F4" w:rsidP="004C67F4">
      <w:pPr>
        <w:pStyle w:val="aa"/>
        <w:ind w:left="360" w:firstLine="240"/>
        <w:jc w:val="center"/>
      </w:pPr>
      <w:r>
        <w:rPr>
          <w:rFonts w:hint="eastAsia"/>
          <w:noProof/>
        </w:rPr>
        <w:drawing>
          <wp:inline distT="0" distB="0" distL="0" distR="0" wp14:anchorId="53070097" wp14:editId="2962F1BD">
            <wp:extent cx="4489807" cy="380144"/>
            <wp:effectExtent l="0" t="0" r="0" b="20320"/>
            <wp:docPr id="46" name="図表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5FA252E1" w14:textId="77777777" w:rsidR="004C67F4" w:rsidRDefault="004C67F4" w:rsidP="004C67F4">
      <w:pPr>
        <w:pStyle w:val="aa"/>
        <w:ind w:left="360" w:firstLine="240"/>
        <w:jc w:val="center"/>
      </w:pPr>
      <w:r>
        <w:rPr>
          <w:rFonts w:hint="eastAsia"/>
        </w:rPr>
        <w:t>※緯度経度が必須情報になります</w:t>
      </w:r>
    </w:p>
    <w:p w14:paraId="62102704" w14:textId="77777777" w:rsidR="004C67F4" w:rsidRPr="004C67F4" w:rsidRDefault="004C67F4" w:rsidP="004C67F4">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4C67F4" w:rsidRPr="001223DD" w14:paraId="16A9FFCE" w14:textId="77777777" w:rsidTr="00645636">
        <w:trPr>
          <w:trHeight w:val="158"/>
        </w:trPr>
        <w:tc>
          <w:tcPr>
            <w:tcW w:w="703" w:type="dxa"/>
            <w:shd w:val="clear" w:color="auto" w:fill="D9D9D9" w:themeFill="background1" w:themeFillShade="D9"/>
          </w:tcPr>
          <w:p w14:paraId="5ACC859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732F1E5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71AD0BC9"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4C67F4" w:rsidRPr="001223DD" w14:paraId="4F36AAB3" w14:textId="77777777" w:rsidTr="00E27DF2">
        <w:trPr>
          <w:trHeight w:val="128"/>
        </w:trPr>
        <w:tc>
          <w:tcPr>
            <w:tcW w:w="703" w:type="dxa"/>
          </w:tcPr>
          <w:p w14:paraId="12C736F7" w14:textId="77777777" w:rsidR="004C67F4"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7F944CE3"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7569247"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F3F6712" w14:textId="77777777" w:rsidR="004C67F4" w:rsidRDefault="004C67F4" w:rsidP="004C67F4">
      <w:pPr>
        <w:pStyle w:val="51"/>
      </w:pPr>
      <w:r>
        <w:rPr>
          <w:rFonts w:hint="eastAsia"/>
        </w:rPr>
        <w:t>既存データモデル</w:t>
      </w:r>
    </w:p>
    <w:p w14:paraId="3E6219C5" w14:textId="77777777" w:rsidR="004C67F4" w:rsidRPr="00304609" w:rsidRDefault="004C67F4">
      <w:pPr>
        <w:pStyle w:val="6"/>
      </w:pPr>
      <w:r>
        <w:rPr>
          <w:rFonts w:hint="eastAsia"/>
        </w:rPr>
        <w:t>Smart data model</w:t>
      </w:r>
    </w:p>
    <w:p w14:paraId="3199335C" w14:textId="28D49B59" w:rsidR="004C67F4" w:rsidRPr="004C67F4" w:rsidRDefault="004C67F4" w:rsidP="00B46EC8">
      <w:pPr>
        <w:pStyle w:val="afd"/>
        <w:ind w:firstLine="200"/>
      </w:pPr>
      <w:r w:rsidRPr="00B5605E">
        <w:rPr>
          <w:sz w:val="20"/>
          <w:szCs w:val="18"/>
        </w:rPr>
        <w:t>Parking</w:t>
      </w:r>
      <w:r>
        <w:rPr>
          <w:rFonts w:hint="eastAsia"/>
          <w:sz w:val="20"/>
          <w:szCs w:val="18"/>
        </w:rPr>
        <w:t>Spotで</w:t>
      </w:r>
      <w:r>
        <w:rPr>
          <w:rFonts w:hint="eastAsia"/>
        </w:rPr>
        <w:t>車種や駐車可能時間などのデータ項目を定義しています。</w:t>
      </w:r>
    </w:p>
    <w:p w14:paraId="784FD840" w14:textId="67386559" w:rsidR="00B85556" w:rsidRDefault="007771EC" w:rsidP="00E878F4">
      <w:pPr>
        <w:pStyle w:val="32"/>
      </w:pPr>
      <w:bookmarkStart w:id="132" w:name="_Toc103600017"/>
      <w:r>
        <w:rPr>
          <w:rFonts w:hint="eastAsia"/>
        </w:rPr>
        <w:t>駐輪場</w:t>
      </w:r>
      <w:bookmarkEnd w:id="132"/>
    </w:p>
    <w:p w14:paraId="7994F40D" w14:textId="30A34839" w:rsidR="00BD7152" w:rsidRPr="00BD7152" w:rsidRDefault="00BD7152" w:rsidP="00BD7152">
      <w:pPr>
        <w:pStyle w:val="a8"/>
        <w:ind w:left="120" w:firstLine="240"/>
      </w:pPr>
      <w:r>
        <w:rPr>
          <w:rFonts w:hint="eastAsia"/>
        </w:rPr>
        <w:t>自転車を置くための駐輪場のデータモデルです。</w:t>
      </w:r>
    </w:p>
    <w:p w14:paraId="5890F1DD" w14:textId="13D3D787" w:rsidR="001179A1" w:rsidRDefault="0004769A" w:rsidP="001F162B">
      <w:pPr>
        <w:pStyle w:val="51"/>
        <w:numPr>
          <w:ilvl w:val="4"/>
          <w:numId w:val="37"/>
        </w:numPr>
        <w:tabs>
          <w:tab w:val="num" w:pos="360"/>
        </w:tabs>
      </w:pPr>
      <w:r w:rsidRPr="0004769A">
        <w:rPr>
          <w:rFonts w:hint="eastAsia"/>
        </w:rPr>
        <w:lastRenderedPageBreak/>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6F35539A" w14:textId="77777777" w:rsidTr="00253990">
        <w:tc>
          <w:tcPr>
            <w:tcW w:w="1667" w:type="pct"/>
            <w:shd w:val="clear" w:color="auto" w:fill="D9D9D9" w:themeFill="background1" w:themeFillShade="D9"/>
          </w:tcPr>
          <w:p w14:paraId="4B9B8486"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837EF55"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E563E1"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192DB68" w14:textId="77777777" w:rsidTr="007F2DBA">
        <w:tc>
          <w:tcPr>
            <w:tcW w:w="1667" w:type="pct"/>
          </w:tcPr>
          <w:p w14:paraId="6BD522DE" w14:textId="41FB5C9F" w:rsidR="001179A1" w:rsidRPr="0097334B" w:rsidRDefault="00253990" w:rsidP="00E27DF2">
            <w:pPr>
              <w:pStyle w:val="aa"/>
              <w:snapToGrid w:val="0"/>
              <w:ind w:leftChars="0" w:left="0" w:firstLineChars="0" w:firstLine="0"/>
              <w:rPr>
                <w:sz w:val="20"/>
                <w:szCs w:val="18"/>
              </w:rPr>
            </w:pPr>
            <w:r>
              <w:rPr>
                <w:rFonts w:hint="eastAsia"/>
                <w:sz w:val="20"/>
                <w:szCs w:val="18"/>
              </w:rPr>
              <w:t>駐輪場</w:t>
            </w:r>
          </w:p>
        </w:tc>
        <w:tc>
          <w:tcPr>
            <w:tcW w:w="1667" w:type="pct"/>
          </w:tcPr>
          <w:p w14:paraId="6AA79C73" w14:textId="750ADEB3" w:rsidR="001179A1" w:rsidRPr="0097334B" w:rsidRDefault="00253990" w:rsidP="00E27DF2">
            <w:pPr>
              <w:pStyle w:val="aa"/>
              <w:snapToGrid w:val="0"/>
              <w:ind w:leftChars="0" w:left="0" w:firstLineChars="0" w:firstLine="0"/>
              <w:rPr>
                <w:sz w:val="20"/>
                <w:szCs w:val="18"/>
              </w:rPr>
            </w:pPr>
            <w:r>
              <w:rPr>
                <w:rFonts w:hint="eastAsia"/>
                <w:sz w:val="20"/>
                <w:szCs w:val="18"/>
              </w:rPr>
              <w:t>Bike station</w:t>
            </w:r>
          </w:p>
        </w:tc>
        <w:tc>
          <w:tcPr>
            <w:tcW w:w="1667" w:type="pct"/>
          </w:tcPr>
          <w:p w14:paraId="700A92CF" w14:textId="77777777" w:rsidR="001179A1" w:rsidRDefault="00F41E0B" w:rsidP="00E27DF2">
            <w:pPr>
              <w:pStyle w:val="aa"/>
              <w:snapToGrid w:val="0"/>
              <w:ind w:leftChars="0" w:left="0" w:firstLineChars="0" w:firstLine="0"/>
              <w:rPr>
                <w:sz w:val="20"/>
                <w:szCs w:val="18"/>
              </w:rPr>
            </w:pPr>
            <w:r>
              <w:rPr>
                <w:sz w:val="20"/>
                <w:szCs w:val="18"/>
              </w:rPr>
              <w:t>Schema.org</w:t>
            </w:r>
          </w:p>
          <w:p w14:paraId="3B29E715" w14:textId="373BD1C4" w:rsidR="00F41E0B" w:rsidRPr="0097334B" w:rsidRDefault="00F41E0B" w:rsidP="00E27DF2">
            <w:pPr>
              <w:pStyle w:val="aa"/>
              <w:snapToGrid w:val="0"/>
              <w:ind w:leftChars="0" w:left="0" w:firstLineChars="0" w:firstLine="0"/>
              <w:rPr>
                <w:sz w:val="20"/>
                <w:szCs w:val="18"/>
              </w:rPr>
            </w:pPr>
            <w:r>
              <w:rPr>
                <w:rFonts w:hint="eastAsia"/>
                <w:sz w:val="20"/>
                <w:szCs w:val="18"/>
              </w:rPr>
              <w:t>(</w:t>
            </w:r>
            <w:r>
              <w:rPr>
                <w:sz w:val="20"/>
                <w:szCs w:val="18"/>
              </w:rPr>
              <w:t>Parking Facility</w:t>
            </w:r>
            <w:r>
              <w:rPr>
                <w:rFonts w:hint="eastAsia"/>
                <w:sz w:val="20"/>
                <w:szCs w:val="18"/>
              </w:rPr>
              <w:t>を参照</w:t>
            </w:r>
            <w:r>
              <w:rPr>
                <w:sz w:val="20"/>
                <w:szCs w:val="18"/>
              </w:rPr>
              <w:t>)</w:t>
            </w:r>
          </w:p>
        </w:tc>
      </w:tr>
    </w:tbl>
    <w:p w14:paraId="0B881913" w14:textId="77777777" w:rsidR="001179A1" w:rsidRDefault="001179A1" w:rsidP="001179A1">
      <w:pPr>
        <w:pStyle w:val="51"/>
      </w:pPr>
      <w:r>
        <w:rPr>
          <w:rFonts w:hint="eastAsia"/>
        </w:rPr>
        <w:t>データモデル</w:t>
      </w:r>
    </w:p>
    <w:p w14:paraId="7F36972F" w14:textId="657C002F" w:rsidR="001179A1" w:rsidRDefault="005071BD" w:rsidP="001179A1">
      <w:pPr>
        <w:pStyle w:val="aa"/>
        <w:ind w:left="360" w:firstLine="240"/>
      </w:pPr>
      <w:r>
        <w:rPr>
          <w:rFonts w:hint="eastAsia"/>
        </w:rPr>
        <w:t>施設</w:t>
      </w:r>
      <w:r w:rsidR="001179A1">
        <w:rPr>
          <w:rFonts w:hint="eastAsia"/>
        </w:rPr>
        <w:t>の基本モデルに</w:t>
      </w:r>
      <w:r w:rsidR="00BD7152">
        <w:rPr>
          <w:rFonts w:hint="eastAsia"/>
        </w:rPr>
        <w:t>、目的別追加データ項目として以下を付加して利用します。</w:t>
      </w:r>
    </w:p>
    <w:p w14:paraId="611FFC10" w14:textId="77777777" w:rsidR="00BD7152" w:rsidRDefault="00BD7152" w:rsidP="001179A1">
      <w:pPr>
        <w:pStyle w:val="aa"/>
        <w:ind w:left="360" w:firstLine="240"/>
      </w:pPr>
    </w:p>
    <w:p w14:paraId="65F39831" w14:textId="2315EEB8" w:rsidR="00BD7152" w:rsidRDefault="00BD7152" w:rsidP="001179A1">
      <w:pPr>
        <w:pStyle w:val="aa"/>
        <w:ind w:left="360" w:firstLine="240"/>
      </w:pPr>
      <w:r>
        <w:rPr>
          <w:rFonts w:hint="eastAsia"/>
          <w:noProof/>
        </w:rPr>
        <w:drawing>
          <wp:inline distT="0" distB="0" distL="0" distR="0" wp14:anchorId="3D2FF643" wp14:editId="0A7257BC">
            <wp:extent cx="4914900" cy="1009650"/>
            <wp:effectExtent l="0" t="0" r="0" b="19050"/>
            <wp:docPr id="48" name="図表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1B73DAD1" w14:textId="77777777" w:rsidR="00BD7152" w:rsidRPr="00BD7152" w:rsidRDefault="00BD7152"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7F74B5" w:rsidRPr="001223DD" w14:paraId="755EA35C" w14:textId="77777777" w:rsidTr="007F74B5">
        <w:trPr>
          <w:trHeight w:val="158"/>
        </w:trPr>
        <w:tc>
          <w:tcPr>
            <w:tcW w:w="703" w:type="dxa"/>
            <w:shd w:val="clear" w:color="auto" w:fill="D9D9D9" w:themeFill="background1" w:themeFillShade="D9"/>
            <w:vAlign w:val="center"/>
          </w:tcPr>
          <w:p w14:paraId="0F8EA407" w14:textId="39E118F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10280FFD" w14:textId="7AB5125E"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63BF623"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7F74B5" w:rsidRPr="001223DD" w14:paraId="4A300B61" w14:textId="77777777" w:rsidTr="007F74B5">
        <w:trPr>
          <w:trHeight w:val="139"/>
        </w:trPr>
        <w:tc>
          <w:tcPr>
            <w:tcW w:w="703" w:type="dxa"/>
            <w:vAlign w:val="center"/>
          </w:tcPr>
          <w:p w14:paraId="59D32A2E" w14:textId="7AAADA04"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AADE9FF" w14:textId="6E37480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屋内外</w:t>
            </w:r>
          </w:p>
        </w:tc>
        <w:tc>
          <w:tcPr>
            <w:tcW w:w="4961" w:type="dxa"/>
            <w:shd w:val="clear" w:color="auto" w:fill="auto"/>
            <w:vAlign w:val="center"/>
          </w:tcPr>
          <w:p w14:paraId="6F3B1F63" w14:textId="1BCAF0D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「屋外」、「屋内」を記入</w:t>
            </w:r>
          </w:p>
        </w:tc>
      </w:tr>
      <w:tr w:rsidR="007F74B5" w:rsidRPr="001223DD" w14:paraId="0E4AAC30" w14:textId="77777777" w:rsidTr="007F74B5">
        <w:trPr>
          <w:trHeight w:val="157"/>
        </w:trPr>
        <w:tc>
          <w:tcPr>
            <w:tcW w:w="703" w:type="dxa"/>
            <w:vAlign w:val="center"/>
          </w:tcPr>
          <w:p w14:paraId="23586700" w14:textId="049B48CB"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3031702A" w14:textId="15060772"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最大駐輪台数</w:t>
            </w:r>
          </w:p>
        </w:tc>
        <w:tc>
          <w:tcPr>
            <w:tcW w:w="4961" w:type="dxa"/>
            <w:shd w:val="clear" w:color="auto" w:fill="auto"/>
            <w:vAlign w:val="center"/>
          </w:tcPr>
          <w:p w14:paraId="2EA51606"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7F74B5" w:rsidRPr="001223DD" w14:paraId="6F6539F5" w14:textId="77777777" w:rsidTr="007F74B5">
        <w:trPr>
          <w:trHeight w:val="231"/>
        </w:trPr>
        <w:tc>
          <w:tcPr>
            <w:tcW w:w="703" w:type="dxa"/>
            <w:vAlign w:val="center"/>
          </w:tcPr>
          <w:p w14:paraId="2F5D3903"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1BC7644" w14:textId="1174228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4B434970"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7F74B5" w:rsidRPr="001223DD" w14:paraId="7FBFD9AF" w14:textId="77777777" w:rsidTr="007F74B5">
        <w:trPr>
          <w:trHeight w:val="50"/>
        </w:trPr>
        <w:tc>
          <w:tcPr>
            <w:tcW w:w="703" w:type="dxa"/>
            <w:vAlign w:val="center"/>
          </w:tcPr>
          <w:p w14:paraId="6DE80EEE"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196D57E7" w14:textId="2660E2C3"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1DA28B1F"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bl>
    <w:p w14:paraId="07574B88" w14:textId="28649ADD" w:rsidR="00F96B82" w:rsidRDefault="00F96B82" w:rsidP="00E878F4">
      <w:pPr>
        <w:pStyle w:val="32"/>
      </w:pPr>
      <w:bookmarkStart w:id="133" w:name="_Toc103600018"/>
      <w:r>
        <w:rPr>
          <w:rFonts w:hint="eastAsia"/>
        </w:rPr>
        <w:t>シェアードカー</w:t>
      </w:r>
      <w:r w:rsidR="007C2EF9">
        <w:rPr>
          <w:rFonts w:hint="eastAsia"/>
        </w:rPr>
        <w:t>ステーション</w:t>
      </w:r>
      <w:bookmarkEnd w:id="133"/>
    </w:p>
    <w:p w14:paraId="1724E3AE" w14:textId="2506397F" w:rsidR="007E5296" w:rsidRPr="007E5296" w:rsidRDefault="00ED0042" w:rsidP="007E5296">
      <w:pPr>
        <w:pStyle w:val="a8"/>
        <w:ind w:left="120" w:firstLine="240"/>
      </w:pPr>
      <w:r>
        <w:rPr>
          <w:rFonts w:hint="eastAsia"/>
        </w:rPr>
        <w:t>シェアードカーステーションは</w:t>
      </w:r>
      <w:r w:rsidR="00BD7152">
        <w:rPr>
          <w:rFonts w:hint="eastAsia"/>
        </w:rPr>
        <w:t>、</w:t>
      </w:r>
      <w:r w:rsidR="007F285C">
        <w:rPr>
          <w:rFonts w:hint="eastAsia"/>
        </w:rPr>
        <w:t>次</w:t>
      </w:r>
      <w:r>
        <w:rPr>
          <w:rFonts w:hint="eastAsia"/>
        </w:rPr>
        <w:t>項目のレンタル自転車のモデルを準用</w:t>
      </w:r>
      <w:r w:rsidR="00BD7152">
        <w:rPr>
          <w:rFonts w:hint="eastAsia"/>
        </w:rPr>
        <w:t>します</w:t>
      </w:r>
      <w:r>
        <w:rPr>
          <w:rFonts w:hint="eastAsia"/>
        </w:rPr>
        <w:t>。</w:t>
      </w:r>
    </w:p>
    <w:p w14:paraId="1F8FFB3D" w14:textId="2560AC0B" w:rsidR="00F96B82" w:rsidRDefault="00F96B82" w:rsidP="00E878F4">
      <w:pPr>
        <w:pStyle w:val="32"/>
      </w:pPr>
      <w:bookmarkStart w:id="134" w:name="_Toc103600019"/>
      <w:r>
        <w:rPr>
          <w:rFonts w:hint="eastAsia"/>
        </w:rPr>
        <w:t>レンタル自転車</w:t>
      </w:r>
      <w:r w:rsidR="00E81576">
        <w:rPr>
          <w:rFonts w:hint="eastAsia"/>
        </w:rPr>
        <w:t>・</w:t>
      </w:r>
      <w:r w:rsidR="0048211B">
        <w:rPr>
          <w:rFonts w:hint="eastAsia"/>
        </w:rPr>
        <w:t>ｅスクーター</w:t>
      </w:r>
      <w:r>
        <w:rPr>
          <w:rFonts w:hint="eastAsia"/>
        </w:rPr>
        <w:t>スポット</w:t>
      </w:r>
      <w:bookmarkEnd w:id="134"/>
    </w:p>
    <w:p w14:paraId="08B4E25D" w14:textId="46206F10" w:rsidR="00BD7152" w:rsidRPr="00BD7152" w:rsidRDefault="00BD7152" w:rsidP="00BD7152">
      <w:pPr>
        <w:pStyle w:val="a8"/>
        <w:ind w:left="120" w:firstLine="240"/>
      </w:pPr>
      <w:r>
        <w:rPr>
          <w:rFonts w:hint="eastAsia"/>
        </w:rPr>
        <w:t>レンタル自転車やｅスクーターのレンタル、返却場所を示すデータモデルです。</w:t>
      </w:r>
    </w:p>
    <w:p w14:paraId="296DAB96" w14:textId="1F93A567" w:rsidR="00E846E3" w:rsidRDefault="0004769A" w:rsidP="001F162B">
      <w:pPr>
        <w:pStyle w:val="51"/>
        <w:numPr>
          <w:ilvl w:val="4"/>
          <w:numId w:val="3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12"/>
        <w:gridCol w:w="2857"/>
        <w:gridCol w:w="2610"/>
      </w:tblGrid>
      <w:tr w:rsidR="00E846E3" w:rsidRPr="00B7091E" w14:paraId="74015FDF" w14:textId="77777777" w:rsidTr="007F74B5">
        <w:trPr>
          <w:trHeight w:val="70"/>
        </w:trPr>
        <w:tc>
          <w:tcPr>
            <w:tcW w:w="1617" w:type="pct"/>
            <w:shd w:val="clear" w:color="auto" w:fill="D9D9D9" w:themeFill="background1" w:themeFillShade="D9"/>
          </w:tcPr>
          <w:p w14:paraId="6F5C5A27" w14:textId="77777777" w:rsidR="00E846E3" w:rsidRPr="0097334B" w:rsidRDefault="00E846E3" w:rsidP="007F2DBA">
            <w:pPr>
              <w:pStyle w:val="aa"/>
              <w:ind w:leftChars="0" w:left="0" w:firstLineChars="0" w:firstLine="0"/>
              <w:rPr>
                <w:sz w:val="20"/>
                <w:szCs w:val="18"/>
              </w:rPr>
            </w:pPr>
            <w:r w:rsidRPr="0097334B">
              <w:rPr>
                <w:rFonts w:hint="eastAsia"/>
                <w:sz w:val="20"/>
                <w:szCs w:val="18"/>
              </w:rPr>
              <w:t>名称</w:t>
            </w:r>
          </w:p>
        </w:tc>
        <w:tc>
          <w:tcPr>
            <w:tcW w:w="1768" w:type="pct"/>
            <w:shd w:val="clear" w:color="auto" w:fill="D9D9D9" w:themeFill="background1" w:themeFillShade="D9"/>
          </w:tcPr>
          <w:p w14:paraId="44FB8101" w14:textId="77777777" w:rsidR="00E846E3" w:rsidRPr="0097334B" w:rsidRDefault="00E846E3" w:rsidP="007F2DBA">
            <w:pPr>
              <w:pStyle w:val="aa"/>
              <w:ind w:leftChars="0" w:left="0" w:firstLineChars="0" w:firstLine="0"/>
              <w:rPr>
                <w:sz w:val="20"/>
                <w:szCs w:val="18"/>
              </w:rPr>
            </w:pPr>
            <w:r w:rsidRPr="0097334B">
              <w:rPr>
                <w:rFonts w:hint="eastAsia"/>
                <w:sz w:val="20"/>
                <w:szCs w:val="18"/>
              </w:rPr>
              <w:t>英語名称</w:t>
            </w:r>
          </w:p>
        </w:tc>
        <w:tc>
          <w:tcPr>
            <w:tcW w:w="1616" w:type="pct"/>
            <w:shd w:val="clear" w:color="auto" w:fill="D9D9D9" w:themeFill="background1" w:themeFillShade="D9"/>
          </w:tcPr>
          <w:p w14:paraId="7F90E07F" w14:textId="77777777" w:rsidR="00E846E3" w:rsidRPr="0097334B" w:rsidRDefault="00E846E3" w:rsidP="007F2DBA">
            <w:pPr>
              <w:pStyle w:val="aa"/>
              <w:ind w:leftChars="0" w:left="0" w:firstLineChars="0" w:firstLine="0"/>
              <w:rPr>
                <w:sz w:val="20"/>
                <w:szCs w:val="18"/>
              </w:rPr>
            </w:pPr>
            <w:r w:rsidRPr="0097334B">
              <w:rPr>
                <w:rFonts w:hint="eastAsia"/>
                <w:sz w:val="20"/>
                <w:szCs w:val="18"/>
              </w:rPr>
              <w:t>参照元</w:t>
            </w:r>
          </w:p>
        </w:tc>
      </w:tr>
      <w:tr w:rsidR="00E846E3" w:rsidRPr="00B7091E" w14:paraId="7480C4AB" w14:textId="77777777" w:rsidTr="00E846E3">
        <w:tc>
          <w:tcPr>
            <w:tcW w:w="1617" w:type="pct"/>
          </w:tcPr>
          <w:p w14:paraId="73C7D20A" w14:textId="1779F0AE" w:rsidR="00E846E3" w:rsidRPr="00D745FF" w:rsidRDefault="00E846E3" w:rsidP="007F2DBA">
            <w:pPr>
              <w:pStyle w:val="aa"/>
              <w:ind w:leftChars="0" w:left="0" w:firstLineChars="0" w:firstLine="0"/>
              <w:rPr>
                <w:sz w:val="20"/>
                <w:szCs w:val="18"/>
              </w:rPr>
            </w:pPr>
            <w:r w:rsidRPr="00E846E3">
              <w:rPr>
                <w:rFonts w:hint="eastAsia"/>
                <w:sz w:val="20"/>
                <w:szCs w:val="18"/>
              </w:rPr>
              <w:t>レンタル自転車スポット</w:t>
            </w:r>
          </w:p>
        </w:tc>
        <w:tc>
          <w:tcPr>
            <w:tcW w:w="1768" w:type="pct"/>
          </w:tcPr>
          <w:p w14:paraId="53D1B65A" w14:textId="683847A3" w:rsidR="00E846E3" w:rsidRPr="0097334B" w:rsidRDefault="00E846E3" w:rsidP="007F2DBA">
            <w:pPr>
              <w:pStyle w:val="aa"/>
              <w:ind w:leftChars="0" w:left="0" w:firstLineChars="0" w:firstLine="0"/>
              <w:rPr>
                <w:sz w:val="20"/>
                <w:szCs w:val="18"/>
              </w:rPr>
            </w:pPr>
            <w:r w:rsidRPr="00587D3C">
              <w:t>BikeHireDockingStation</w:t>
            </w:r>
          </w:p>
        </w:tc>
        <w:tc>
          <w:tcPr>
            <w:tcW w:w="1616" w:type="pct"/>
          </w:tcPr>
          <w:p w14:paraId="571C51F3" w14:textId="7C60B730" w:rsidR="00E846E3" w:rsidRPr="0097334B" w:rsidRDefault="00BD7152" w:rsidP="007F2DBA">
            <w:pPr>
              <w:pStyle w:val="aa"/>
              <w:ind w:leftChars="0" w:left="0" w:firstLineChars="0" w:firstLine="0"/>
              <w:rPr>
                <w:sz w:val="20"/>
                <w:szCs w:val="18"/>
              </w:rPr>
            </w:pPr>
            <w:r>
              <w:rPr>
                <w:rFonts w:hint="eastAsia"/>
                <w:sz w:val="20"/>
                <w:szCs w:val="18"/>
              </w:rPr>
              <w:t>Smart data model</w:t>
            </w:r>
          </w:p>
        </w:tc>
      </w:tr>
    </w:tbl>
    <w:p w14:paraId="679AC5FA" w14:textId="77777777" w:rsidR="00E846E3" w:rsidRDefault="00E846E3" w:rsidP="00E846E3">
      <w:pPr>
        <w:pStyle w:val="51"/>
      </w:pPr>
      <w:r>
        <w:rPr>
          <w:rFonts w:hint="eastAsia"/>
        </w:rPr>
        <w:t>データモデル</w:t>
      </w:r>
    </w:p>
    <w:tbl>
      <w:tblPr>
        <w:tblStyle w:val="aff"/>
        <w:tblW w:w="0" w:type="auto"/>
        <w:tblInd w:w="421" w:type="dxa"/>
        <w:tblLook w:val="04A0" w:firstRow="1" w:lastRow="0" w:firstColumn="1" w:lastColumn="0" w:noHBand="0" w:noVBand="1"/>
      </w:tblPr>
      <w:tblGrid>
        <w:gridCol w:w="1842"/>
        <w:gridCol w:w="2552"/>
        <w:gridCol w:w="3679"/>
      </w:tblGrid>
      <w:tr w:rsidR="003464B9" w:rsidRPr="00F41E0B" w14:paraId="257C34C2" w14:textId="77777777" w:rsidTr="007F74B5">
        <w:tc>
          <w:tcPr>
            <w:tcW w:w="1842" w:type="dxa"/>
            <w:shd w:val="clear" w:color="auto" w:fill="D9D9D9" w:themeFill="background1" w:themeFillShade="D9"/>
          </w:tcPr>
          <w:p w14:paraId="639D8A92"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データ項目</w:t>
            </w:r>
          </w:p>
        </w:tc>
        <w:tc>
          <w:tcPr>
            <w:tcW w:w="2552" w:type="dxa"/>
            <w:shd w:val="clear" w:color="auto" w:fill="D9D9D9" w:themeFill="background1" w:themeFillShade="D9"/>
          </w:tcPr>
          <w:p w14:paraId="2DD9E652" w14:textId="7971A8C3" w:rsidR="003464B9" w:rsidRPr="007F74B5" w:rsidRDefault="00960DB5" w:rsidP="007F74B5">
            <w:pPr>
              <w:snapToGrid w:val="0"/>
              <w:rPr>
                <w:sz w:val="20"/>
                <w:szCs w:val="20"/>
                <w:shd w:val="clear" w:color="auto" w:fill="D9D9D9" w:themeFill="background1" w:themeFillShade="D9"/>
              </w:rPr>
            </w:pPr>
            <w:r w:rsidRPr="007F74B5">
              <w:rPr>
                <w:sz w:val="20"/>
                <w:szCs w:val="20"/>
              </w:rPr>
              <w:t>smart-data-models</w:t>
            </w:r>
          </w:p>
        </w:tc>
        <w:tc>
          <w:tcPr>
            <w:tcW w:w="3679" w:type="dxa"/>
            <w:shd w:val="clear" w:color="auto" w:fill="D9D9D9" w:themeFill="background1" w:themeFillShade="D9"/>
          </w:tcPr>
          <w:p w14:paraId="1B65A51E"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説明</w:t>
            </w:r>
          </w:p>
        </w:tc>
      </w:tr>
      <w:tr w:rsidR="003464B9" w:rsidRPr="00C42FF4" w14:paraId="4AABFDAE" w14:textId="77777777" w:rsidTr="007F74B5">
        <w:tc>
          <w:tcPr>
            <w:tcW w:w="1842" w:type="dxa"/>
          </w:tcPr>
          <w:p w14:paraId="2900CD8C" w14:textId="77777777" w:rsidR="003464B9" w:rsidRPr="007F74B5" w:rsidRDefault="003464B9" w:rsidP="007F74B5">
            <w:pPr>
              <w:snapToGrid w:val="0"/>
              <w:rPr>
                <w:sz w:val="20"/>
                <w:szCs w:val="20"/>
              </w:rPr>
            </w:pPr>
            <w:r w:rsidRPr="007F74B5">
              <w:rPr>
                <w:rFonts w:hint="eastAsia"/>
                <w:sz w:val="20"/>
                <w:szCs w:val="20"/>
              </w:rPr>
              <w:t>ID</w:t>
            </w:r>
          </w:p>
        </w:tc>
        <w:tc>
          <w:tcPr>
            <w:tcW w:w="2552" w:type="dxa"/>
          </w:tcPr>
          <w:p w14:paraId="1EDA29E3" w14:textId="77777777" w:rsidR="003464B9" w:rsidRPr="007F74B5" w:rsidRDefault="003464B9" w:rsidP="007F74B5">
            <w:pPr>
              <w:snapToGrid w:val="0"/>
              <w:rPr>
                <w:sz w:val="20"/>
                <w:szCs w:val="20"/>
              </w:rPr>
            </w:pPr>
            <w:r w:rsidRPr="007F74B5">
              <w:rPr>
                <w:sz w:val="20"/>
                <w:szCs w:val="20"/>
              </w:rPr>
              <w:t>id</w:t>
            </w:r>
          </w:p>
        </w:tc>
        <w:tc>
          <w:tcPr>
            <w:tcW w:w="3679" w:type="dxa"/>
          </w:tcPr>
          <w:p w14:paraId="32859B85" w14:textId="77777777" w:rsidR="003464B9" w:rsidRPr="007F74B5" w:rsidRDefault="003464B9" w:rsidP="007F74B5">
            <w:pPr>
              <w:snapToGrid w:val="0"/>
              <w:rPr>
                <w:sz w:val="20"/>
                <w:szCs w:val="20"/>
              </w:rPr>
            </w:pPr>
            <w:r w:rsidRPr="007F74B5">
              <w:rPr>
                <w:rFonts w:hint="eastAsia"/>
                <w:sz w:val="20"/>
                <w:szCs w:val="20"/>
              </w:rPr>
              <w:t>ID</w:t>
            </w:r>
          </w:p>
        </w:tc>
      </w:tr>
      <w:tr w:rsidR="003464B9" w:rsidRPr="00C42FF4" w14:paraId="3F8644E5" w14:textId="77777777" w:rsidTr="007F74B5">
        <w:tc>
          <w:tcPr>
            <w:tcW w:w="1842" w:type="dxa"/>
          </w:tcPr>
          <w:p w14:paraId="432FD72D" w14:textId="77777777" w:rsidR="003464B9" w:rsidRPr="007F74B5" w:rsidRDefault="003464B9" w:rsidP="007F74B5">
            <w:pPr>
              <w:snapToGrid w:val="0"/>
              <w:rPr>
                <w:sz w:val="20"/>
                <w:szCs w:val="20"/>
              </w:rPr>
            </w:pPr>
            <w:r w:rsidRPr="007F74B5">
              <w:rPr>
                <w:rFonts w:hint="eastAsia"/>
                <w:sz w:val="20"/>
                <w:szCs w:val="20"/>
              </w:rPr>
              <w:t>名称</w:t>
            </w:r>
          </w:p>
        </w:tc>
        <w:tc>
          <w:tcPr>
            <w:tcW w:w="2552" w:type="dxa"/>
          </w:tcPr>
          <w:p w14:paraId="1D5EA075" w14:textId="77777777" w:rsidR="003464B9" w:rsidRPr="007F74B5" w:rsidRDefault="003464B9" w:rsidP="007F74B5">
            <w:pPr>
              <w:snapToGrid w:val="0"/>
              <w:rPr>
                <w:sz w:val="20"/>
                <w:szCs w:val="20"/>
              </w:rPr>
            </w:pPr>
            <w:r w:rsidRPr="007F74B5">
              <w:rPr>
                <w:sz w:val="20"/>
                <w:szCs w:val="20"/>
              </w:rPr>
              <w:t>name</w:t>
            </w:r>
          </w:p>
        </w:tc>
        <w:tc>
          <w:tcPr>
            <w:tcW w:w="3679" w:type="dxa"/>
          </w:tcPr>
          <w:p w14:paraId="523E6A71" w14:textId="71BABDC7" w:rsidR="003464B9" w:rsidRPr="007F74B5" w:rsidRDefault="009735CE" w:rsidP="007F74B5">
            <w:pPr>
              <w:snapToGrid w:val="0"/>
              <w:rPr>
                <w:sz w:val="20"/>
                <w:szCs w:val="20"/>
              </w:rPr>
            </w:pPr>
            <w:r w:rsidRPr="007F74B5">
              <w:rPr>
                <w:rFonts w:hint="eastAsia"/>
                <w:sz w:val="20"/>
                <w:szCs w:val="20"/>
              </w:rPr>
              <w:t>名称</w:t>
            </w:r>
          </w:p>
        </w:tc>
      </w:tr>
      <w:tr w:rsidR="003464B9" w:rsidRPr="00C42FF4" w14:paraId="2155E152" w14:textId="77777777" w:rsidTr="007F74B5">
        <w:tc>
          <w:tcPr>
            <w:tcW w:w="1842" w:type="dxa"/>
          </w:tcPr>
          <w:p w14:paraId="1D0DE8D9" w14:textId="77777777" w:rsidR="003464B9" w:rsidRPr="007F74B5" w:rsidRDefault="003464B9" w:rsidP="007F74B5">
            <w:pPr>
              <w:snapToGrid w:val="0"/>
              <w:rPr>
                <w:sz w:val="20"/>
                <w:szCs w:val="20"/>
              </w:rPr>
            </w:pPr>
            <w:r w:rsidRPr="007F74B5">
              <w:rPr>
                <w:rFonts w:hint="eastAsia"/>
                <w:sz w:val="20"/>
                <w:szCs w:val="20"/>
              </w:rPr>
              <w:t>別名</w:t>
            </w:r>
          </w:p>
        </w:tc>
        <w:tc>
          <w:tcPr>
            <w:tcW w:w="2552" w:type="dxa"/>
          </w:tcPr>
          <w:p w14:paraId="39AA96A3" w14:textId="77777777" w:rsidR="003464B9" w:rsidRPr="007F74B5" w:rsidRDefault="003464B9" w:rsidP="007F74B5">
            <w:pPr>
              <w:snapToGrid w:val="0"/>
              <w:rPr>
                <w:sz w:val="20"/>
                <w:szCs w:val="20"/>
              </w:rPr>
            </w:pPr>
            <w:r w:rsidRPr="007F74B5">
              <w:rPr>
                <w:sz w:val="20"/>
                <w:szCs w:val="20"/>
              </w:rPr>
              <w:t>alternateName</w:t>
            </w:r>
          </w:p>
        </w:tc>
        <w:tc>
          <w:tcPr>
            <w:tcW w:w="3679" w:type="dxa"/>
          </w:tcPr>
          <w:p w14:paraId="6061C1D5" w14:textId="26C0CC48" w:rsidR="003464B9" w:rsidRPr="007F74B5" w:rsidRDefault="009735CE" w:rsidP="007F74B5">
            <w:pPr>
              <w:snapToGrid w:val="0"/>
              <w:rPr>
                <w:sz w:val="20"/>
                <w:szCs w:val="20"/>
              </w:rPr>
            </w:pPr>
            <w:r w:rsidRPr="007F74B5">
              <w:rPr>
                <w:rFonts w:hint="eastAsia"/>
                <w:sz w:val="20"/>
                <w:szCs w:val="20"/>
              </w:rPr>
              <w:t>別名がある場合</w:t>
            </w:r>
          </w:p>
        </w:tc>
      </w:tr>
      <w:tr w:rsidR="00B70BC9" w:rsidRPr="00C42FF4" w14:paraId="582F058F" w14:textId="77777777" w:rsidTr="007F74B5">
        <w:tc>
          <w:tcPr>
            <w:tcW w:w="1842" w:type="dxa"/>
          </w:tcPr>
          <w:p w14:paraId="0152CF2D" w14:textId="77777777" w:rsidR="00B70BC9" w:rsidRPr="007F74B5" w:rsidRDefault="00B70BC9" w:rsidP="007F74B5">
            <w:pPr>
              <w:snapToGrid w:val="0"/>
              <w:rPr>
                <w:sz w:val="20"/>
                <w:szCs w:val="20"/>
              </w:rPr>
            </w:pPr>
            <w:r w:rsidRPr="007F74B5">
              <w:rPr>
                <w:rFonts w:hint="eastAsia"/>
                <w:sz w:val="20"/>
                <w:szCs w:val="20"/>
              </w:rPr>
              <w:t>運営組織</w:t>
            </w:r>
          </w:p>
        </w:tc>
        <w:tc>
          <w:tcPr>
            <w:tcW w:w="2552" w:type="dxa"/>
          </w:tcPr>
          <w:p w14:paraId="60E296BC" w14:textId="77777777" w:rsidR="00B70BC9" w:rsidRPr="007F74B5" w:rsidRDefault="00B70BC9" w:rsidP="007F74B5">
            <w:pPr>
              <w:snapToGrid w:val="0"/>
              <w:rPr>
                <w:sz w:val="20"/>
                <w:szCs w:val="20"/>
              </w:rPr>
            </w:pPr>
            <w:r w:rsidRPr="007F74B5">
              <w:rPr>
                <w:sz w:val="20"/>
                <w:szCs w:val="20"/>
              </w:rPr>
              <w:t>provider</w:t>
            </w:r>
          </w:p>
        </w:tc>
        <w:tc>
          <w:tcPr>
            <w:tcW w:w="3679" w:type="dxa"/>
          </w:tcPr>
          <w:p w14:paraId="6FBD9CA3" w14:textId="77777777" w:rsidR="00B70BC9" w:rsidRPr="007F74B5" w:rsidRDefault="00B70BC9" w:rsidP="007F74B5">
            <w:pPr>
              <w:snapToGrid w:val="0"/>
              <w:rPr>
                <w:sz w:val="20"/>
                <w:szCs w:val="20"/>
              </w:rPr>
            </w:pPr>
            <w:r w:rsidRPr="007F74B5">
              <w:rPr>
                <w:rFonts w:hint="eastAsia"/>
                <w:sz w:val="20"/>
                <w:szCs w:val="20"/>
              </w:rPr>
              <w:t>レンタルバイク運営組織（ブランド）</w:t>
            </w:r>
          </w:p>
        </w:tc>
      </w:tr>
      <w:tr w:rsidR="003464B9" w:rsidRPr="00C42FF4" w14:paraId="38EF4DDC" w14:textId="77777777" w:rsidTr="007F74B5">
        <w:tc>
          <w:tcPr>
            <w:tcW w:w="1842" w:type="dxa"/>
          </w:tcPr>
          <w:p w14:paraId="76B1D191" w14:textId="77777777" w:rsidR="003464B9" w:rsidRPr="007F74B5" w:rsidRDefault="003464B9" w:rsidP="007F74B5">
            <w:pPr>
              <w:snapToGrid w:val="0"/>
              <w:rPr>
                <w:sz w:val="20"/>
                <w:szCs w:val="20"/>
              </w:rPr>
            </w:pPr>
            <w:r w:rsidRPr="007F74B5">
              <w:rPr>
                <w:rFonts w:hint="eastAsia"/>
                <w:sz w:val="20"/>
                <w:szCs w:val="20"/>
              </w:rPr>
              <w:lastRenderedPageBreak/>
              <w:t>住所</w:t>
            </w:r>
          </w:p>
        </w:tc>
        <w:tc>
          <w:tcPr>
            <w:tcW w:w="2552" w:type="dxa"/>
          </w:tcPr>
          <w:p w14:paraId="1EC18C28" w14:textId="77777777" w:rsidR="003464B9" w:rsidRPr="007F74B5" w:rsidRDefault="003464B9" w:rsidP="007F74B5">
            <w:pPr>
              <w:snapToGrid w:val="0"/>
              <w:rPr>
                <w:sz w:val="20"/>
                <w:szCs w:val="20"/>
              </w:rPr>
            </w:pPr>
            <w:r w:rsidRPr="007F74B5">
              <w:rPr>
                <w:sz w:val="20"/>
                <w:szCs w:val="20"/>
              </w:rPr>
              <w:t>address</w:t>
            </w:r>
          </w:p>
        </w:tc>
        <w:tc>
          <w:tcPr>
            <w:tcW w:w="3679" w:type="dxa"/>
          </w:tcPr>
          <w:p w14:paraId="022AA457" w14:textId="5F43FB0E" w:rsidR="003464B9" w:rsidRPr="007F74B5" w:rsidRDefault="00323F71" w:rsidP="007F74B5">
            <w:pPr>
              <w:snapToGrid w:val="0"/>
              <w:rPr>
                <w:sz w:val="20"/>
                <w:szCs w:val="20"/>
              </w:rPr>
            </w:pPr>
            <w:r w:rsidRPr="009D76DF">
              <w:rPr>
                <w:rFonts w:hAnsi="ＭＳ 明朝" w:cs="游明朝" w:hint="eastAsia"/>
                <w:bCs/>
                <w:sz w:val="20"/>
                <w:szCs w:val="20"/>
              </w:rPr>
              <w:t>住所情報（住所型</w:t>
            </w:r>
            <w:r>
              <w:rPr>
                <w:rFonts w:hAnsi="ＭＳ 明朝" w:cs="游明朝" w:hint="eastAsia"/>
                <w:bCs/>
                <w:sz w:val="20"/>
                <w:szCs w:val="20"/>
              </w:rPr>
              <w:t>の緯度経度を使用</w:t>
            </w:r>
            <w:r w:rsidRPr="009D76DF">
              <w:rPr>
                <w:rFonts w:hAnsi="ＭＳ 明朝" w:cs="游明朝" w:hint="eastAsia"/>
                <w:bCs/>
                <w:sz w:val="20"/>
                <w:szCs w:val="20"/>
              </w:rPr>
              <w:t>）</w:t>
            </w:r>
          </w:p>
        </w:tc>
      </w:tr>
      <w:tr w:rsidR="002A3A27" w:rsidRPr="00C42FF4" w14:paraId="2BE1C369" w14:textId="77777777" w:rsidTr="007F74B5">
        <w:tc>
          <w:tcPr>
            <w:tcW w:w="1842" w:type="dxa"/>
          </w:tcPr>
          <w:p w14:paraId="4F8AC9DD" w14:textId="77777777" w:rsidR="002A3A27" w:rsidRPr="007F74B5" w:rsidRDefault="002A3A27" w:rsidP="007F74B5">
            <w:pPr>
              <w:snapToGrid w:val="0"/>
              <w:rPr>
                <w:sz w:val="20"/>
                <w:szCs w:val="20"/>
              </w:rPr>
            </w:pPr>
            <w:r w:rsidRPr="007F74B5">
              <w:rPr>
                <w:rFonts w:hint="eastAsia"/>
                <w:sz w:val="20"/>
                <w:szCs w:val="20"/>
              </w:rPr>
              <w:t>説明</w:t>
            </w:r>
          </w:p>
        </w:tc>
        <w:tc>
          <w:tcPr>
            <w:tcW w:w="2552" w:type="dxa"/>
          </w:tcPr>
          <w:p w14:paraId="1A6F0512" w14:textId="77777777" w:rsidR="002A3A27" w:rsidRPr="007F74B5" w:rsidRDefault="002A3A27" w:rsidP="007F74B5">
            <w:pPr>
              <w:snapToGrid w:val="0"/>
              <w:rPr>
                <w:sz w:val="20"/>
                <w:szCs w:val="20"/>
              </w:rPr>
            </w:pPr>
            <w:r w:rsidRPr="007F74B5">
              <w:rPr>
                <w:sz w:val="20"/>
                <w:szCs w:val="20"/>
              </w:rPr>
              <w:t>description</w:t>
            </w:r>
          </w:p>
        </w:tc>
        <w:tc>
          <w:tcPr>
            <w:tcW w:w="3679" w:type="dxa"/>
          </w:tcPr>
          <w:p w14:paraId="30223897" w14:textId="6B614C14" w:rsidR="002A3A27" w:rsidRPr="007F74B5" w:rsidRDefault="002A3A27" w:rsidP="007F74B5">
            <w:pPr>
              <w:snapToGrid w:val="0"/>
              <w:rPr>
                <w:sz w:val="20"/>
                <w:szCs w:val="20"/>
              </w:rPr>
            </w:pPr>
            <w:r w:rsidRPr="007F74B5">
              <w:rPr>
                <w:rFonts w:hint="eastAsia"/>
                <w:sz w:val="20"/>
                <w:szCs w:val="20"/>
              </w:rPr>
              <w:t>説明</w:t>
            </w:r>
          </w:p>
        </w:tc>
      </w:tr>
      <w:tr w:rsidR="002A3A27" w:rsidRPr="00C42FF4" w14:paraId="668B50BE" w14:textId="77777777" w:rsidTr="007F74B5">
        <w:tc>
          <w:tcPr>
            <w:tcW w:w="1842" w:type="dxa"/>
          </w:tcPr>
          <w:p w14:paraId="0F1262B9" w14:textId="77777777" w:rsidR="002A3A27" w:rsidRPr="007F74B5" w:rsidRDefault="002A3A27" w:rsidP="007F74B5">
            <w:pPr>
              <w:snapToGrid w:val="0"/>
              <w:rPr>
                <w:sz w:val="20"/>
                <w:szCs w:val="20"/>
              </w:rPr>
            </w:pPr>
            <w:r w:rsidRPr="007F74B5">
              <w:rPr>
                <w:rFonts w:hint="eastAsia"/>
                <w:sz w:val="20"/>
                <w:szCs w:val="20"/>
              </w:rPr>
              <w:t>開始時間</w:t>
            </w:r>
          </w:p>
        </w:tc>
        <w:tc>
          <w:tcPr>
            <w:tcW w:w="2552" w:type="dxa"/>
          </w:tcPr>
          <w:p w14:paraId="4F6202F0"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7E177FB5" w14:textId="2AE6E044" w:rsidR="002A3A27" w:rsidRPr="007F74B5" w:rsidRDefault="002A3A27" w:rsidP="007F74B5">
            <w:pPr>
              <w:snapToGrid w:val="0"/>
              <w:rPr>
                <w:sz w:val="20"/>
                <w:szCs w:val="20"/>
              </w:rPr>
            </w:pPr>
            <w:r w:rsidRPr="007F74B5">
              <w:rPr>
                <w:rFonts w:hint="eastAsia"/>
                <w:sz w:val="20"/>
                <w:szCs w:val="20"/>
              </w:rPr>
              <w:t>開始時間を記入</w:t>
            </w:r>
          </w:p>
        </w:tc>
      </w:tr>
      <w:tr w:rsidR="002A3A27" w:rsidRPr="00C42FF4" w14:paraId="77FDA7D0" w14:textId="77777777" w:rsidTr="007F74B5">
        <w:tc>
          <w:tcPr>
            <w:tcW w:w="1842" w:type="dxa"/>
          </w:tcPr>
          <w:p w14:paraId="09A56AF5" w14:textId="77777777" w:rsidR="002A3A27" w:rsidRPr="007F74B5" w:rsidRDefault="002A3A27" w:rsidP="007F74B5">
            <w:pPr>
              <w:snapToGrid w:val="0"/>
              <w:rPr>
                <w:sz w:val="20"/>
                <w:szCs w:val="20"/>
              </w:rPr>
            </w:pPr>
            <w:r w:rsidRPr="007F74B5">
              <w:rPr>
                <w:rFonts w:hint="eastAsia"/>
                <w:sz w:val="20"/>
                <w:szCs w:val="20"/>
              </w:rPr>
              <w:t>終了時間</w:t>
            </w:r>
          </w:p>
        </w:tc>
        <w:tc>
          <w:tcPr>
            <w:tcW w:w="2552" w:type="dxa"/>
          </w:tcPr>
          <w:p w14:paraId="2A04FBFE"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1C440196" w14:textId="29E921CA" w:rsidR="002A3A27" w:rsidRPr="007F74B5" w:rsidRDefault="002A3A27" w:rsidP="007F74B5">
            <w:pPr>
              <w:snapToGrid w:val="0"/>
              <w:rPr>
                <w:sz w:val="20"/>
                <w:szCs w:val="20"/>
              </w:rPr>
            </w:pPr>
            <w:r w:rsidRPr="007F74B5">
              <w:rPr>
                <w:rFonts w:hint="eastAsia"/>
                <w:sz w:val="20"/>
                <w:szCs w:val="20"/>
              </w:rPr>
              <w:t>終了時間を記入</w:t>
            </w:r>
          </w:p>
        </w:tc>
      </w:tr>
      <w:tr w:rsidR="002A3A27" w:rsidRPr="00C42FF4" w14:paraId="1A66DA20" w14:textId="77777777" w:rsidTr="007F74B5">
        <w:tc>
          <w:tcPr>
            <w:tcW w:w="1842" w:type="dxa"/>
          </w:tcPr>
          <w:p w14:paraId="591BCBF9" w14:textId="77777777" w:rsidR="002A3A27" w:rsidRPr="007F74B5" w:rsidRDefault="002A3A27" w:rsidP="007F74B5">
            <w:pPr>
              <w:snapToGrid w:val="0"/>
              <w:rPr>
                <w:sz w:val="20"/>
                <w:szCs w:val="20"/>
              </w:rPr>
            </w:pPr>
            <w:r w:rsidRPr="007F74B5">
              <w:rPr>
                <w:rFonts w:hint="eastAsia"/>
                <w:sz w:val="20"/>
                <w:szCs w:val="20"/>
              </w:rPr>
              <w:t>利用可能エリア</w:t>
            </w:r>
          </w:p>
        </w:tc>
        <w:tc>
          <w:tcPr>
            <w:tcW w:w="2552" w:type="dxa"/>
          </w:tcPr>
          <w:p w14:paraId="1A6D0193" w14:textId="77777777" w:rsidR="002A3A27" w:rsidRPr="007F74B5" w:rsidRDefault="002A3A27" w:rsidP="007F74B5">
            <w:pPr>
              <w:snapToGrid w:val="0"/>
              <w:rPr>
                <w:sz w:val="20"/>
                <w:szCs w:val="20"/>
              </w:rPr>
            </w:pPr>
            <w:r w:rsidRPr="007F74B5">
              <w:rPr>
                <w:sz w:val="20"/>
                <w:szCs w:val="20"/>
              </w:rPr>
              <w:t>areaServed</w:t>
            </w:r>
          </w:p>
        </w:tc>
        <w:tc>
          <w:tcPr>
            <w:tcW w:w="3679" w:type="dxa"/>
          </w:tcPr>
          <w:p w14:paraId="62E23061" w14:textId="62B0AEEB" w:rsidR="002A3A27" w:rsidRPr="007F74B5" w:rsidRDefault="002A3A27" w:rsidP="007F74B5">
            <w:pPr>
              <w:snapToGrid w:val="0"/>
              <w:rPr>
                <w:sz w:val="20"/>
                <w:szCs w:val="20"/>
              </w:rPr>
            </w:pPr>
            <w:r w:rsidRPr="007F74B5">
              <w:rPr>
                <w:rFonts w:hint="eastAsia"/>
                <w:sz w:val="20"/>
                <w:szCs w:val="20"/>
              </w:rPr>
              <w:t>レンタルバイク等の利用可能エリア</w:t>
            </w:r>
          </w:p>
        </w:tc>
      </w:tr>
      <w:tr w:rsidR="002A3A27" w:rsidRPr="00C42FF4" w14:paraId="48C5A295" w14:textId="77777777" w:rsidTr="007F74B5">
        <w:tc>
          <w:tcPr>
            <w:tcW w:w="1842" w:type="dxa"/>
          </w:tcPr>
          <w:p w14:paraId="76CAABC7" w14:textId="77777777" w:rsidR="002A3A27" w:rsidRPr="007F74B5" w:rsidRDefault="002A3A27" w:rsidP="007F74B5">
            <w:pPr>
              <w:snapToGrid w:val="0"/>
              <w:rPr>
                <w:sz w:val="20"/>
                <w:szCs w:val="20"/>
              </w:rPr>
            </w:pPr>
            <w:r w:rsidRPr="007F74B5">
              <w:rPr>
                <w:rFonts w:hint="eastAsia"/>
                <w:sz w:val="20"/>
                <w:szCs w:val="20"/>
              </w:rPr>
              <w:t>空きスロット数</w:t>
            </w:r>
          </w:p>
        </w:tc>
        <w:tc>
          <w:tcPr>
            <w:tcW w:w="2552" w:type="dxa"/>
          </w:tcPr>
          <w:p w14:paraId="582CED4C" w14:textId="77777777" w:rsidR="002A3A27" w:rsidRPr="007F74B5" w:rsidRDefault="002A3A27" w:rsidP="007F74B5">
            <w:pPr>
              <w:snapToGrid w:val="0"/>
              <w:rPr>
                <w:sz w:val="20"/>
                <w:szCs w:val="20"/>
              </w:rPr>
            </w:pPr>
            <w:r w:rsidRPr="007F74B5">
              <w:rPr>
                <w:sz w:val="20"/>
                <w:szCs w:val="20"/>
              </w:rPr>
              <w:t>freeSlotNumber</w:t>
            </w:r>
          </w:p>
        </w:tc>
        <w:tc>
          <w:tcPr>
            <w:tcW w:w="3679" w:type="dxa"/>
          </w:tcPr>
          <w:p w14:paraId="4E986E20" w14:textId="47A18580" w:rsidR="002A3A27" w:rsidRPr="007F74B5" w:rsidRDefault="00476487" w:rsidP="007F74B5">
            <w:pPr>
              <w:snapToGrid w:val="0"/>
              <w:rPr>
                <w:sz w:val="20"/>
                <w:szCs w:val="20"/>
              </w:rPr>
            </w:pPr>
            <w:r w:rsidRPr="007F74B5">
              <w:rPr>
                <w:rFonts w:hint="eastAsia"/>
                <w:sz w:val="20"/>
                <w:szCs w:val="20"/>
              </w:rPr>
              <w:t>レンタルバイク等を返却するための</w:t>
            </w:r>
            <w:r w:rsidR="002A3A27" w:rsidRPr="007F74B5">
              <w:rPr>
                <w:rFonts w:hint="eastAsia"/>
                <w:sz w:val="20"/>
                <w:szCs w:val="20"/>
              </w:rPr>
              <w:t>空きスロット数</w:t>
            </w:r>
          </w:p>
        </w:tc>
      </w:tr>
      <w:tr w:rsidR="002A3A27" w:rsidRPr="00C42FF4" w14:paraId="534507E7" w14:textId="77777777" w:rsidTr="007F74B5">
        <w:tc>
          <w:tcPr>
            <w:tcW w:w="1842" w:type="dxa"/>
          </w:tcPr>
          <w:p w14:paraId="60FB099D" w14:textId="77777777" w:rsidR="002A3A27" w:rsidRPr="007F74B5" w:rsidRDefault="002A3A27" w:rsidP="007F74B5">
            <w:pPr>
              <w:snapToGrid w:val="0"/>
              <w:rPr>
                <w:sz w:val="20"/>
                <w:szCs w:val="20"/>
              </w:rPr>
            </w:pPr>
            <w:r w:rsidRPr="007F74B5">
              <w:rPr>
                <w:rFonts w:hint="eastAsia"/>
                <w:sz w:val="20"/>
                <w:szCs w:val="20"/>
              </w:rPr>
              <w:t>利用可能バイク数</w:t>
            </w:r>
          </w:p>
        </w:tc>
        <w:tc>
          <w:tcPr>
            <w:tcW w:w="2552" w:type="dxa"/>
          </w:tcPr>
          <w:p w14:paraId="19ACC3EC" w14:textId="77777777" w:rsidR="002A3A27" w:rsidRPr="007F74B5" w:rsidRDefault="002A3A27" w:rsidP="007F74B5">
            <w:pPr>
              <w:snapToGrid w:val="0"/>
              <w:rPr>
                <w:sz w:val="20"/>
                <w:szCs w:val="20"/>
              </w:rPr>
            </w:pPr>
            <w:r w:rsidRPr="007F74B5">
              <w:rPr>
                <w:sz w:val="20"/>
                <w:szCs w:val="20"/>
              </w:rPr>
              <w:t>availableBikeNumbe</w:t>
            </w:r>
          </w:p>
        </w:tc>
        <w:tc>
          <w:tcPr>
            <w:tcW w:w="3679" w:type="dxa"/>
          </w:tcPr>
          <w:p w14:paraId="13E50031" w14:textId="7EFC10D0" w:rsidR="002A3A27" w:rsidRPr="007F74B5" w:rsidRDefault="00476487" w:rsidP="007F74B5">
            <w:pPr>
              <w:snapToGrid w:val="0"/>
              <w:rPr>
                <w:sz w:val="20"/>
                <w:szCs w:val="20"/>
              </w:rPr>
            </w:pPr>
            <w:r w:rsidRPr="007F74B5">
              <w:rPr>
                <w:rFonts w:hint="eastAsia"/>
                <w:sz w:val="20"/>
                <w:szCs w:val="20"/>
              </w:rPr>
              <w:t>レンタルバイク等の</w:t>
            </w:r>
            <w:r w:rsidR="002A3A27" w:rsidRPr="007F74B5">
              <w:rPr>
                <w:rFonts w:hint="eastAsia"/>
                <w:sz w:val="20"/>
                <w:szCs w:val="20"/>
              </w:rPr>
              <w:t>利用可能バイク数</w:t>
            </w:r>
          </w:p>
        </w:tc>
      </w:tr>
      <w:tr w:rsidR="002A3A27" w:rsidRPr="00C42FF4" w14:paraId="6D56390E" w14:textId="77777777" w:rsidTr="007F74B5">
        <w:tc>
          <w:tcPr>
            <w:tcW w:w="1842" w:type="dxa"/>
          </w:tcPr>
          <w:p w14:paraId="1A4D1A49" w14:textId="77777777" w:rsidR="002A3A27" w:rsidRPr="007F74B5" w:rsidRDefault="002A3A27" w:rsidP="007F74B5">
            <w:pPr>
              <w:snapToGrid w:val="0"/>
              <w:rPr>
                <w:sz w:val="20"/>
                <w:szCs w:val="20"/>
              </w:rPr>
            </w:pPr>
            <w:r w:rsidRPr="007F74B5">
              <w:rPr>
                <w:rFonts w:hint="eastAsia"/>
                <w:sz w:val="20"/>
                <w:szCs w:val="20"/>
              </w:rPr>
              <w:t>故障スロット数</w:t>
            </w:r>
          </w:p>
        </w:tc>
        <w:tc>
          <w:tcPr>
            <w:tcW w:w="2552" w:type="dxa"/>
          </w:tcPr>
          <w:p w14:paraId="1AF6358B" w14:textId="77777777" w:rsidR="002A3A27" w:rsidRPr="007F74B5" w:rsidRDefault="002A3A27" w:rsidP="007F74B5">
            <w:pPr>
              <w:snapToGrid w:val="0"/>
              <w:rPr>
                <w:sz w:val="20"/>
                <w:szCs w:val="20"/>
              </w:rPr>
            </w:pPr>
            <w:r w:rsidRPr="007F74B5">
              <w:rPr>
                <w:sz w:val="20"/>
                <w:szCs w:val="20"/>
              </w:rPr>
              <w:t>outOfServiceSlotNumber</w:t>
            </w:r>
          </w:p>
        </w:tc>
        <w:tc>
          <w:tcPr>
            <w:tcW w:w="3679" w:type="dxa"/>
          </w:tcPr>
          <w:p w14:paraId="7270D2DC" w14:textId="568AF5BC" w:rsidR="002A3A27" w:rsidRPr="007F74B5" w:rsidRDefault="002A3A27" w:rsidP="007F74B5">
            <w:pPr>
              <w:snapToGrid w:val="0"/>
              <w:rPr>
                <w:sz w:val="20"/>
                <w:szCs w:val="20"/>
              </w:rPr>
            </w:pPr>
            <w:r w:rsidRPr="007F74B5">
              <w:rPr>
                <w:rFonts w:hint="eastAsia"/>
                <w:sz w:val="20"/>
                <w:szCs w:val="20"/>
              </w:rPr>
              <w:t>故障スロット数</w:t>
            </w:r>
          </w:p>
        </w:tc>
      </w:tr>
      <w:tr w:rsidR="002A3A27" w:rsidRPr="00C42FF4" w14:paraId="3F346979" w14:textId="77777777" w:rsidTr="007F74B5">
        <w:tc>
          <w:tcPr>
            <w:tcW w:w="1842" w:type="dxa"/>
          </w:tcPr>
          <w:p w14:paraId="1FD7C719" w14:textId="77777777" w:rsidR="002A3A27" w:rsidRPr="007F74B5" w:rsidRDefault="002A3A27" w:rsidP="007F74B5">
            <w:pPr>
              <w:snapToGrid w:val="0"/>
              <w:rPr>
                <w:sz w:val="20"/>
                <w:szCs w:val="20"/>
              </w:rPr>
            </w:pPr>
            <w:r w:rsidRPr="007F74B5">
              <w:rPr>
                <w:rFonts w:hint="eastAsia"/>
                <w:sz w:val="20"/>
                <w:szCs w:val="20"/>
              </w:rPr>
              <w:t>全スロット数</w:t>
            </w:r>
          </w:p>
        </w:tc>
        <w:tc>
          <w:tcPr>
            <w:tcW w:w="2552" w:type="dxa"/>
          </w:tcPr>
          <w:p w14:paraId="33FDCB0C" w14:textId="77777777" w:rsidR="002A3A27" w:rsidRPr="007F74B5" w:rsidRDefault="002A3A27" w:rsidP="007F74B5">
            <w:pPr>
              <w:snapToGrid w:val="0"/>
              <w:rPr>
                <w:sz w:val="20"/>
                <w:szCs w:val="20"/>
              </w:rPr>
            </w:pPr>
            <w:r w:rsidRPr="007F74B5">
              <w:rPr>
                <w:sz w:val="20"/>
                <w:szCs w:val="20"/>
              </w:rPr>
              <w:t>totalSlotNumber</w:t>
            </w:r>
          </w:p>
        </w:tc>
        <w:tc>
          <w:tcPr>
            <w:tcW w:w="3679" w:type="dxa"/>
          </w:tcPr>
          <w:p w14:paraId="2A635158" w14:textId="3CBC29DE" w:rsidR="002A3A27" w:rsidRPr="007F74B5" w:rsidRDefault="00D02531" w:rsidP="007F74B5">
            <w:pPr>
              <w:snapToGrid w:val="0"/>
              <w:rPr>
                <w:sz w:val="20"/>
                <w:szCs w:val="20"/>
              </w:rPr>
            </w:pPr>
            <w:r w:rsidRPr="007F74B5">
              <w:rPr>
                <w:rFonts w:hint="eastAsia"/>
                <w:sz w:val="20"/>
                <w:szCs w:val="20"/>
              </w:rPr>
              <w:t>レンタルバイクステーションの</w:t>
            </w:r>
            <w:r w:rsidR="002A3A27" w:rsidRPr="007F74B5">
              <w:rPr>
                <w:rFonts w:hint="eastAsia"/>
                <w:sz w:val="20"/>
                <w:szCs w:val="20"/>
              </w:rPr>
              <w:t>全スロット数</w:t>
            </w:r>
          </w:p>
        </w:tc>
      </w:tr>
      <w:tr w:rsidR="002A3A27" w:rsidRPr="00C42FF4" w14:paraId="6380D703" w14:textId="77777777" w:rsidTr="007F74B5">
        <w:tc>
          <w:tcPr>
            <w:tcW w:w="1842" w:type="dxa"/>
          </w:tcPr>
          <w:p w14:paraId="58BF0BE4" w14:textId="77777777" w:rsidR="002A3A27" w:rsidRPr="007F74B5" w:rsidRDefault="002A3A27" w:rsidP="007F74B5">
            <w:pPr>
              <w:snapToGrid w:val="0"/>
              <w:rPr>
                <w:sz w:val="20"/>
                <w:szCs w:val="20"/>
              </w:rPr>
            </w:pPr>
            <w:r w:rsidRPr="007F74B5">
              <w:rPr>
                <w:rFonts w:hint="eastAsia"/>
                <w:sz w:val="20"/>
                <w:szCs w:val="20"/>
              </w:rPr>
              <w:t>データ更新時間</w:t>
            </w:r>
          </w:p>
        </w:tc>
        <w:tc>
          <w:tcPr>
            <w:tcW w:w="2552" w:type="dxa"/>
          </w:tcPr>
          <w:p w14:paraId="343807DD" w14:textId="77777777" w:rsidR="002A3A27" w:rsidRPr="007F74B5" w:rsidRDefault="002A3A27" w:rsidP="007F74B5">
            <w:pPr>
              <w:snapToGrid w:val="0"/>
              <w:rPr>
                <w:sz w:val="20"/>
                <w:szCs w:val="20"/>
              </w:rPr>
            </w:pPr>
            <w:r w:rsidRPr="007F74B5">
              <w:rPr>
                <w:sz w:val="20"/>
                <w:szCs w:val="20"/>
              </w:rPr>
              <w:t>dateModified</w:t>
            </w:r>
          </w:p>
        </w:tc>
        <w:tc>
          <w:tcPr>
            <w:tcW w:w="3679" w:type="dxa"/>
          </w:tcPr>
          <w:p w14:paraId="6492818C" w14:textId="05B22C1E" w:rsidR="002A3A27" w:rsidRPr="007F74B5" w:rsidRDefault="00D02531" w:rsidP="007F74B5">
            <w:pPr>
              <w:snapToGrid w:val="0"/>
              <w:rPr>
                <w:sz w:val="20"/>
                <w:szCs w:val="20"/>
              </w:rPr>
            </w:pPr>
            <w:r w:rsidRPr="007F74B5">
              <w:rPr>
                <w:rFonts w:hint="eastAsia"/>
                <w:sz w:val="20"/>
                <w:szCs w:val="20"/>
              </w:rPr>
              <w:t>利用状況データの</w:t>
            </w:r>
            <w:r w:rsidR="002A3A27" w:rsidRPr="007F74B5">
              <w:rPr>
                <w:rFonts w:hint="eastAsia"/>
                <w:sz w:val="20"/>
                <w:szCs w:val="20"/>
              </w:rPr>
              <w:t>データ更新時間</w:t>
            </w:r>
          </w:p>
        </w:tc>
      </w:tr>
      <w:tr w:rsidR="002A3A27" w:rsidRPr="00C42FF4" w14:paraId="60A75C98" w14:textId="77777777" w:rsidTr="007F74B5">
        <w:tc>
          <w:tcPr>
            <w:tcW w:w="1842" w:type="dxa"/>
          </w:tcPr>
          <w:p w14:paraId="60C5714B" w14:textId="77777777" w:rsidR="002A3A27" w:rsidRPr="007F74B5" w:rsidRDefault="002A3A27" w:rsidP="007F74B5">
            <w:pPr>
              <w:snapToGrid w:val="0"/>
              <w:rPr>
                <w:sz w:val="20"/>
                <w:szCs w:val="20"/>
              </w:rPr>
            </w:pPr>
            <w:r w:rsidRPr="007F74B5">
              <w:rPr>
                <w:rFonts w:hint="eastAsia"/>
                <w:sz w:val="20"/>
                <w:szCs w:val="20"/>
              </w:rPr>
              <w:t>連絡先</w:t>
            </w:r>
          </w:p>
        </w:tc>
        <w:tc>
          <w:tcPr>
            <w:tcW w:w="2552" w:type="dxa"/>
          </w:tcPr>
          <w:p w14:paraId="119836F8" w14:textId="77777777" w:rsidR="002A3A27" w:rsidRPr="007F74B5" w:rsidRDefault="002A3A27" w:rsidP="007F74B5">
            <w:pPr>
              <w:snapToGrid w:val="0"/>
              <w:rPr>
                <w:sz w:val="20"/>
                <w:szCs w:val="20"/>
              </w:rPr>
            </w:pPr>
            <w:r w:rsidRPr="007F74B5">
              <w:rPr>
                <w:sz w:val="20"/>
                <w:szCs w:val="20"/>
              </w:rPr>
              <w:t>contactPoint</w:t>
            </w:r>
          </w:p>
        </w:tc>
        <w:tc>
          <w:tcPr>
            <w:tcW w:w="3679" w:type="dxa"/>
          </w:tcPr>
          <w:p w14:paraId="17819114" w14:textId="472E9B6F" w:rsidR="002A3A27" w:rsidRPr="007F74B5" w:rsidRDefault="002A3A27" w:rsidP="007F74B5">
            <w:pPr>
              <w:snapToGrid w:val="0"/>
              <w:rPr>
                <w:sz w:val="20"/>
                <w:szCs w:val="20"/>
              </w:rPr>
            </w:pPr>
            <w:r w:rsidRPr="007F74B5">
              <w:rPr>
                <w:rFonts w:hint="eastAsia"/>
                <w:sz w:val="20"/>
                <w:szCs w:val="20"/>
              </w:rPr>
              <w:t>連絡先</w:t>
            </w:r>
          </w:p>
        </w:tc>
      </w:tr>
      <w:tr w:rsidR="002A3A27" w:rsidRPr="00C42FF4" w14:paraId="70DB9551" w14:textId="77777777" w:rsidTr="007F74B5">
        <w:tc>
          <w:tcPr>
            <w:tcW w:w="1842" w:type="dxa"/>
          </w:tcPr>
          <w:p w14:paraId="0F981321" w14:textId="77777777" w:rsidR="002A3A27" w:rsidRPr="007F74B5" w:rsidRDefault="002A3A27" w:rsidP="007F74B5">
            <w:pPr>
              <w:snapToGrid w:val="0"/>
              <w:rPr>
                <w:sz w:val="20"/>
                <w:szCs w:val="20"/>
              </w:rPr>
            </w:pPr>
            <w:r w:rsidRPr="007F74B5">
              <w:rPr>
                <w:rFonts w:hint="eastAsia"/>
                <w:sz w:val="20"/>
                <w:szCs w:val="20"/>
              </w:rPr>
              <w:t>所有者</w:t>
            </w:r>
          </w:p>
        </w:tc>
        <w:tc>
          <w:tcPr>
            <w:tcW w:w="2552" w:type="dxa"/>
          </w:tcPr>
          <w:p w14:paraId="58229FA5" w14:textId="77777777" w:rsidR="002A3A27" w:rsidRPr="007F74B5" w:rsidRDefault="002A3A27" w:rsidP="007F74B5">
            <w:pPr>
              <w:snapToGrid w:val="0"/>
              <w:rPr>
                <w:sz w:val="20"/>
                <w:szCs w:val="20"/>
              </w:rPr>
            </w:pPr>
            <w:r w:rsidRPr="007F74B5">
              <w:rPr>
                <w:sz w:val="20"/>
                <w:szCs w:val="20"/>
              </w:rPr>
              <w:t xml:space="preserve">owner </w:t>
            </w:r>
          </w:p>
        </w:tc>
        <w:tc>
          <w:tcPr>
            <w:tcW w:w="3679" w:type="dxa"/>
          </w:tcPr>
          <w:p w14:paraId="435361CC" w14:textId="620DD068" w:rsidR="002A3A27" w:rsidRPr="007F74B5" w:rsidRDefault="002A3A27" w:rsidP="007F74B5">
            <w:pPr>
              <w:snapToGrid w:val="0"/>
              <w:rPr>
                <w:sz w:val="20"/>
                <w:szCs w:val="20"/>
              </w:rPr>
            </w:pPr>
            <w:r w:rsidRPr="007F74B5">
              <w:rPr>
                <w:rFonts w:hint="eastAsia"/>
                <w:sz w:val="20"/>
                <w:szCs w:val="20"/>
              </w:rPr>
              <w:t>所有者</w:t>
            </w:r>
          </w:p>
        </w:tc>
      </w:tr>
      <w:tr w:rsidR="002A3A27" w:rsidRPr="00C42FF4" w14:paraId="7924DE37" w14:textId="77777777" w:rsidTr="007F74B5">
        <w:tc>
          <w:tcPr>
            <w:tcW w:w="1842" w:type="dxa"/>
          </w:tcPr>
          <w:p w14:paraId="184B587C" w14:textId="77777777" w:rsidR="002A3A27" w:rsidRPr="007F74B5" w:rsidRDefault="002A3A27" w:rsidP="007F74B5">
            <w:pPr>
              <w:snapToGrid w:val="0"/>
              <w:rPr>
                <w:sz w:val="20"/>
                <w:szCs w:val="20"/>
              </w:rPr>
            </w:pPr>
            <w:r w:rsidRPr="007F74B5">
              <w:rPr>
                <w:rFonts w:hint="eastAsia"/>
                <w:sz w:val="20"/>
                <w:szCs w:val="20"/>
              </w:rPr>
              <w:t>状況</w:t>
            </w:r>
          </w:p>
        </w:tc>
        <w:tc>
          <w:tcPr>
            <w:tcW w:w="2552" w:type="dxa"/>
          </w:tcPr>
          <w:p w14:paraId="1D8E4F83" w14:textId="77777777" w:rsidR="002A3A27" w:rsidRPr="007F74B5" w:rsidRDefault="002A3A27" w:rsidP="007F74B5">
            <w:pPr>
              <w:snapToGrid w:val="0"/>
              <w:rPr>
                <w:sz w:val="20"/>
                <w:szCs w:val="20"/>
              </w:rPr>
            </w:pPr>
            <w:r w:rsidRPr="007F74B5">
              <w:rPr>
                <w:sz w:val="20"/>
                <w:szCs w:val="20"/>
              </w:rPr>
              <w:t>status</w:t>
            </w:r>
          </w:p>
        </w:tc>
        <w:tc>
          <w:tcPr>
            <w:tcW w:w="3679" w:type="dxa"/>
          </w:tcPr>
          <w:p w14:paraId="778D0C7C" w14:textId="47678D66" w:rsidR="002A3A27" w:rsidRPr="007F74B5" w:rsidRDefault="0055006A" w:rsidP="007F74B5">
            <w:pPr>
              <w:snapToGrid w:val="0"/>
              <w:rPr>
                <w:sz w:val="20"/>
                <w:szCs w:val="20"/>
              </w:rPr>
            </w:pPr>
            <w:r w:rsidRPr="007F74B5">
              <w:rPr>
                <w:rFonts w:hint="eastAsia"/>
                <w:sz w:val="20"/>
                <w:szCs w:val="20"/>
              </w:rPr>
              <w:t>ステーションの</w:t>
            </w:r>
            <w:r w:rsidR="002A3A27" w:rsidRPr="007F74B5">
              <w:rPr>
                <w:rFonts w:hint="eastAsia"/>
                <w:sz w:val="20"/>
                <w:szCs w:val="20"/>
              </w:rPr>
              <w:t>状況</w:t>
            </w:r>
            <w:r w:rsidRPr="007F74B5">
              <w:rPr>
                <w:rFonts w:hint="eastAsia"/>
                <w:sz w:val="20"/>
                <w:szCs w:val="20"/>
              </w:rPr>
              <w:t>（閉鎖等）</w:t>
            </w:r>
          </w:p>
        </w:tc>
      </w:tr>
      <w:tr w:rsidR="002A3A27" w:rsidRPr="00C42FF4" w14:paraId="0A8B0E52" w14:textId="77777777" w:rsidTr="007F74B5">
        <w:tc>
          <w:tcPr>
            <w:tcW w:w="1842" w:type="dxa"/>
          </w:tcPr>
          <w:p w14:paraId="166DD6D9" w14:textId="77777777" w:rsidR="002A3A27" w:rsidRPr="007F74B5" w:rsidRDefault="002A3A27" w:rsidP="007F74B5">
            <w:pPr>
              <w:snapToGrid w:val="0"/>
              <w:rPr>
                <w:sz w:val="20"/>
                <w:szCs w:val="20"/>
              </w:rPr>
            </w:pPr>
            <w:r w:rsidRPr="007F74B5">
              <w:rPr>
                <w:rFonts w:hint="eastAsia"/>
                <w:sz w:val="20"/>
                <w:szCs w:val="20"/>
              </w:rPr>
              <w:t>備考</w:t>
            </w:r>
          </w:p>
        </w:tc>
        <w:tc>
          <w:tcPr>
            <w:tcW w:w="2552" w:type="dxa"/>
          </w:tcPr>
          <w:p w14:paraId="0ED807D8" w14:textId="77777777" w:rsidR="002A3A27" w:rsidRPr="007F74B5" w:rsidRDefault="002A3A27" w:rsidP="007F74B5">
            <w:pPr>
              <w:snapToGrid w:val="0"/>
              <w:rPr>
                <w:sz w:val="20"/>
                <w:szCs w:val="20"/>
              </w:rPr>
            </w:pPr>
            <w:r w:rsidRPr="007F74B5">
              <w:rPr>
                <w:sz w:val="20"/>
                <w:szCs w:val="20"/>
              </w:rPr>
              <w:t>seeAlso</w:t>
            </w:r>
          </w:p>
        </w:tc>
        <w:tc>
          <w:tcPr>
            <w:tcW w:w="3679" w:type="dxa"/>
          </w:tcPr>
          <w:p w14:paraId="10B1A81D" w14:textId="59A6F19D" w:rsidR="002A3A27" w:rsidRPr="007F74B5" w:rsidRDefault="002A3A27" w:rsidP="007F74B5">
            <w:pPr>
              <w:snapToGrid w:val="0"/>
              <w:rPr>
                <w:sz w:val="20"/>
                <w:szCs w:val="20"/>
              </w:rPr>
            </w:pPr>
            <w:r w:rsidRPr="007F74B5">
              <w:rPr>
                <w:rFonts w:hint="eastAsia"/>
                <w:sz w:val="20"/>
                <w:szCs w:val="20"/>
              </w:rPr>
              <w:t>備考</w:t>
            </w:r>
          </w:p>
        </w:tc>
      </w:tr>
    </w:tbl>
    <w:p w14:paraId="6EAE6D4D" w14:textId="77777777" w:rsidR="00283ED7" w:rsidRDefault="00283ED7" w:rsidP="00283ED7">
      <w:pPr>
        <w:pStyle w:val="51"/>
      </w:pPr>
      <w:r>
        <w:rPr>
          <w:rFonts w:hint="eastAsia"/>
        </w:rPr>
        <w:t>既存データモデル</w:t>
      </w:r>
    </w:p>
    <w:p w14:paraId="3F81DA09" w14:textId="77777777" w:rsidR="00BD7152" w:rsidRPr="00304609" w:rsidRDefault="00BD7152">
      <w:pPr>
        <w:pStyle w:val="6"/>
      </w:pPr>
      <w:r>
        <w:rPr>
          <w:rFonts w:hint="eastAsia"/>
        </w:rPr>
        <w:t>Smart data model</w:t>
      </w:r>
    </w:p>
    <w:p w14:paraId="73965B71" w14:textId="2F26F84F" w:rsidR="00BD7152" w:rsidRPr="00B46EC8" w:rsidRDefault="00BD7152" w:rsidP="00B46EC8">
      <w:pPr>
        <w:pStyle w:val="afd"/>
      </w:pPr>
      <w:r w:rsidRPr="00B46EC8">
        <w:t>BikeHireDockingStation</w:t>
      </w:r>
      <w:r w:rsidRPr="00B46EC8">
        <w:rPr>
          <w:rFonts w:hint="eastAsia"/>
        </w:rPr>
        <w:t>でサービス会社やサービスエリアのデータ項目を定義しています。</w:t>
      </w:r>
    </w:p>
    <w:p w14:paraId="5BCCEF6D" w14:textId="359EFE52" w:rsidR="00BD7152" w:rsidRPr="00304609" w:rsidRDefault="00BD7152">
      <w:pPr>
        <w:pStyle w:val="6"/>
      </w:pPr>
      <w:r>
        <w:rPr>
          <w:rFonts w:hint="eastAsia"/>
        </w:rPr>
        <w:t>GBFS</w:t>
      </w:r>
      <w:r>
        <w:rPr>
          <w:rFonts w:hint="eastAsia"/>
        </w:rPr>
        <w:t>（</w:t>
      </w:r>
      <w:r w:rsidRPr="00BD7152">
        <w:t>General Bikeshare Feed Specification</w:t>
      </w:r>
      <w:r>
        <w:rPr>
          <w:rFonts w:hint="eastAsia"/>
        </w:rPr>
        <w:t>）</w:t>
      </w:r>
      <w:r w:rsidR="00F43E50">
        <w:rPr>
          <w:rStyle w:val="affa"/>
        </w:rPr>
        <w:footnoteReference w:id="44"/>
      </w:r>
    </w:p>
    <w:p w14:paraId="0510CA31" w14:textId="01E896DE" w:rsidR="00BD7152" w:rsidRPr="00E27DF2" w:rsidRDefault="00F43E50" w:rsidP="00E27DF2">
      <w:pPr>
        <w:pStyle w:val="afd"/>
      </w:pPr>
      <w:r w:rsidRPr="00E27DF2">
        <w:rPr>
          <w:rFonts w:hint="eastAsia"/>
        </w:rPr>
        <w:t>バイクシェアなどのリアルタイムデータを配信する仕様として整備されたjsonファイルの集合です。</w:t>
      </w:r>
    </w:p>
    <w:p w14:paraId="04379B3B" w14:textId="19EAAF92" w:rsidR="00FF34F8" w:rsidRDefault="006B21ED" w:rsidP="00FF34F8">
      <w:pPr>
        <w:pStyle w:val="32"/>
      </w:pPr>
      <w:bookmarkStart w:id="135" w:name="_Toc103600020"/>
      <w:r>
        <w:rPr>
          <w:rFonts w:hint="eastAsia"/>
        </w:rPr>
        <w:t>ガソリン</w:t>
      </w:r>
      <w:r w:rsidR="00EB5D20">
        <w:rPr>
          <w:rFonts w:hint="eastAsia"/>
        </w:rPr>
        <w:t>スタンド</w:t>
      </w:r>
      <w:r w:rsidR="00E81576">
        <w:rPr>
          <w:rFonts w:hint="eastAsia"/>
        </w:rPr>
        <w:t>・</w:t>
      </w:r>
      <w:r w:rsidR="00FF34F8">
        <w:rPr>
          <w:rFonts w:hint="eastAsia"/>
        </w:rPr>
        <w:t>水素ステーション</w:t>
      </w:r>
      <w:bookmarkEnd w:id="135"/>
    </w:p>
    <w:p w14:paraId="2D14B53C" w14:textId="4203DB61" w:rsidR="00F43E50" w:rsidRPr="00F43E50" w:rsidRDefault="00F43E50" w:rsidP="00F43E50">
      <w:pPr>
        <w:pStyle w:val="a8"/>
        <w:ind w:left="120" w:firstLine="240"/>
      </w:pPr>
      <w:r>
        <w:rPr>
          <w:rFonts w:hint="eastAsia"/>
        </w:rPr>
        <w:t>ガソリンスタンドのデータモデルである。</w:t>
      </w:r>
    </w:p>
    <w:p w14:paraId="0F3563C9" w14:textId="62AA8013" w:rsidR="008970B4" w:rsidRDefault="0004769A" w:rsidP="001F162B">
      <w:pPr>
        <w:pStyle w:val="51"/>
        <w:numPr>
          <w:ilvl w:val="4"/>
          <w:numId w:val="4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40"/>
        <w:gridCol w:w="2923"/>
        <w:gridCol w:w="2516"/>
      </w:tblGrid>
      <w:tr w:rsidR="00F55996" w:rsidRPr="00B7091E" w14:paraId="34A30525" w14:textId="77777777" w:rsidTr="00F55996">
        <w:tc>
          <w:tcPr>
            <w:tcW w:w="1667" w:type="pct"/>
            <w:shd w:val="clear" w:color="auto" w:fill="D9D9D9" w:themeFill="background1" w:themeFillShade="D9"/>
          </w:tcPr>
          <w:p w14:paraId="0E41D6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名称</w:t>
            </w:r>
          </w:p>
        </w:tc>
        <w:tc>
          <w:tcPr>
            <w:tcW w:w="1842" w:type="pct"/>
            <w:shd w:val="clear" w:color="auto" w:fill="D9D9D9" w:themeFill="background1" w:themeFillShade="D9"/>
          </w:tcPr>
          <w:p w14:paraId="0EBEC9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英語名称</w:t>
            </w:r>
          </w:p>
        </w:tc>
        <w:tc>
          <w:tcPr>
            <w:tcW w:w="1491" w:type="pct"/>
            <w:shd w:val="clear" w:color="auto" w:fill="D9D9D9" w:themeFill="background1" w:themeFillShade="D9"/>
          </w:tcPr>
          <w:p w14:paraId="48350238"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参照元</w:t>
            </w:r>
          </w:p>
        </w:tc>
      </w:tr>
      <w:tr w:rsidR="00F55996" w:rsidRPr="00B7091E" w14:paraId="2B5320A6" w14:textId="77777777" w:rsidTr="00F55996">
        <w:tc>
          <w:tcPr>
            <w:tcW w:w="1667" w:type="pct"/>
          </w:tcPr>
          <w:p w14:paraId="35605AD7" w14:textId="77777777" w:rsidR="00F55996" w:rsidRDefault="00D745FF" w:rsidP="00F43E50">
            <w:pPr>
              <w:pStyle w:val="aa"/>
              <w:snapToGrid w:val="0"/>
              <w:ind w:leftChars="0" w:left="0" w:firstLineChars="0" w:firstLine="0"/>
              <w:rPr>
                <w:sz w:val="20"/>
                <w:szCs w:val="18"/>
              </w:rPr>
            </w:pPr>
            <w:r w:rsidRPr="00D745FF">
              <w:rPr>
                <w:rFonts w:hint="eastAsia"/>
                <w:sz w:val="20"/>
                <w:szCs w:val="18"/>
              </w:rPr>
              <w:t>ガソリンスタンド、</w:t>
            </w:r>
          </w:p>
          <w:p w14:paraId="6D093E5F" w14:textId="3025CE19" w:rsidR="008970B4" w:rsidRPr="00D745FF" w:rsidRDefault="00D745FF" w:rsidP="00F43E50">
            <w:pPr>
              <w:pStyle w:val="aa"/>
              <w:snapToGrid w:val="0"/>
              <w:ind w:leftChars="0" w:left="0" w:firstLineChars="0" w:firstLine="0"/>
              <w:rPr>
                <w:sz w:val="20"/>
                <w:szCs w:val="18"/>
              </w:rPr>
            </w:pPr>
            <w:r w:rsidRPr="00D745FF">
              <w:rPr>
                <w:rFonts w:hint="eastAsia"/>
                <w:sz w:val="20"/>
                <w:szCs w:val="18"/>
              </w:rPr>
              <w:t>水素ステーション</w:t>
            </w:r>
          </w:p>
        </w:tc>
        <w:tc>
          <w:tcPr>
            <w:tcW w:w="1842" w:type="pct"/>
          </w:tcPr>
          <w:p w14:paraId="16AAABDD" w14:textId="791FD3BD" w:rsidR="008970B4" w:rsidRPr="0097334B" w:rsidRDefault="00D745FF" w:rsidP="00F43E50">
            <w:pPr>
              <w:pStyle w:val="aa"/>
              <w:snapToGrid w:val="0"/>
              <w:ind w:leftChars="0" w:left="0" w:firstLineChars="0" w:firstLine="0"/>
              <w:rPr>
                <w:sz w:val="20"/>
                <w:szCs w:val="18"/>
              </w:rPr>
            </w:pPr>
            <w:r>
              <w:rPr>
                <w:rFonts w:hint="eastAsia"/>
                <w:sz w:val="20"/>
                <w:szCs w:val="18"/>
              </w:rPr>
              <w:t>Fuel station</w:t>
            </w:r>
          </w:p>
        </w:tc>
        <w:tc>
          <w:tcPr>
            <w:tcW w:w="1491" w:type="pct"/>
          </w:tcPr>
          <w:p w14:paraId="2C8FFFC0" w14:textId="096818AB" w:rsidR="00D745FF" w:rsidRPr="0097334B" w:rsidRDefault="00D745FF" w:rsidP="00F43E50">
            <w:pPr>
              <w:pStyle w:val="aa"/>
              <w:snapToGrid w:val="0"/>
              <w:ind w:leftChars="0" w:left="0" w:firstLineChars="0" w:firstLine="0"/>
              <w:rPr>
                <w:sz w:val="20"/>
                <w:szCs w:val="18"/>
              </w:rPr>
            </w:pPr>
            <w:r>
              <w:rPr>
                <w:sz w:val="20"/>
                <w:szCs w:val="18"/>
              </w:rPr>
              <w:t>S</w:t>
            </w:r>
            <w:r>
              <w:rPr>
                <w:rFonts w:hint="eastAsia"/>
                <w:sz w:val="20"/>
                <w:szCs w:val="18"/>
              </w:rPr>
              <w:t>chema.org</w:t>
            </w:r>
            <w:r w:rsidR="00F55996">
              <w:rPr>
                <w:rFonts w:hint="eastAsia"/>
                <w:sz w:val="20"/>
                <w:szCs w:val="18"/>
              </w:rPr>
              <w:t>(</w:t>
            </w:r>
            <w:r>
              <w:rPr>
                <w:rFonts w:hint="eastAsia"/>
                <w:sz w:val="20"/>
                <w:szCs w:val="18"/>
              </w:rPr>
              <w:t>gasStation）</w:t>
            </w:r>
          </w:p>
        </w:tc>
      </w:tr>
      <w:tr w:rsidR="00F55996" w:rsidRPr="00B7091E" w14:paraId="1EB63FD5" w14:textId="77777777" w:rsidTr="00F55996">
        <w:tc>
          <w:tcPr>
            <w:tcW w:w="1667" w:type="pct"/>
          </w:tcPr>
          <w:p w14:paraId="1A8B20EF" w14:textId="554666B2" w:rsidR="00F55996" w:rsidRPr="00D745FF" w:rsidRDefault="00F55996" w:rsidP="00F43E50">
            <w:pPr>
              <w:pStyle w:val="aa"/>
              <w:snapToGrid w:val="0"/>
              <w:ind w:leftChars="0" w:left="0" w:firstLineChars="0" w:firstLine="0"/>
              <w:rPr>
                <w:sz w:val="20"/>
                <w:szCs w:val="18"/>
              </w:rPr>
            </w:pPr>
            <w:r>
              <w:rPr>
                <w:rFonts w:hint="eastAsia"/>
                <w:sz w:val="20"/>
                <w:szCs w:val="18"/>
              </w:rPr>
              <w:t>EVスタンド</w:t>
            </w:r>
          </w:p>
        </w:tc>
        <w:tc>
          <w:tcPr>
            <w:tcW w:w="1842" w:type="pct"/>
          </w:tcPr>
          <w:p w14:paraId="667B42CB" w14:textId="3A04FD07" w:rsidR="00F55996" w:rsidRDefault="00F55996" w:rsidP="00F43E50">
            <w:pPr>
              <w:pStyle w:val="aa"/>
              <w:snapToGrid w:val="0"/>
              <w:ind w:leftChars="0" w:left="0" w:firstLineChars="0" w:firstLine="0"/>
              <w:rPr>
                <w:sz w:val="20"/>
                <w:szCs w:val="18"/>
              </w:rPr>
            </w:pPr>
            <w:r w:rsidRPr="00F43E50">
              <w:rPr>
                <w:sz w:val="20"/>
                <w:szCs w:val="18"/>
              </w:rPr>
              <w:t>EVChargingStation</w:t>
            </w:r>
          </w:p>
        </w:tc>
        <w:tc>
          <w:tcPr>
            <w:tcW w:w="1491" w:type="pct"/>
          </w:tcPr>
          <w:p w14:paraId="21BE5B03" w14:textId="2874FB14" w:rsidR="00F55996" w:rsidRDefault="00F55996" w:rsidP="00F43E50">
            <w:pPr>
              <w:pStyle w:val="aa"/>
              <w:snapToGrid w:val="0"/>
              <w:ind w:leftChars="0" w:left="0" w:firstLineChars="0" w:firstLine="0"/>
              <w:rPr>
                <w:sz w:val="20"/>
                <w:szCs w:val="18"/>
              </w:rPr>
            </w:pPr>
            <w:r>
              <w:rPr>
                <w:rFonts w:hint="eastAsia"/>
                <w:sz w:val="20"/>
                <w:szCs w:val="18"/>
              </w:rPr>
              <w:t>Smart data model</w:t>
            </w:r>
          </w:p>
        </w:tc>
      </w:tr>
    </w:tbl>
    <w:p w14:paraId="516CEFF6" w14:textId="77777777" w:rsidR="008970B4" w:rsidRDefault="008970B4" w:rsidP="008970B4">
      <w:pPr>
        <w:pStyle w:val="51"/>
      </w:pPr>
      <w:r>
        <w:rPr>
          <w:rFonts w:hint="eastAsia"/>
        </w:rPr>
        <w:t>データモデル</w:t>
      </w:r>
    </w:p>
    <w:p w14:paraId="5B3E94B2" w14:textId="33012404" w:rsidR="008970B4" w:rsidRDefault="00ED0042" w:rsidP="008970B4">
      <w:pPr>
        <w:pStyle w:val="aa"/>
        <w:ind w:left="360" w:firstLine="220"/>
      </w:pPr>
      <w:r w:rsidRPr="00ED0042">
        <w:rPr>
          <w:sz w:val="22"/>
          <w:szCs w:val="21"/>
        </w:rPr>
        <w:t>S</w:t>
      </w:r>
      <w:r w:rsidRPr="00F55996">
        <w:rPr>
          <w:rFonts w:hint="eastAsia"/>
        </w:rPr>
        <w:t>chema.orgのガソリンスタンド</w:t>
      </w:r>
      <w:r w:rsidR="00F55996" w:rsidRPr="00F55996">
        <w:rPr>
          <w:rFonts w:hint="eastAsia"/>
        </w:rPr>
        <w:t>と</w:t>
      </w:r>
      <w:r w:rsidR="00F55996" w:rsidRPr="00F55996">
        <w:t>Smart data model</w:t>
      </w:r>
      <w:r w:rsidR="00F55996" w:rsidRPr="00F55996">
        <w:rPr>
          <w:rFonts w:hint="eastAsia"/>
        </w:rPr>
        <w:t>のEVスタンド</w:t>
      </w:r>
      <w:r w:rsidRPr="00F55996">
        <w:rPr>
          <w:rFonts w:hint="eastAsia"/>
        </w:rPr>
        <w:t>を参考</w:t>
      </w:r>
      <w:r>
        <w:rPr>
          <w:rFonts w:hint="eastAsia"/>
        </w:rPr>
        <w:t>に、</w:t>
      </w:r>
      <w:r w:rsidR="005071BD">
        <w:rPr>
          <w:rFonts w:hint="eastAsia"/>
        </w:rPr>
        <w:t>以下に</w:t>
      </w:r>
      <w:r>
        <w:rPr>
          <w:rFonts w:hint="eastAsia"/>
        </w:rPr>
        <w:t>データモデルを</w:t>
      </w:r>
      <w:r w:rsidR="00F55996">
        <w:rPr>
          <w:rFonts w:hint="eastAsia"/>
        </w:rPr>
        <w:t>整理</w:t>
      </w:r>
      <w:r w:rsidR="00BF7352">
        <w:rPr>
          <w:rFonts w:hint="eastAsia"/>
        </w:rPr>
        <w:t>します</w:t>
      </w:r>
      <w:r w:rsidR="005071BD">
        <w:rPr>
          <w:rFonts w:hint="eastAsia"/>
        </w:rPr>
        <w:t>。</w:t>
      </w:r>
    </w:p>
    <w:p w14:paraId="2F6E3A52" w14:textId="77777777" w:rsidR="00B25D6E" w:rsidRDefault="00B25D6E" w:rsidP="008970B4">
      <w:pPr>
        <w:pStyle w:val="aa"/>
        <w:ind w:left="360" w:firstLine="240"/>
      </w:pPr>
    </w:p>
    <w:tbl>
      <w:tblPr>
        <w:tblStyle w:val="aff"/>
        <w:tblW w:w="0" w:type="auto"/>
        <w:tblInd w:w="421" w:type="dxa"/>
        <w:tblLook w:val="04A0" w:firstRow="1" w:lastRow="0" w:firstColumn="1" w:lastColumn="0" w:noHBand="0" w:noVBand="1"/>
      </w:tblPr>
      <w:tblGrid>
        <w:gridCol w:w="1688"/>
        <w:gridCol w:w="2316"/>
        <w:gridCol w:w="4069"/>
      </w:tblGrid>
      <w:tr w:rsidR="007941A3" w:rsidRPr="00904988" w14:paraId="59C70F13" w14:textId="77777777" w:rsidTr="30EC2B1F">
        <w:tc>
          <w:tcPr>
            <w:tcW w:w="1701" w:type="dxa"/>
            <w:shd w:val="clear" w:color="auto" w:fill="D9D9D9" w:themeFill="background1" w:themeFillShade="D9"/>
          </w:tcPr>
          <w:p w14:paraId="50C9CA42" w14:textId="4B0336CE" w:rsidR="007941A3" w:rsidRPr="007F74B5" w:rsidRDefault="007941A3" w:rsidP="007F74B5">
            <w:pPr>
              <w:snapToGrid w:val="0"/>
              <w:rPr>
                <w:sz w:val="20"/>
                <w:szCs w:val="20"/>
              </w:rPr>
            </w:pPr>
            <w:r w:rsidRPr="007F74B5">
              <w:rPr>
                <w:rFonts w:hint="eastAsia"/>
                <w:sz w:val="20"/>
                <w:szCs w:val="20"/>
              </w:rPr>
              <w:t>データ項目</w:t>
            </w:r>
          </w:p>
        </w:tc>
        <w:tc>
          <w:tcPr>
            <w:tcW w:w="2268" w:type="dxa"/>
            <w:shd w:val="clear" w:color="auto" w:fill="D9D9D9" w:themeFill="background1" w:themeFillShade="D9"/>
          </w:tcPr>
          <w:p w14:paraId="6861370B" w14:textId="090E02E6" w:rsidR="007941A3" w:rsidRPr="007F74B5" w:rsidRDefault="00B42796" w:rsidP="007F74B5">
            <w:pPr>
              <w:snapToGrid w:val="0"/>
              <w:rPr>
                <w:sz w:val="20"/>
                <w:szCs w:val="20"/>
              </w:rPr>
            </w:pPr>
            <w:r w:rsidRPr="007F74B5">
              <w:rPr>
                <w:sz w:val="20"/>
                <w:szCs w:val="20"/>
              </w:rPr>
              <w:t>smart-data-models</w:t>
            </w:r>
          </w:p>
        </w:tc>
        <w:tc>
          <w:tcPr>
            <w:tcW w:w="4104" w:type="dxa"/>
            <w:shd w:val="clear" w:color="auto" w:fill="D9D9D9" w:themeFill="background1" w:themeFillShade="D9"/>
          </w:tcPr>
          <w:p w14:paraId="74897E81" w14:textId="183A8FE4" w:rsidR="007941A3" w:rsidRPr="007F74B5" w:rsidRDefault="007941A3" w:rsidP="007F74B5">
            <w:pPr>
              <w:snapToGrid w:val="0"/>
              <w:rPr>
                <w:sz w:val="20"/>
                <w:szCs w:val="20"/>
              </w:rPr>
            </w:pPr>
            <w:r w:rsidRPr="007F74B5">
              <w:rPr>
                <w:rFonts w:hint="eastAsia"/>
                <w:sz w:val="20"/>
                <w:szCs w:val="20"/>
              </w:rPr>
              <w:t>説明</w:t>
            </w:r>
          </w:p>
        </w:tc>
      </w:tr>
      <w:tr w:rsidR="00360C8B" w:rsidRPr="00904988" w14:paraId="474A7EB3" w14:textId="77777777" w:rsidTr="30EC2B1F">
        <w:tc>
          <w:tcPr>
            <w:tcW w:w="1701" w:type="dxa"/>
            <w:shd w:val="clear" w:color="auto" w:fill="auto"/>
          </w:tcPr>
          <w:p w14:paraId="5998EEC1" w14:textId="77777777" w:rsidR="00360C8B" w:rsidRPr="007F74B5" w:rsidRDefault="00360C8B" w:rsidP="007F74B5">
            <w:pPr>
              <w:snapToGrid w:val="0"/>
              <w:rPr>
                <w:sz w:val="20"/>
                <w:szCs w:val="20"/>
              </w:rPr>
            </w:pPr>
            <w:r w:rsidRPr="007F74B5">
              <w:rPr>
                <w:rFonts w:hint="eastAsia"/>
                <w:sz w:val="20"/>
                <w:szCs w:val="20"/>
              </w:rPr>
              <w:t>ID</w:t>
            </w:r>
          </w:p>
        </w:tc>
        <w:tc>
          <w:tcPr>
            <w:tcW w:w="2268" w:type="dxa"/>
            <w:shd w:val="clear" w:color="auto" w:fill="auto"/>
          </w:tcPr>
          <w:p w14:paraId="5B0C593F" w14:textId="77777777" w:rsidR="00360C8B" w:rsidRPr="007F74B5" w:rsidRDefault="00360C8B" w:rsidP="007F74B5">
            <w:pPr>
              <w:snapToGrid w:val="0"/>
              <w:rPr>
                <w:sz w:val="20"/>
                <w:szCs w:val="20"/>
              </w:rPr>
            </w:pPr>
            <w:r w:rsidRPr="007F74B5">
              <w:rPr>
                <w:sz w:val="20"/>
                <w:szCs w:val="20"/>
              </w:rPr>
              <w:t>id</w:t>
            </w:r>
          </w:p>
        </w:tc>
        <w:tc>
          <w:tcPr>
            <w:tcW w:w="4104" w:type="dxa"/>
            <w:shd w:val="clear" w:color="auto" w:fill="auto"/>
          </w:tcPr>
          <w:p w14:paraId="03C8BEC0" w14:textId="77777777" w:rsidR="00360C8B" w:rsidRPr="007F74B5" w:rsidRDefault="00360C8B" w:rsidP="007F74B5">
            <w:pPr>
              <w:snapToGrid w:val="0"/>
              <w:rPr>
                <w:sz w:val="20"/>
                <w:szCs w:val="20"/>
              </w:rPr>
            </w:pPr>
            <w:r w:rsidRPr="007F74B5">
              <w:rPr>
                <w:rFonts w:hint="eastAsia"/>
                <w:sz w:val="20"/>
                <w:szCs w:val="20"/>
              </w:rPr>
              <w:t>ID</w:t>
            </w:r>
          </w:p>
        </w:tc>
      </w:tr>
      <w:tr w:rsidR="00360C8B" w:rsidRPr="00904988" w14:paraId="13309F78" w14:textId="77777777" w:rsidTr="30EC2B1F">
        <w:tc>
          <w:tcPr>
            <w:tcW w:w="1701" w:type="dxa"/>
            <w:shd w:val="clear" w:color="auto" w:fill="auto"/>
          </w:tcPr>
          <w:p w14:paraId="0FEB86A7" w14:textId="77777777" w:rsidR="00360C8B" w:rsidRPr="007F74B5" w:rsidRDefault="00360C8B" w:rsidP="007F74B5">
            <w:pPr>
              <w:snapToGrid w:val="0"/>
              <w:rPr>
                <w:sz w:val="20"/>
                <w:szCs w:val="20"/>
              </w:rPr>
            </w:pPr>
            <w:r w:rsidRPr="007F74B5">
              <w:rPr>
                <w:rFonts w:hint="eastAsia"/>
                <w:sz w:val="20"/>
                <w:szCs w:val="20"/>
              </w:rPr>
              <w:t>ブランド</w:t>
            </w:r>
          </w:p>
        </w:tc>
        <w:tc>
          <w:tcPr>
            <w:tcW w:w="2268" w:type="dxa"/>
            <w:shd w:val="clear" w:color="auto" w:fill="auto"/>
          </w:tcPr>
          <w:p w14:paraId="59995E2D" w14:textId="77777777" w:rsidR="00360C8B" w:rsidRPr="007F74B5" w:rsidRDefault="00360C8B" w:rsidP="007F74B5">
            <w:pPr>
              <w:snapToGrid w:val="0"/>
              <w:rPr>
                <w:sz w:val="20"/>
                <w:szCs w:val="20"/>
              </w:rPr>
            </w:pPr>
            <w:r w:rsidRPr="007F74B5">
              <w:rPr>
                <w:sz w:val="20"/>
                <w:szCs w:val="20"/>
              </w:rPr>
              <w:t>network</w:t>
            </w:r>
          </w:p>
        </w:tc>
        <w:tc>
          <w:tcPr>
            <w:tcW w:w="4104" w:type="dxa"/>
            <w:shd w:val="clear" w:color="auto" w:fill="auto"/>
          </w:tcPr>
          <w:p w14:paraId="6BBED650" w14:textId="17141825" w:rsidR="00360C8B" w:rsidRPr="007F74B5" w:rsidRDefault="00A415D1" w:rsidP="007F74B5">
            <w:pPr>
              <w:snapToGrid w:val="0"/>
              <w:rPr>
                <w:sz w:val="20"/>
                <w:szCs w:val="20"/>
              </w:rPr>
            </w:pPr>
            <w:r w:rsidRPr="007F74B5">
              <w:rPr>
                <w:rFonts w:hint="eastAsia"/>
                <w:sz w:val="20"/>
                <w:szCs w:val="20"/>
              </w:rPr>
              <w:t>ガソリンや水素を提供するブランド</w:t>
            </w:r>
            <w:r w:rsidR="00637B68" w:rsidRPr="007F74B5">
              <w:rPr>
                <w:rFonts w:hint="eastAsia"/>
                <w:sz w:val="20"/>
                <w:szCs w:val="20"/>
              </w:rPr>
              <w:t>名</w:t>
            </w:r>
          </w:p>
        </w:tc>
      </w:tr>
      <w:tr w:rsidR="00360C8B" w:rsidRPr="00904988" w14:paraId="35DD6F51" w14:textId="77777777" w:rsidTr="30EC2B1F">
        <w:tc>
          <w:tcPr>
            <w:tcW w:w="1701" w:type="dxa"/>
          </w:tcPr>
          <w:p w14:paraId="4B62815B" w14:textId="77777777" w:rsidR="00360C8B" w:rsidRPr="007F74B5" w:rsidRDefault="00360C8B" w:rsidP="007F74B5">
            <w:pPr>
              <w:snapToGrid w:val="0"/>
              <w:rPr>
                <w:sz w:val="20"/>
                <w:szCs w:val="20"/>
              </w:rPr>
            </w:pPr>
            <w:r w:rsidRPr="007F74B5">
              <w:rPr>
                <w:rFonts w:hint="eastAsia"/>
                <w:sz w:val="20"/>
                <w:szCs w:val="20"/>
              </w:rPr>
              <w:t>事業所名</w:t>
            </w:r>
          </w:p>
        </w:tc>
        <w:tc>
          <w:tcPr>
            <w:tcW w:w="2268" w:type="dxa"/>
          </w:tcPr>
          <w:p w14:paraId="1D0953D5" w14:textId="77777777" w:rsidR="00360C8B" w:rsidRPr="007F74B5" w:rsidRDefault="00360C8B" w:rsidP="007F74B5">
            <w:pPr>
              <w:snapToGrid w:val="0"/>
              <w:rPr>
                <w:sz w:val="20"/>
                <w:szCs w:val="20"/>
              </w:rPr>
            </w:pPr>
            <w:r w:rsidRPr="007F74B5">
              <w:rPr>
                <w:sz w:val="20"/>
                <w:szCs w:val="20"/>
              </w:rPr>
              <w:t>name</w:t>
            </w:r>
          </w:p>
        </w:tc>
        <w:tc>
          <w:tcPr>
            <w:tcW w:w="4104" w:type="dxa"/>
          </w:tcPr>
          <w:p w14:paraId="09E1C8B5" w14:textId="4748CA3E" w:rsidR="00360C8B" w:rsidRPr="007F74B5" w:rsidRDefault="00637B68" w:rsidP="007F74B5">
            <w:pPr>
              <w:snapToGrid w:val="0"/>
              <w:rPr>
                <w:sz w:val="20"/>
                <w:szCs w:val="20"/>
              </w:rPr>
            </w:pPr>
            <w:r w:rsidRPr="007F74B5">
              <w:rPr>
                <w:rFonts w:hint="eastAsia"/>
                <w:sz w:val="20"/>
                <w:szCs w:val="20"/>
              </w:rPr>
              <w:t>事業所の名称</w:t>
            </w:r>
          </w:p>
        </w:tc>
      </w:tr>
      <w:tr w:rsidR="00360C8B" w:rsidRPr="00904988" w14:paraId="25B4E333" w14:textId="77777777" w:rsidTr="30EC2B1F">
        <w:tc>
          <w:tcPr>
            <w:tcW w:w="1701" w:type="dxa"/>
          </w:tcPr>
          <w:p w14:paraId="0B044CAC" w14:textId="77777777" w:rsidR="00360C8B" w:rsidRPr="007F74B5" w:rsidRDefault="00360C8B" w:rsidP="007F74B5">
            <w:pPr>
              <w:snapToGrid w:val="0"/>
              <w:rPr>
                <w:sz w:val="20"/>
                <w:szCs w:val="20"/>
              </w:rPr>
            </w:pPr>
            <w:r w:rsidRPr="007F74B5">
              <w:rPr>
                <w:rFonts w:hint="eastAsia"/>
                <w:sz w:val="20"/>
                <w:szCs w:val="20"/>
              </w:rPr>
              <w:t>別名</w:t>
            </w:r>
          </w:p>
        </w:tc>
        <w:tc>
          <w:tcPr>
            <w:tcW w:w="2268" w:type="dxa"/>
          </w:tcPr>
          <w:p w14:paraId="3EFE1895" w14:textId="77777777" w:rsidR="00360C8B" w:rsidRPr="007F74B5" w:rsidRDefault="00360C8B" w:rsidP="007F74B5">
            <w:pPr>
              <w:snapToGrid w:val="0"/>
              <w:rPr>
                <w:sz w:val="20"/>
                <w:szCs w:val="20"/>
              </w:rPr>
            </w:pPr>
            <w:r w:rsidRPr="007F74B5">
              <w:rPr>
                <w:sz w:val="20"/>
                <w:szCs w:val="20"/>
              </w:rPr>
              <w:t>alternateName</w:t>
            </w:r>
          </w:p>
        </w:tc>
        <w:tc>
          <w:tcPr>
            <w:tcW w:w="4104" w:type="dxa"/>
          </w:tcPr>
          <w:p w14:paraId="3501EB83" w14:textId="533A0C87" w:rsidR="00360C8B" w:rsidRPr="007F74B5" w:rsidRDefault="00637B68" w:rsidP="007F74B5">
            <w:pPr>
              <w:snapToGrid w:val="0"/>
              <w:rPr>
                <w:sz w:val="20"/>
                <w:szCs w:val="20"/>
              </w:rPr>
            </w:pPr>
            <w:r w:rsidRPr="007F74B5">
              <w:rPr>
                <w:rFonts w:hint="eastAsia"/>
                <w:sz w:val="20"/>
                <w:szCs w:val="20"/>
              </w:rPr>
              <w:t>事業所の愛称など別称があるときに記入</w:t>
            </w:r>
          </w:p>
        </w:tc>
      </w:tr>
      <w:tr w:rsidR="00360C8B" w:rsidRPr="00904988" w14:paraId="091F52C1" w14:textId="77777777" w:rsidTr="30EC2B1F">
        <w:tc>
          <w:tcPr>
            <w:tcW w:w="1701" w:type="dxa"/>
          </w:tcPr>
          <w:p w14:paraId="277CD081" w14:textId="77777777" w:rsidR="00360C8B" w:rsidRPr="007F74B5" w:rsidRDefault="00360C8B" w:rsidP="007F74B5">
            <w:pPr>
              <w:snapToGrid w:val="0"/>
              <w:rPr>
                <w:sz w:val="20"/>
                <w:szCs w:val="20"/>
              </w:rPr>
            </w:pPr>
            <w:r w:rsidRPr="007F74B5">
              <w:rPr>
                <w:rFonts w:hint="eastAsia"/>
                <w:sz w:val="20"/>
                <w:szCs w:val="20"/>
              </w:rPr>
              <w:t>説明</w:t>
            </w:r>
          </w:p>
        </w:tc>
        <w:tc>
          <w:tcPr>
            <w:tcW w:w="2268" w:type="dxa"/>
          </w:tcPr>
          <w:p w14:paraId="7A57A872" w14:textId="77777777" w:rsidR="00360C8B" w:rsidRPr="007F74B5" w:rsidRDefault="00360C8B" w:rsidP="007F74B5">
            <w:pPr>
              <w:snapToGrid w:val="0"/>
              <w:rPr>
                <w:sz w:val="20"/>
                <w:szCs w:val="20"/>
              </w:rPr>
            </w:pPr>
            <w:r w:rsidRPr="007F74B5">
              <w:rPr>
                <w:sz w:val="20"/>
                <w:szCs w:val="20"/>
              </w:rPr>
              <w:t xml:space="preserve">description </w:t>
            </w:r>
          </w:p>
        </w:tc>
        <w:tc>
          <w:tcPr>
            <w:tcW w:w="4104" w:type="dxa"/>
          </w:tcPr>
          <w:p w14:paraId="0FE6177A" w14:textId="20F0BAC9" w:rsidR="00360C8B" w:rsidRPr="007F74B5" w:rsidRDefault="00637B68" w:rsidP="007F74B5">
            <w:pPr>
              <w:snapToGrid w:val="0"/>
              <w:rPr>
                <w:sz w:val="20"/>
                <w:szCs w:val="20"/>
              </w:rPr>
            </w:pPr>
            <w:r w:rsidRPr="007F74B5">
              <w:rPr>
                <w:rFonts w:hint="eastAsia"/>
                <w:sz w:val="20"/>
                <w:szCs w:val="20"/>
              </w:rPr>
              <w:t>サービス内容などを記入</w:t>
            </w:r>
          </w:p>
        </w:tc>
      </w:tr>
      <w:tr w:rsidR="00360C8B" w:rsidRPr="00904988" w14:paraId="2868D152" w14:textId="77777777" w:rsidTr="30EC2B1F">
        <w:tc>
          <w:tcPr>
            <w:tcW w:w="1701" w:type="dxa"/>
          </w:tcPr>
          <w:p w14:paraId="11B668C5" w14:textId="77777777" w:rsidR="00360C8B" w:rsidRPr="007F74B5" w:rsidRDefault="00360C8B" w:rsidP="007F74B5">
            <w:pPr>
              <w:snapToGrid w:val="0"/>
              <w:rPr>
                <w:sz w:val="20"/>
                <w:szCs w:val="20"/>
              </w:rPr>
            </w:pPr>
            <w:r w:rsidRPr="007F74B5">
              <w:rPr>
                <w:rFonts w:hint="eastAsia"/>
                <w:sz w:val="20"/>
                <w:szCs w:val="20"/>
              </w:rPr>
              <w:t>利用可能曜日</w:t>
            </w:r>
          </w:p>
        </w:tc>
        <w:tc>
          <w:tcPr>
            <w:tcW w:w="2268" w:type="dxa"/>
          </w:tcPr>
          <w:p w14:paraId="1DDDF8F4" w14:textId="5973F2E3" w:rsidR="00360C8B" w:rsidRPr="007F74B5" w:rsidRDefault="5A190F78" w:rsidP="007F74B5">
            <w:pPr>
              <w:snapToGrid w:val="0"/>
              <w:rPr>
                <w:sz w:val="20"/>
                <w:szCs w:val="20"/>
              </w:rPr>
            </w:pPr>
            <w:r w:rsidRPr="30EC2B1F">
              <w:rPr>
                <w:sz w:val="20"/>
                <w:szCs w:val="20"/>
              </w:rPr>
              <w:t>availableDays</w:t>
            </w:r>
          </w:p>
        </w:tc>
        <w:tc>
          <w:tcPr>
            <w:tcW w:w="4104" w:type="dxa"/>
          </w:tcPr>
          <w:p w14:paraId="67A462A2" w14:textId="0FB94C40" w:rsidR="00360C8B" w:rsidRPr="007F74B5" w:rsidRDefault="00637B68" w:rsidP="007F74B5">
            <w:pPr>
              <w:snapToGrid w:val="0"/>
              <w:rPr>
                <w:sz w:val="20"/>
                <w:szCs w:val="20"/>
              </w:rPr>
            </w:pPr>
            <w:r w:rsidRPr="007F74B5">
              <w:rPr>
                <w:rFonts w:hint="eastAsia"/>
                <w:sz w:val="20"/>
                <w:szCs w:val="20"/>
              </w:rPr>
              <w:t>利用可能な曜日を記入</w:t>
            </w:r>
          </w:p>
        </w:tc>
      </w:tr>
      <w:tr w:rsidR="00360C8B" w:rsidRPr="00904988" w14:paraId="595001A3" w14:textId="77777777" w:rsidTr="30EC2B1F">
        <w:tc>
          <w:tcPr>
            <w:tcW w:w="1701" w:type="dxa"/>
          </w:tcPr>
          <w:p w14:paraId="583302EA" w14:textId="77777777" w:rsidR="00360C8B" w:rsidRPr="007F74B5" w:rsidRDefault="00360C8B" w:rsidP="007F74B5">
            <w:pPr>
              <w:snapToGrid w:val="0"/>
              <w:rPr>
                <w:sz w:val="20"/>
                <w:szCs w:val="20"/>
              </w:rPr>
            </w:pPr>
            <w:r w:rsidRPr="007F74B5">
              <w:rPr>
                <w:rFonts w:hint="eastAsia"/>
                <w:sz w:val="20"/>
                <w:szCs w:val="20"/>
              </w:rPr>
              <w:t>開店時間</w:t>
            </w:r>
          </w:p>
        </w:tc>
        <w:tc>
          <w:tcPr>
            <w:tcW w:w="2268" w:type="dxa"/>
          </w:tcPr>
          <w:p w14:paraId="3803B9D4" w14:textId="77777777" w:rsidR="00360C8B" w:rsidRPr="007F74B5" w:rsidRDefault="00360C8B" w:rsidP="007F74B5">
            <w:pPr>
              <w:snapToGrid w:val="0"/>
              <w:rPr>
                <w:sz w:val="20"/>
                <w:szCs w:val="20"/>
              </w:rPr>
            </w:pPr>
            <w:r w:rsidRPr="007F74B5">
              <w:rPr>
                <w:sz w:val="20"/>
                <w:szCs w:val="20"/>
              </w:rPr>
              <w:t>openingHours</w:t>
            </w:r>
          </w:p>
        </w:tc>
        <w:tc>
          <w:tcPr>
            <w:tcW w:w="4104" w:type="dxa"/>
          </w:tcPr>
          <w:p w14:paraId="01FCC64C" w14:textId="4170D5A8" w:rsidR="00360C8B" w:rsidRPr="007F74B5" w:rsidRDefault="00637B68" w:rsidP="007F74B5">
            <w:pPr>
              <w:snapToGrid w:val="0"/>
              <w:rPr>
                <w:sz w:val="20"/>
                <w:szCs w:val="20"/>
              </w:rPr>
            </w:pPr>
            <w:r w:rsidRPr="007F74B5">
              <w:rPr>
                <w:rFonts w:hint="eastAsia"/>
                <w:sz w:val="20"/>
                <w:szCs w:val="20"/>
              </w:rPr>
              <w:t>開店時間を記入</w:t>
            </w:r>
          </w:p>
        </w:tc>
      </w:tr>
      <w:tr w:rsidR="00360C8B" w:rsidRPr="00904988" w14:paraId="080458F0" w14:textId="77777777" w:rsidTr="30EC2B1F">
        <w:tc>
          <w:tcPr>
            <w:tcW w:w="1701" w:type="dxa"/>
          </w:tcPr>
          <w:p w14:paraId="6D5BB49D" w14:textId="77777777" w:rsidR="00360C8B" w:rsidRPr="007F74B5" w:rsidRDefault="00360C8B" w:rsidP="007F74B5">
            <w:pPr>
              <w:snapToGrid w:val="0"/>
              <w:rPr>
                <w:sz w:val="20"/>
                <w:szCs w:val="20"/>
              </w:rPr>
            </w:pPr>
            <w:r w:rsidRPr="007F74B5">
              <w:rPr>
                <w:rFonts w:hint="eastAsia"/>
                <w:sz w:val="20"/>
                <w:szCs w:val="20"/>
              </w:rPr>
              <w:t>閉店時間</w:t>
            </w:r>
          </w:p>
        </w:tc>
        <w:tc>
          <w:tcPr>
            <w:tcW w:w="2268" w:type="dxa"/>
          </w:tcPr>
          <w:p w14:paraId="722CD92D" w14:textId="1F76EA3C" w:rsidR="00360C8B" w:rsidRPr="007F74B5" w:rsidRDefault="00637B68" w:rsidP="007F74B5">
            <w:pPr>
              <w:snapToGrid w:val="0"/>
              <w:rPr>
                <w:sz w:val="20"/>
                <w:szCs w:val="20"/>
              </w:rPr>
            </w:pPr>
            <w:r w:rsidRPr="007F74B5">
              <w:rPr>
                <w:sz w:val="20"/>
                <w:szCs w:val="20"/>
              </w:rPr>
              <w:t>openingHours</w:t>
            </w:r>
          </w:p>
        </w:tc>
        <w:tc>
          <w:tcPr>
            <w:tcW w:w="4104" w:type="dxa"/>
          </w:tcPr>
          <w:p w14:paraId="3D949426" w14:textId="2A16476B" w:rsidR="00360C8B" w:rsidRPr="007F74B5" w:rsidRDefault="00637B68" w:rsidP="007F74B5">
            <w:pPr>
              <w:snapToGrid w:val="0"/>
              <w:rPr>
                <w:sz w:val="20"/>
                <w:szCs w:val="20"/>
              </w:rPr>
            </w:pPr>
            <w:r w:rsidRPr="007F74B5">
              <w:rPr>
                <w:rFonts w:hint="eastAsia"/>
                <w:sz w:val="20"/>
                <w:szCs w:val="20"/>
              </w:rPr>
              <w:t>閉店時間を記入</w:t>
            </w:r>
          </w:p>
        </w:tc>
      </w:tr>
      <w:tr w:rsidR="00360C8B" w:rsidRPr="00904988" w14:paraId="5CED0929" w14:textId="77777777" w:rsidTr="30EC2B1F">
        <w:tc>
          <w:tcPr>
            <w:tcW w:w="1701" w:type="dxa"/>
          </w:tcPr>
          <w:p w14:paraId="29D4AE94" w14:textId="77777777" w:rsidR="00360C8B" w:rsidRPr="007F74B5" w:rsidRDefault="00360C8B" w:rsidP="007F74B5">
            <w:pPr>
              <w:snapToGrid w:val="0"/>
              <w:rPr>
                <w:sz w:val="20"/>
                <w:szCs w:val="20"/>
              </w:rPr>
            </w:pPr>
            <w:r w:rsidRPr="007F74B5">
              <w:rPr>
                <w:rFonts w:hint="eastAsia"/>
                <w:sz w:val="20"/>
                <w:szCs w:val="20"/>
              </w:rPr>
              <w:t>住所</w:t>
            </w:r>
          </w:p>
        </w:tc>
        <w:tc>
          <w:tcPr>
            <w:tcW w:w="2268" w:type="dxa"/>
          </w:tcPr>
          <w:p w14:paraId="5F3A30DE" w14:textId="77777777" w:rsidR="00360C8B" w:rsidRPr="007F74B5" w:rsidRDefault="00360C8B" w:rsidP="007F74B5">
            <w:pPr>
              <w:snapToGrid w:val="0"/>
              <w:rPr>
                <w:sz w:val="20"/>
                <w:szCs w:val="20"/>
              </w:rPr>
            </w:pPr>
            <w:r w:rsidRPr="007F74B5">
              <w:rPr>
                <w:sz w:val="20"/>
                <w:szCs w:val="20"/>
              </w:rPr>
              <w:t>address</w:t>
            </w:r>
          </w:p>
        </w:tc>
        <w:tc>
          <w:tcPr>
            <w:tcW w:w="4104" w:type="dxa"/>
          </w:tcPr>
          <w:p w14:paraId="56718AF7" w14:textId="637E760C" w:rsidR="00360C8B" w:rsidRPr="007F74B5" w:rsidRDefault="00323F71" w:rsidP="007F74B5">
            <w:pPr>
              <w:snapToGrid w:val="0"/>
              <w:rPr>
                <w:sz w:val="20"/>
                <w:szCs w:val="20"/>
              </w:rPr>
            </w:pPr>
            <w:r w:rsidRPr="009D76DF">
              <w:rPr>
                <w:rFonts w:hAnsi="ＭＳ 明朝" w:cs="游明朝" w:hint="eastAsia"/>
                <w:bCs/>
                <w:sz w:val="20"/>
                <w:szCs w:val="20"/>
              </w:rPr>
              <w:t>住所情報（住所</w:t>
            </w:r>
            <w:r>
              <w:rPr>
                <w:rFonts w:hAnsi="ＭＳ 明朝" w:cs="游明朝" w:hint="eastAsia"/>
                <w:bCs/>
                <w:sz w:val="20"/>
                <w:szCs w:val="20"/>
              </w:rPr>
              <w:t>型</w:t>
            </w:r>
            <w:r w:rsidRPr="009D76DF">
              <w:rPr>
                <w:rFonts w:hAnsi="ＭＳ 明朝" w:cs="游明朝" w:hint="eastAsia"/>
                <w:bCs/>
                <w:sz w:val="20"/>
                <w:szCs w:val="20"/>
              </w:rPr>
              <w:t>）</w:t>
            </w:r>
          </w:p>
        </w:tc>
      </w:tr>
      <w:tr w:rsidR="00360C8B" w:rsidRPr="00904988" w14:paraId="14506221" w14:textId="77777777" w:rsidTr="30EC2B1F">
        <w:tc>
          <w:tcPr>
            <w:tcW w:w="1701" w:type="dxa"/>
          </w:tcPr>
          <w:p w14:paraId="0C854529" w14:textId="77777777" w:rsidR="00360C8B" w:rsidRPr="007F74B5" w:rsidRDefault="00360C8B" w:rsidP="007F74B5">
            <w:pPr>
              <w:snapToGrid w:val="0"/>
              <w:rPr>
                <w:sz w:val="20"/>
                <w:szCs w:val="20"/>
              </w:rPr>
            </w:pPr>
            <w:r w:rsidRPr="007F74B5">
              <w:rPr>
                <w:rFonts w:hint="eastAsia"/>
                <w:sz w:val="20"/>
                <w:szCs w:val="20"/>
              </w:rPr>
              <w:t>対象車種</w:t>
            </w:r>
          </w:p>
        </w:tc>
        <w:tc>
          <w:tcPr>
            <w:tcW w:w="2268" w:type="dxa"/>
          </w:tcPr>
          <w:p w14:paraId="6FBAF282" w14:textId="77777777" w:rsidR="00360C8B" w:rsidRPr="007F74B5" w:rsidRDefault="00360C8B" w:rsidP="007F74B5">
            <w:pPr>
              <w:snapToGrid w:val="0"/>
              <w:rPr>
                <w:sz w:val="20"/>
                <w:szCs w:val="20"/>
              </w:rPr>
            </w:pPr>
            <w:r w:rsidRPr="007F74B5">
              <w:rPr>
                <w:sz w:val="20"/>
                <w:szCs w:val="20"/>
              </w:rPr>
              <w:t>allowedVehicleType</w:t>
            </w:r>
          </w:p>
        </w:tc>
        <w:tc>
          <w:tcPr>
            <w:tcW w:w="4104" w:type="dxa"/>
          </w:tcPr>
          <w:p w14:paraId="71F66367" w14:textId="7BFC41B7" w:rsidR="00360C8B" w:rsidRPr="007F74B5" w:rsidRDefault="00637B68" w:rsidP="007F74B5">
            <w:pPr>
              <w:snapToGrid w:val="0"/>
              <w:rPr>
                <w:sz w:val="20"/>
                <w:szCs w:val="20"/>
              </w:rPr>
            </w:pPr>
            <w:r w:rsidRPr="007F74B5">
              <w:rPr>
                <w:rFonts w:hint="eastAsia"/>
                <w:sz w:val="20"/>
                <w:szCs w:val="20"/>
              </w:rPr>
              <w:t>普通車、大型バス、○トン未満のトラック</w:t>
            </w:r>
          </w:p>
        </w:tc>
      </w:tr>
      <w:tr w:rsidR="00360C8B" w:rsidRPr="00904988" w14:paraId="1041A564" w14:textId="77777777" w:rsidTr="30EC2B1F">
        <w:tc>
          <w:tcPr>
            <w:tcW w:w="1701" w:type="dxa"/>
          </w:tcPr>
          <w:p w14:paraId="6AD13B44" w14:textId="77777777" w:rsidR="00360C8B" w:rsidRPr="007F74B5" w:rsidRDefault="00360C8B" w:rsidP="007F74B5">
            <w:pPr>
              <w:snapToGrid w:val="0"/>
              <w:rPr>
                <w:sz w:val="20"/>
                <w:szCs w:val="20"/>
              </w:rPr>
            </w:pPr>
            <w:r w:rsidRPr="007F74B5">
              <w:rPr>
                <w:rFonts w:hint="eastAsia"/>
                <w:sz w:val="20"/>
                <w:szCs w:val="20"/>
              </w:rPr>
              <w:t>利用可能車両数</w:t>
            </w:r>
          </w:p>
        </w:tc>
        <w:tc>
          <w:tcPr>
            <w:tcW w:w="2268" w:type="dxa"/>
          </w:tcPr>
          <w:p w14:paraId="77DB9124" w14:textId="77777777" w:rsidR="00360C8B" w:rsidRPr="007F74B5" w:rsidRDefault="00360C8B" w:rsidP="007F74B5">
            <w:pPr>
              <w:snapToGrid w:val="0"/>
              <w:rPr>
                <w:sz w:val="20"/>
                <w:szCs w:val="20"/>
              </w:rPr>
            </w:pPr>
            <w:r w:rsidRPr="007F74B5">
              <w:rPr>
                <w:sz w:val="20"/>
                <w:szCs w:val="20"/>
              </w:rPr>
              <w:t>availableCapacity</w:t>
            </w:r>
          </w:p>
        </w:tc>
        <w:tc>
          <w:tcPr>
            <w:tcW w:w="4104" w:type="dxa"/>
          </w:tcPr>
          <w:p w14:paraId="3D5C1295" w14:textId="5CAFB254" w:rsidR="00360C8B" w:rsidRPr="007F74B5" w:rsidRDefault="00637B68" w:rsidP="007F74B5">
            <w:pPr>
              <w:snapToGrid w:val="0"/>
              <w:rPr>
                <w:sz w:val="20"/>
                <w:szCs w:val="20"/>
              </w:rPr>
            </w:pPr>
            <w:r w:rsidRPr="007F74B5">
              <w:rPr>
                <w:rFonts w:hint="eastAsia"/>
                <w:sz w:val="20"/>
                <w:szCs w:val="20"/>
              </w:rPr>
              <w:t>現在利用可能な車両数</w:t>
            </w:r>
          </w:p>
        </w:tc>
      </w:tr>
      <w:tr w:rsidR="00360C8B" w:rsidRPr="00904988" w14:paraId="262FA4A8" w14:textId="77777777" w:rsidTr="30EC2B1F">
        <w:tc>
          <w:tcPr>
            <w:tcW w:w="1701" w:type="dxa"/>
          </w:tcPr>
          <w:p w14:paraId="417296D7" w14:textId="4A772665" w:rsidR="00360C8B" w:rsidRPr="007F74B5" w:rsidRDefault="00360C8B" w:rsidP="007F74B5">
            <w:pPr>
              <w:snapToGrid w:val="0"/>
              <w:rPr>
                <w:sz w:val="20"/>
                <w:szCs w:val="20"/>
              </w:rPr>
            </w:pPr>
            <w:r w:rsidRPr="007F74B5">
              <w:rPr>
                <w:rFonts w:hint="eastAsia"/>
                <w:sz w:val="20"/>
                <w:szCs w:val="20"/>
              </w:rPr>
              <w:t>最大車両数</w:t>
            </w:r>
          </w:p>
        </w:tc>
        <w:tc>
          <w:tcPr>
            <w:tcW w:w="2268" w:type="dxa"/>
          </w:tcPr>
          <w:p w14:paraId="641181B5" w14:textId="77777777" w:rsidR="00360C8B" w:rsidRPr="007F74B5" w:rsidRDefault="00360C8B" w:rsidP="007F74B5">
            <w:pPr>
              <w:snapToGrid w:val="0"/>
              <w:rPr>
                <w:sz w:val="20"/>
                <w:szCs w:val="20"/>
              </w:rPr>
            </w:pPr>
            <w:r w:rsidRPr="007F74B5">
              <w:rPr>
                <w:sz w:val="20"/>
                <w:szCs w:val="20"/>
              </w:rPr>
              <w:t>capacity</w:t>
            </w:r>
          </w:p>
        </w:tc>
        <w:tc>
          <w:tcPr>
            <w:tcW w:w="4104" w:type="dxa"/>
          </w:tcPr>
          <w:p w14:paraId="0EA9E129" w14:textId="22BE4E2A" w:rsidR="00360C8B" w:rsidRPr="007F74B5" w:rsidRDefault="00637B68" w:rsidP="007F74B5">
            <w:pPr>
              <w:snapToGrid w:val="0"/>
              <w:rPr>
                <w:sz w:val="20"/>
                <w:szCs w:val="20"/>
              </w:rPr>
            </w:pPr>
            <w:r w:rsidRPr="007F74B5">
              <w:rPr>
                <w:rFonts w:hint="eastAsia"/>
                <w:sz w:val="20"/>
                <w:szCs w:val="20"/>
              </w:rPr>
              <w:t>同時に供給可能な車両数</w:t>
            </w:r>
          </w:p>
        </w:tc>
      </w:tr>
      <w:tr w:rsidR="00360C8B" w:rsidRPr="00904988" w14:paraId="7DD21987" w14:textId="77777777" w:rsidTr="30EC2B1F">
        <w:tc>
          <w:tcPr>
            <w:tcW w:w="1701" w:type="dxa"/>
          </w:tcPr>
          <w:p w14:paraId="0CCC94CE" w14:textId="5F69A308" w:rsidR="00360C8B" w:rsidRPr="007F74B5" w:rsidRDefault="0048418F" w:rsidP="007F74B5">
            <w:pPr>
              <w:snapToGrid w:val="0"/>
              <w:rPr>
                <w:sz w:val="20"/>
                <w:szCs w:val="20"/>
              </w:rPr>
            </w:pPr>
            <w:r w:rsidRPr="007F74B5">
              <w:rPr>
                <w:rFonts w:hint="eastAsia"/>
                <w:sz w:val="20"/>
                <w:szCs w:val="20"/>
              </w:rPr>
              <w:t>燃料</w:t>
            </w:r>
          </w:p>
        </w:tc>
        <w:tc>
          <w:tcPr>
            <w:tcW w:w="2268" w:type="dxa"/>
          </w:tcPr>
          <w:p w14:paraId="1F755929" w14:textId="3E3E042D" w:rsidR="00360C8B" w:rsidRPr="007F74B5" w:rsidRDefault="00B46EC8" w:rsidP="007F74B5">
            <w:pPr>
              <w:snapToGrid w:val="0"/>
              <w:rPr>
                <w:sz w:val="20"/>
                <w:szCs w:val="20"/>
              </w:rPr>
            </w:pPr>
            <w:r>
              <w:rPr>
                <w:rFonts w:hint="eastAsia"/>
                <w:sz w:val="20"/>
                <w:szCs w:val="20"/>
              </w:rPr>
              <w:t>Fuel</w:t>
            </w:r>
            <w:r w:rsidR="00360C8B" w:rsidRPr="007F74B5">
              <w:rPr>
                <w:sz w:val="20"/>
                <w:szCs w:val="20"/>
              </w:rPr>
              <w:t>Type</w:t>
            </w:r>
          </w:p>
        </w:tc>
        <w:tc>
          <w:tcPr>
            <w:tcW w:w="4104" w:type="dxa"/>
          </w:tcPr>
          <w:p w14:paraId="73EA47D1" w14:textId="4A9EDB15" w:rsidR="00360C8B" w:rsidRPr="007F74B5" w:rsidRDefault="00637B68" w:rsidP="007F74B5">
            <w:pPr>
              <w:snapToGrid w:val="0"/>
              <w:rPr>
                <w:sz w:val="20"/>
                <w:szCs w:val="20"/>
              </w:rPr>
            </w:pPr>
            <w:r w:rsidRPr="007F74B5">
              <w:rPr>
                <w:rFonts w:hint="eastAsia"/>
                <w:sz w:val="20"/>
                <w:szCs w:val="20"/>
              </w:rPr>
              <w:t>供給可能な燃料の種類を</w:t>
            </w:r>
            <w:r w:rsidR="004A7348" w:rsidRPr="007F74B5">
              <w:rPr>
                <w:rFonts w:hint="eastAsia"/>
                <w:sz w:val="20"/>
                <w:szCs w:val="20"/>
              </w:rPr>
              <w:t>記入</w:t>
            </w:r>
          </w:p>
        </w:tc>
      </w:tr>
      <w:tr w:rsidR="00360C8B" w:rsidRPr="00904988" w14:paraId="62A0C468" w14:textId="77777777" w:rsidTr="30EC2B1F">
        <w:tc>
          <w:tcPr>
            <w:tcW w:w="1701" w:type="dxa"/>
          </w:tcPr>
          <w:p w14:paraId="002A52F2" w14:textId="77777777" w:rsidR="00360C8B" w:rsidRPr="007F74B5" w:rsidRDefault="00360C8B" w:rsidP="007F74B5">
            <w:pPr>
              <w:snapToGrid w:val="0"/>
              <w:rPr>
                <w:sz w:val="20"/>
                <w:szCs w:val="20"/>
              </w:rPr>
            </w:pPr>
            <w:r w:rsidRPr="007F74B5">
              <w:rPr>
                <w:rFonts w:hint="eastAsia"/>
                <w:sz w:val="20"/>
                <w:szCs w:val="20"/>
              </w:rPr>
              <w:t>支払方法</w:t>
            </w:r>
          </w:p>
        </w:tc>
        <w:tc>
          <w:tcPr>
            <w:tcW w:w="2268" w:type="dxa"/>
          </w:tcPr>
          <w:p w14:paraId="72BCCDFA" w14:textId="77777777" w:rsidR="00360C8B" w:rsidRPr="007F74B5" w:rsidRDefault="00360C8B" w:rsidP="007F74B5">
            <w:pPr>
              <w:snapToGrid w:val="0"/>
              <w:rPr>
                <w:sz w:val="20"/>
                <w:szCs w:val="20"/>
              </w:rPr>
            </w:pPr>
            <w:r w:rsidRPr="007F74B5">
              <w:rPr>
                <w:sz w:val="20"/>
                <w:szCs w:val="20"/>
              </w:rPr>
              <w:t>acceptedPaymentMethod</w:t>
            </w:r>
          </w:p>
        </w:tc>
        <w:tc>
          <w:tcPr>
            <w:tcW w:w="4104" w:type="dxa"/>
          </w:tcPr>
          <w:p w14:paraId="5036D546" w14:textId="0F538A55" w:rsidR="00360C8B" w:rsidRPr="007F74B5" w:rsidRDefault="004A7348" w:rsidP="007F74B5">
            <w:pPr>
              <w:snapToGrid w:val="0"/>
              <w:rPr>
                <w:sz w:val="20"/>
                <w:szCs w:val="20"/>
              </w:rPr>
            </w:pPr>
            <w:r w:rsidRPr="007F74B5">
              <w:rPr>
                <w:rFonts w:hint="eastAsia"/>
                <w:sz w:val="20"/>
                <w:szCs w:val="20"/>
              </w:rPr>
              <w:t>支払い方法を列挙</w:t>
            </w:r>
          </w:p>
        </w:tc>
      </w:tr>
      <w:tr w:rsidR="00360C8B" w:rsidRPr="00904988" w14:paraId="622ED456" w14:textId="77777777" w:rsidTr="30EC2B1F">
        <w:tc>
          <w:tcPr>
            <w:tcW w:w="1701" w:type="dxa"/>
          </w:tcPr>
          <w:p w14:paraId="24754584" w14:textId="77777777" w:rsidR="00360C8B" w:rsidRPr="007F74B5" w:rsidRDefault="00360C8B" w:rsidP="007F74B5">
            <w:pPr>
              <w:snapToGrid w:val="0"/>
              <w:rPr>
                <w:sz w:val="20"/>
                <w:szCs w:val="20"/>
              </w:rPr>
            </w:pPr>
            <w:r w:rsidRPr="007F74B5">
              <w:rPr>
                <w:rFonts w:hint="eastAsia"/>
                <w:sz w:val="20"/>
                <w:szCs w:val="20"/>
              </w:rPr>
              <w:t>連絡先</w:t>
            </w:r>
          </w:p>
        </w:tc>
        <w:tc>
          <w:tcPr>
            <w:tcW w:w="2268" w:type="dxa"/>
          </w:tcPr>
          <w:p w14:paraId="41F89545" w14:textId="77777777" w:rsidR="00360C8B" w:rsidRPr="007F74B5" w:rsidRDefault="00360C8B" w:rsidP="007F74B5">
            <w:pPr>
              <w:snapToGrid w:val="0"/>
              <w:rPr>
                <w:sz w:val="20"/>
                <w:szCs w:val="20"/>
              </w:rPr>
            </w:pPr>
            <w:r w:rsidRPr="007F74B5">
              <w:rPr>
                <w:sz w:val="20"/>
                <w:szCs w:val="20"/>
              </w:rPr>
              <w:t>contactPoint</w:t>
            </w:r>
          </w:p>
        </w:tc>
        <w:tc>
          <w:tcPr>
            <w:tcW w:w="4104" w:type="dxa"/>
          </w:tcPr>
          <w:p w14:paraId="78835A5F" w14:textId="7F2C18AD" w:rsidR="00360C8B" w:rsidRPr="007F74B5" w:rsidRDefault="004A7348" w:rsidP="007F74B5">
            <w:pPr>
              <w:snapToGrid w:val="0"/>
              <w:rPr>
                <w:sz w:val="20"/>
                <w:szCs w:val="20"/>
              </w:rPr>
            </w:pPr>
            <w:r w:rsidRPr="007F74B5">
              <w:rPr>
                <w:rFonts w:hint="eastAsia"/>
                <w:sz w:val="20"/>
                <w:szCs w:val="20"/>
              </w:rPr>
              <w:t>連絡先情報を記入</w:t>
            </w:r>
          </w:p>
        </w:tc>
      </w:tr>
      <w:tr w:rsidR="00360C8B" w:rsidRPr="00904988" w14:paraId="6B35016A" w14:textId="77777777" w:rsidTr="30EC2B1F">
        <w:tc>
          <w:tcPr>
            <w:tcW w:w="1701" w:type="dxa"/>
          </w:tcPr>
          <w:p w14:paraId="3994E1C0" w14:textId="502B78EE" w:rsidR="00360C8B" w:rsidRPr="007F74B5" w:rsidRDefault="00360C8B" w:rsidP="007F74B5">
            <w:pPr>
              <w:snapToGrid w:val="0"/>
              <w:rPr>
                <w:sz w:val="20"/>
                <w:szCs w:val="20"/>
              </w:rPr>
            </w:pPr>
            <w:r w:rsidRPr="007F74B5">
              <w:rPr>
                <w:rFonts w:hint="eastAsia"/>
                <w:sz w:val="20"/>
                <w:szCs w:val="20"/>
              </w:rPr>
              <w:t>データ更新</w:t>
            </w:r>
            <w:r w:rsidR="004A7348" w:rsidRPr="007F74B5">
              <w:rPr>
                <w:rFonts w:hint="eastAsia"/>
                <w:sz w:val="20"/>
                <w:szCs w:val="20"/>
              </w:rPr>
              <w:t>日</w:t>
            </w:r>
          </w:p>
        </w:tc>
        <w:tc>
          <w:tcPr>
            <w:tcW w:w="2268" w:type="dxa"/>
          </w:tcPr>
          <w:p w14:paraId="1FA55BEB" w14:textId="77777777" w:rsidR="00360C8B" w:rsidRPr="007F74B5" w:rsidRDefault="00360C8B" w:rsidP="007F74B5">
            <w:pPr>
              <w:snapToGrid w:val="0"/>
              <w:rPr>
                <w:sz w:val="20"/>
                <w:szCs w:val="20"/>
              </w:rPr>
            </w:pPr>
            <w:r w:rsidRPr="007F74B5">
              <w:rPr>
                <w:sz w:val="20"/>
                <w:szCs w:val="20"/>
              </w:rPr>
              <w:t>dateModified</w:t>
            </w:r>
          </w:p>
        </w:tc>
        <w:tc>
          <w:tcPr>
            <w:tcW w:w="4104" w:type="dxa"/>
          </w:tcPr>
          <w:p w14:paraId="25C3FFB1" w14:textId="21CAE60B" w:rsidR="00360C8B" w:rsidRPr="007F74B5" w:rsidRDefault="004A7348" w:rsidP="007F74B5">
            <w:pPr>
              <w:snapToGrid w:val="0"/>
              <w:rPr>
                <w:sz w:val="20"/>
                <w:szCs w:val="20"/>
              </w:rPr>
            </w:pPr>
            <w:r w:rsidRPr="007F74B5">
              <w:rPr>
                <w:rFonts w:hint="eastAsia"/>
                <w:sz w:val="20"/>
                <w:szCs w:val="20"/>
              </w:rPr>
              <w:t>データを更新した日を記入</w:t>
            </w:r>
          </w:p>
        </w:tc>
      </w:tr>
      <w:tr w:rsidR="00360C8B" w:rsidRPr="00904988" w14:paraId="27354B5D" w14:textId="77777777" w:rsidTr="30EC2B1F">
        <w:tc>
          <w:tcPr>
            <w:tcW w:w="1701" w:type="dxa"/>
          </w:tcPr>
          <w:p w14:paraId="6B8430B9" w14:textId="77777777" w:rsidR="00360C8B" w:rsidRPr="007F74B5" w:rsidRDefault="00360C8B" w:rsidP="007F74B5">
            <w:pPr>
              <w:snapToGrid w:val="0"/>
              <w:rPr>
                <w:sz w:val="20"/>
                <w:szCs w:val="20"/>
              </w:rPr>
            </w:pPr>
            <w:r w:rsidRPr="007F74B5">
              <w:rPr>
                <w:rFonts w:hint="eastAsia"/>
                <w:sz w:val="20"/>
                <w:szCs w:val="20"/>
              </w:rPr>
              <w:t>運営者</w:t>
            </w:r>
          </w:p>
        </w:tc>
        <w:tc>
          <w:tcPr>
            <w:tcW w:w="2268" w:type="dxa"/>
          </w:tcPr>
          <w:p w14:paraId="494E14BB" w14:textId="77777777" w:rsidR="00360C8B" w:rsidRPr="007F74B5" w:rsidRDefault="00360C8B" w:rsidP="007F74B5">
            <w:pPr>
              <w:snapToGrid w:val="0"/>
              <w:rPr>
                <w:sz w:val="20"/>
                <w:szCs w:val="20"/>
              </w:rPr>
            </w:pPr>
            <w:r w:rsidRPr="007F74B5">
              <w:rPr>
                <w:sz w:val="20"/>
                <w:szCs w:val="20"/>
              </w:rPr>
              <w:t>operator</w:t>
            </w:r>
          </w:p>
        </w:tc>
        <w:tc>
          <w:tcPr>
            <w:tcW w:w="4104" w:type="dxa"/>
          </w:tcPr>
          <w:p w14:paraId="537E1696" w14:textId="5488071F" w:rsidR="00360C8B" w:rsidRPr="007F74B5" w:rsidRDefault="004A7348" w:rsidP="007F74B5">
            <w:pPr>
              <w:snapToGrid w:val="0"/>
              <w:rPr>
                <w:sz w:val="20"/>
                <w:szCs w:val="20"/>
              </w:rPr>
            </w:pPr>
            <w:r w:rsidRPr="007F74B5">
              <w:rPr>
                <w:rFonts w:hint="eastAsia"/>
                <w:sz w:val="20"/>
                <w:szCs w:val="20"/>
              </w:rPr>
              <w:t>ブランドを運営する事業者を記入</w:t>
            </w:r>
          </w:p>
        </w:tc>
      </w:tr>
      <w:tr w:rsidR="00360C8B" w:rsidRPr="00904988" w14:paraId="1BAE7BC8" w14:textId="77777777" w:rsidTr="30EC2B1F">
        <w:tc>
          <w:tcPr>
            <w:tcW w:w="1701" w:type="dxa"/>
          </w:tcPr>
          <w:p w14:paraId="42990494" w14:textId="77777777" w:rsidR="00360C8B" w:rsidRPr="007F74B5" w:rsidRDefault="00360C8B" w:rsidP="007F74B5">
            <w:pPr>
              <w:snapToGrid w:val="0"/>
              <w:rPr>
                <w:sz w:val="20"/>
                <w:szCs w:val="20"/>
              </w:rPr>
            </w:pPr>
            <w:r w:rsidRPr="007F74B5">
              <w:rPr>
                <w:rFonts w:hint="eastAsia"/>
                <w:sz w:val="20"/>
                <w:szCs w:val="20"/>
              </w:rPr>
              <w:t>所有者</w:t>
            </w:r>
          </w:p>
        </w:tc>
        <w:tc>
          <w:tcPr>
            <w:tcW w:w="2268" w:type="dxa"/>
          </w:tcPr>
          <w:p w14:paraId="03517AC9" w14:textId="77777777" w:rsidR="00360C8B" w:rsidRPr="007F74B5" w:rsidRDefault="00360C8B" w:rsidP="007F74B5">
            <w:pPr>
              <w:snapToGrid w:val="0"/>
              <w:rPr>
                <w:sz w:val="20"/>
                <w:szCs w:val="20"/>
              </w:rPr>
            </w:pPr>
            <w:r w:rsidRPr="007F74B5">
              <w:rPr>
                <w:sz w:val="20"/>
                <w:szCs w:val="20"/>
              </w:rPr>
              <w:t>owner</w:t>
            </w:r>
          </w:p>
        </w:tc>
        <w:tc>
          <w:tcPr>
            <w:tcW w:w="4104" w:type="dxa"/>
          </w:tcPr>
          <w:p w14:paraId="67E01C67" w14:textId="186352C7" w:rsidR="00360C8B" w:rsidRPr="007F74B5" w:rsidRDefault="004A7348" w:rsidP="007F74B5">
            <w:pPr>
              <w:snapToGrid w:val="0"/>
              <w:rPr>
                <w:sz w:val="20"/>
                <w:szCs w:val="20"/>
              </w:rPr>
            </w:pPr>
            <w:r w:rsidRPr="007F74B5">
              <w:rPr>
                <w:rFonts w:hint="eastAsia"/>
                <w:sz w:val="20"/>
                <w:szCs w:val="20"/>
              </w:rPr>
              <w:t>事業所の所有者を記入</w:t>
            </w:r>
          </w:p>
        </w:tc>
      </w:tr>
      <w:tr w:rsidR="00360C8B" w:rsidRPr="00904988" w14:paraId="195CF6EF" w14:textId="77777777" w:rsidTr="30EC2B1F">
        <w:tc>
          <w:tcPr>
            <w:tcW w:w="1701" w:type="dxa"/>
          </w:tcPr>
          <w:p w14:paraId="0FCF6267" w14:textId="77777777" w:rsidR="00360C8B" w:rsidRPr="007F74B5" w:rsidRDefault="00360C8B" w:rsidP="007F74B5">
            <w:pPr>
              <w:snapToGrid w:val="0"/>
              <w:rPr>
                <w:sz w:val="20"/>
                <w:szCs w:val="20"/>
              </w:rPr>
            </w:pPr>
            <w:r w:rsidRPr="007F74B5">
              <w:rPr>
                <w:rFonts w:hint="eastAsia"/>
                <w:sz w:val="20"/>
                <w:szCs w:val="20"/>
              </w:rPr>
              <w:t>状況</w:t>
            </w:r>
          </w:p>
        </w:tc>
        <w:tc>
          <w:tcPr>
            <w:tcW w:w="2268" w:type="dxa"/>
          </w:tcPr>
          <w:p w14:paraId="21FECC7B" w14:textId="77777777" w:rsidR="00360C8B" w:rsidRPr="007F74B5" w:rsidRDefault="00360C8B" w:rsidP="007F74B5">
            <w:pPr>
              <w:snapToGrid w:val="0"/>
              <w:rPr>
                <w:sz w:val="20"/>
                <w:szCs w:val="20"/>
              </w:rPr>
            </w:pPr>
            <w:r w:rsidRPr="007F74B5">
              <w:rPr>
                <w:sz w:val="20"/>
                <w:szCs w:val="20"/>
              </w:rPr>
              <w:t>status</w:t>
            </w:r>
          </w:p>
        </w:tc>
        <w:tc>
          <w:tcPr>
            <w:tcW w:w="4104" w:type="dxa"/>
          </w:tcPr>
          <w:p w14:paraId="46F753F7" w14:textId="0230A171" w:rsidR="00360C8B" w:rsidRPr="007F74B5" w:rsidRDefault="004A7348" w:rsidP="007F74B5">
            <w:pPr>
              <w:snapToGrid w:val="0"/>
              <w:rPr>
                <w:sz w:val="20"/>
                <w:szCs w:val="20"/>
              </w:rPr>
            </w:pPr>
            <w:r w:rsidRPr="007F74B5">
              <w:rPr>
                <w:rFonts w:hint="eastAsia"/>
                <w:sz w:val="20"/>
                <w:szCs w:val="20"/>
              </w:rPr>
              <w:t>施設の状況を記入</w:t>
            </w:r>
          </w:p>
        </w:tc>
      </w:tr>
      <w:tr w:rsidR="00360C8B" w:rsidRPr="00904988" w14:paraId="1702AABD" w14:textId="77777777" w:rsidTr="30EC2B1F">
        <w:tc>
          <w:tcPr>
            <w:tcW w:w="1701" w:type="dxa"/>
          </w:tcPr>
          <w:p w14:paraId="1E79FE40" w14:textId="77777777" w:rsidR="00360C8B" w:rsidRPr="007F74B5" w:rsidRDefault="00360C8B" w:rsidP="007F74B5">
            <w:pPr>
              <w:snapToGrid w:val="0"/>
              <w:rPr>
                <w:sz w:val="20"/>
                <w:szCs w:val="20"/>
              </w:rPr>
            </w:pPr>
            <w:r w:rsidRPr="007F74B5">
              <w:rPr>
                <w:rFonts w:hint="eastAsia"/>
                <w:sz w:val="20"/>
                <w:szCs w:val="20"/>
              </w:rPr>
              <w:t>備考</w:t>
            </w:r>
          </w:p>
        </w:tc>
        <w:tc>
          <w:tcPr>
            <w:tcW w:w="2268" w:type="dxa"/>
          </w:tcPr>
          <w:p w14:paraId="491BA568" w14:textId="77777777" w:rsidR="00360C8B" w:rsidRPr="007F74B5" w:rsidRDefault="00360C8B" w:rsidP="007F74B5">
            <w:pPr>
              <w:snapToGrid w:val="0"/>
              <w:rPr>
                <w:sz w:val="20"/>
                <w:szCs w:val="20"/>
              </w:rPr>
            </w:pPr>
            <w:r w:rsidRPr="007F74B5">
              <w:rPr>
                <w:sz w:val="20"/>
                <w:szCs w:val="20"/>
              </w:rPr>
              <w:t>seeAlso</w:t>
            </w:r>
          </w:p>
        </w:tc>
        <w:tc>
          <w:tcPr>
            <w:tcW w:w="4104" w:type="dxa"/>
          </w:tcPr>
          <w:p w14:paraId="44A55D8C" w14:textId="41043C6B" w:rsidR="00360C8B" w:rsidRPr="007F74B5" w:rsidRDefault="004A7348" w:rsidP="007F74B5">
            <w:pPr>
              <w:snapToGrid w:val="0"/>
              <w:rPr>
                <w:sz w:val="20"/>
                <w:szCs w:val="20"/>
              </w:rPr>
            </w:pPr>
            <w:r w:rsidRPr="007F74B5">
              <w:rPr>
                <w:rFonts w:hint="eastAsia"/>
                <w:sz w:val="20"/>
                <w:szCs w:val="20"/>
              </w:rPr>
              <w:t>特記事項を記入する</w:t>
            </w:r>
          </w:p>
        </w:tc>
      </w:tr>
    </w:tbl>
    <w:p w14:paraId="5DE2DF5C" w14:textId="77777777" w:rsidR="00283ED7" w:rsidRDefault="00283ED7" w:rsidP="00283ED7">
      <w:pPr>
        <w:pStyle w:val="51"/>
      </w:pPr>
      <w:r>
        <w:rPr>
          <w:rFonts w:hint="eastAsia"/>
        </w:rPr>
        <w:t>既存データモデル</w:t>
      </w:r>
    </w:p>
    <w:p w14:paraId="3C153693" w14:textId="56CA36B0" w:rsidR="00D4333F" w:rsidRDefault="00ED0042">
      <w:pPr>
        <w:pStyle w:val="6"/>
      </w:pPr>
      <w:r>
        <w:t>S</w:t>
      </w:r>
      <w:r>
        <w:rPr>
          <w:rFonts w:hint="eastAsia"/>
        </w:rPr>
        <w:t>chema.org</w:t>
      </w:r>
    </w:p>
    <w:p w14:paraId="0C325507" w14:textId="17B33E9F" w:rsidR="009735CE" w:rsidRDefault="00F55996" w:rsidP="00DE2F8B">
      <w:pPr>
        <w:pStyle w:val="afd"/>
      </w:pPr>
      <w:r w:rsidRPr="004B35A8">
        <w:t xml:space="preserve">GasStation </w:t>
      </w:r>
      <w:r>
        <w:rPr>
          <w:rFonts w:hint="eastAsia"/>
        </w:rPr>
        <w:t>のデータモデルで</w:t>
      </w:r>
      <w:r w:rsidR="00E27DF2">
        <w:rPr>
          <w:rFonts w:hint="eastAsia"/>
        </w:rPr>
        <w:t>す</w:t>
      </w:r>
      <w:r>
        <w:rPr>
          <w:rFonts w:hint="eastAsia"/>
        </w:rPr>
        <w:t>が、事業所であるLocalBusinessの準用</w:t>
      </w:r>
      <w:r w:rsidR="00B25D6E">
        <w:rPr>
          <w:rFonts w:hint="eastAsia"/>
        </w:rPr>
        <w:t>を</w:t>
      </w:r>
      <w:r w:rsidR="00E27DF2">
        <w:rPr>
          <w:rFonts w:hint="eastAsia"/>
        </w:rPr>
        <w:t>しているので</w:t>
      </w:r>
      <w:r>
        <w:rPr>
          <w:rFonts w:hint="eastAsia"/>
        </w:rPr>
        <w:t>、燃料などに関する情報</w:t>
      </w:r>
      <w:r w:rsidR="00E27DF2">
        <w:rPr>
          <w:rFonts w:hint="eastAsia"/>
        </w:rPr>
        <w:t>を加えて使用する必要があります</w:t>
      </w:r>
      <w:r>
        <w:rPr>
          <w:rFonts w:hint="eastAsia"/>
        </w:rPr>
        <w:t>。</w:t>
      </w:r>
    </w:p>
    <w:p w14:paraId="3F28F086" w14:textId="3BCF0B28" w:rsidR="00E1765B" w:rsidRDefault="00F55996">
      <w:pPr>
        <w:pStyle w:val="6"/>
      </w:pPr>
      <w:r>
        <w:rPr>
          <w:rFonts w:hint="eastAsia"/>
        </w:rPr>
        <w:t>Smart data</w:t>
      </w:r>
      <w:r>
        <w:t xml:space="preserve"> model</w:t>
      </w:r>
    </w:p>
    <w:p w14:paraId="68170DA6" w14:textId="254BFD1F" w:rsidR="00F55996"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699158FB" w14:textId="1A89A792" w:rsidR="0048418F" w:rsidRDefault="0048418F" w:rsidP="00310728">
      <w:pPr>
        <w:pStyle w:val="32"/>
      </w:pPr>
      <w:bookmarkStart w:id="136" w:name="_Toc103600021"/>
      <w:r>
        <w:rPr>
          <w:rFonts w:hint="eastAsia"/>
        </w:rPr>
        <w:t>EV</w:t>
      </w:r>
      <w:r>
        <w:rPr>
          <w:rFonts w:hint="eastAsia"/>
        </w:rPr>
        <w:t>スタンド</w:t>
      </w:r>
      <w:bookmarkEnd w:id="136"/>
    </w:p>
    <w:p w14:paraId="3CFD84F2" w14:textId="2AF3E2B2" w:rsidR="008970B4" w:rsidRDefault="0004769A" w:rsidP="001F162B">
      <w:pPr>
        <w:pStyle w:val="51"/>
        <w:numPr>
          <w:ilvl w:val="4"/>
          <w:numId w:val="39"/>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8970B4" w:rsidRPr="00B7091E" w14:paraId="08A022E1" w14:textId="77777777" w:rsidTr="008972E5">
        <w:tc>
          <w:tcPr>
            <w:tcW w:w="1667" w:type="pct"/>
            <w:shd w:val="clear" w:color="auto" w:fill="D9D9D9" w:themeFill="background1" w:themeFillShade="D9"/>
          </w:tcPr>
          <w:p w14:paraId="64E21A11"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10EFC6E"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F6E446"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参照元</w:t>
            </w:r>
          </w:p>
        </w:tc>
      </w:tr>
      <w:tr w:rsidR="00F43E50" w:rsidRPr="00B7091E" w14:paraId="394242B5" w14:textId="77777777" w:rsidTr="008972E5">
        <w:tc>
          <w:tcPr>
            <w:tcW w:w="1667" w:type="pct"/>
          </w:tcPr>
          <w:p w14:paraId="0266D63A" w14:textId="6CC2C2D9" w:rsidR="00F43E50" w:rsidRPr="0097334B" w:rsidRDefault="00F43E50" w:rsidP="00F55996">
            <w:pPr>
              <w:pStyle w:val="aa"/>
              <w:snapToGrid w:val="0"/>
              <w:ind w:leftChars="0" w:left="0" w:firstLineChars="0" w:firstLine="0"/>
              <w:rPr>
                <w:sz w:val="20"/>
                <w:szCs w:val="18"/>
              </w:rPr>
            </w:pPr>
            <w:r>
              <w:rPr>
                <w:rFonts w:hint="eastAsia"/>
                <w:sz w:val="20"/>
                <w:szCs w:val="18"/>
              </w:rPr>
              <w:t>EVスタンド</w:t>
            </w:r>
          </w:p>
        </w:tc>
        <w:tc>
          <w:tcPr>
            <w:tcW w:w="1667" w:type="pct"/>
          </w:tcPr>
          <w:p w14:paraId="3E35234C" w14:textId="008743F0" w:rsidR="00F43E50" w:rsidRPr="0097334B" w:rsidRDefault="00F43E50" w:rsidP="00F55996">
            <w:pPr>
              <w:pStyle w:val="aa"/>
              <w:snapToGrid w:val="0"/>
              <w:ind w:leftChars="0" w:left="0" w:firstLineChars="0" w:firstLine="0"/>
              <w:rPr>
                <w:sz w:val="20"/>
                <w:szCs w:val="18"/>
              </w:rPr>
            </w:pPr>
            <w:r w:rsidRPr="00F43E50">
              <w:rPr>
                <w:sz w:val="20"/>
                <w:szCs w:val="18"/>
              </w:rPr>
              <w:t>EVChargingStation</w:t>
            </w:r>
          </w:p>
        </w:tc>
        <w:tc>
          <w:tcPr>
            <w:tcW w:w="1666" w:type="pct"/>
          </w:tcPr>
          <w:p w14:paraId="1797E53E" w14:textId="7AB1B1CC" w:rsidR="00F43E50" w:rsidRPr="0097334B" w:rsidRDefault="00F43E50" w:rsidP="00F55996">
            <w:pPr>
              <w:pStyle w:val="aa"/>
              <w:snapToGrid w:val="0"/>
              <w:ind w:leftChars="0" w:left="0" w:firstLineChars="0" w:firstLine="0"/>
              <w:rPr>
                <w:sz w:val="20"/>
                <w:szCs w:val="18"/>
              </w:rPr>
            </w:pPr>
            <w:r>
              <w:rPr>
                <w:rFonts w:hint="eastAsia"/>
                <w:sz w:val="20"/>
                <w:szCs w:val="18"/>
              </w:rPr>
              <w:t>Smart data model</w:t>
            </w:r>
          </w:p>
        </w:tc>
      </w:tr>
    </w:tbl>
    <w:p w14:paraId="02D53D1F" w14:textId="77777777" w:rsidR="008970B4" w:rsidRDefault="008970B4" w:rsidP="008970B4">
      <w:pPr>
        <w:pStyle w:val="51"/>
      </w:pPr>
      <w:r>
        <w:rPr>
          <w:rFonts w:hint="eastAsia"/>
        </w:rPr>
        <w:t>データモデル</w:t>
      </w:r>
    </w:p>
    <w:p w14:paraId="543DD223" w14:textId="73329EE2" w:rsidR="0048418F" w:rsidRDefault="00ED0042" w:rsidP="005071BD">
      <w:pPr>
        <w:pStyle w:val="a8"/>
        <w:ind w:left="120" w:firstLine="240"/>
      </w:pPr>
      <w:r>
        <w:rPr>
          <w:rFonts w:hint="eastAsia"/>
        </w:rPr>
        <w:t>EV</w:t>
      </w:r>
      <w:r w:rsidR="005071BD">
        <w:rPr>
          <w:rFonts w:hint="eastAsia"/>
        </w:rPr>
        <w:t>ステーションのモデルの燃料項目を以下に</w:t>
      </w:r>
      <w:r w:rsidR="00BF7352">
        <w:rPr>
          <w:rFonts w:hint="eastAsia"/>
        </w:rPr>
        <w:t>示します</w:t>
      </w:r>
      <w:r w:rsidR="005071BD">
        <w:rPr>
          <w:rFonts w:hint="eastAsia"/>
        </w:rPr>
        <w:t>。</w:t>
      </w:r>
    </w:p>
    <w:p w14:paraId="78063637" w14:textId="77777777" w:rsidR="00323F71" w:rsidRDefault="00323F71" w:rsidP="005071BD">
      <w:pPr>
        <w:pStyle w:val="a8"/>
        <w:ind w:left="120" w:firstLine="240"/>
      </w:pPr>
    </w:p>
    <w:p w14:paraId="23AF0338" w14:textId="0C1B5317" w:rsidR="00323F71" w:rsidRDefault="00323F71" w:rsidP="005071BD">
      <w:pPr>
        <w:pStyle w:val="a8"/>
        <w:ind w:left="120" w:firstLine="240"/>
      </w:pPr>
      <w:r>
        <w:rPr>
          <w:rFonts w:hint="eastAsia"/>
          <w:noProof/>
        </w:rPr>
        <w:drawing>
          <wp:inline distT="0" distB="0" distL="0" distR="0" wp14:anchorId="0F4F415F" wp14:editId="48829DC5">
            <wp:extent cx="4914900" cy="1009650"/>
            <wp:effectExtent l="0" t="0" r="0" b="19050"/>
            <wp:docPr id="6" name="図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tbl>
      <w:tblPr>
        <w:tblStyle w:val="aff"/>
        <w:tblW w:w="0" w:type="auto"/>
        <w:tblInd w:w="421" w:type="dxa"/>
        <w:tblLook w:val="04A0" w:firstRow="1" w:lastRow="0" w:firstColumn="1" w:lastColumn="0" w:noHBand="0" w:noVBand="1"/>
      </w:tblPr>
      <w:tblGrid>
        <w:gridCol w:w="2410"/>
        <w:gridCol w:w="2831"/>
        <w:gridCol w:w="2832"/>
      </w:tblGrid>
      <w:tr w:rsidR="007941A3" w:rsidRPr="00904988" w14:paraId="04CB53AE" w14:textId="77777777" w:rsidTr="008972E5">
        <w:tc>
          <w:tcPr>
            <w:tcW w:w="2410" w:type="dxa"/>
            <w:shd w:val="clear" w:color="auto" w:fill="D9D9D9" w:themeFill="background1" w:themeFillShade="D9"/>
          </w:tcPr>
          <w:p w14:paraId="6AC327B7" w14:textId="31D3B7A9" w:rsidR="007941A3" w:rsidRPr="007F74B5" w:rsidRDefault="007941A3" w:rsidP="007F74B5">
            <w:pPr>
              <w:snapToGrid w:val="0"/>
              <w:rPr>
                <w:sz w:val="20"/>
                <w:szCs w:val="20"/>
              </w:rPr>
            </w:pPr>
            <w:r w:rsidRPr="007F74B5">
              <w:rPr>
                <w:rFonts w:hint="eastAsia"/>
                <w:sz w:val="20"/>
                <w:szCs w:val="20"/>
              </w:rPr>
              <w:t>データ項目</w:t>
            </w:r>
          </w:p>
        </w:tc>
        <w:tc>
          <w:tcPr>
            <w:tcW w:w="2831" w:type="dxa"/>
            <w:shd w:val="clear" w:color="auto" w:fill="D9D9D9" w:themeFill="background1" w:themeFillShade="D9"/>
          </w:tcPr>
          <w:p w14:paraId="5BD787A6" w14:textId="2AF25A6D" w:rsidR="007941A3" w:rsidRPr="007F74B5" w:rsidRDefault="00B42796" w:rsidP="007F74B5">
            <w:pPr>
              <w:snapToGrid w:val="0"/>
              <w:rPr>
                <w:sz w:val="20"/>
                <w:szCs w:val="20"/>
              </w:rPr>
            </w:pPr>
            <w:r w:rsidRPr="007F74B5">
              <w:rPr>
                <w:sz w:val="20"/>
                <w:szCs w:val="20"/>
              </w:rPr>
              <w:t>smart-data-models</w:t>
            </w:r>
          </w:p>
        </w:tc>
        <w:tc>
          <w:tcPr>
            <w:tcW w:w="2832" w:type="dxa"/>
            <w:shd w:val="clear" w:color="auto" w:fill="D9D9D9" w:themeFill="background1" w:themeFillShade="D9"/>
          </w:tcPr>
          <w:p w14:paraId="767BC1EB" w14:textId="5751B9B6" w:rsidR="007941A3" w:rsidRPr="007F74B5" w:rsidRDefault="008972E5" w:rsidP="007F74B5">
            <w:pPr>
              <w:snapToGrid w:val="0"/>
              <w:rPr>
                <w:sz w:val="20"/>
                <w:szCs w:val="20"/>
              </w:rPr>
            </w:pPr>
            <w:r w:rsidRPr="007F74B5">
              <w:rPr>
                <w:rFonts w:hint="eastAsia"/>
                <w:sz w:val="20"/>
                <w:szCs w:val="20"/>
              </w:rPr>
              <w:t>説明</w:t>
            </w:r>
          </w:p>
        </w:tc>
      </w:tr>
      <w:tr w:rsidR="0048418F" w:rsidRPr="00904988" w14:paraId="5E48E408" w14:textId="77777777" w:rsidTr="007941A3">
        <w:tc>
          <w:tcPr>
            <w:tcW w:w="2410" w:type="dxa"/>
          </w:tcPr>
          <w:p w14:paraId="5C396BAF" w14:textId="77777777" w:rsidR="0048418F" w:rsidRPr="007F74B5" w:rsidRDefault="0048418F" w:rsidP="007F74B5">
            <w:pPr>
              <w:snapToGrid w:val="0"/>
              <w:rPr>
                <w:sz w:val="20"/>
                <w:szCs w:val="20"/>
              </w:rPr>
            </w:pPr>
            <w:r w:rsidRPr="007F74B5">
              <w:rPr>
                <w:rFonts w:hint="eastAsia"/>
                <w:sz w:val="20"/>
                <w:szCs w:val="20"/>
              </w:rPr>
              <w:t>充電タイプ</w:t>
            </w:r>
          </w:p>
        </w:tc>
        <w:tc>
          <w:tcPr>
            <w:tcW w:w="2831" w:type="dxa"/>
          </w:tcPr>
          <w:p w14:paraId="21E50705" w14:textId="77777777" w:rsidR="0048418F" w:rsidRPr="007F74B5" w:rsidRDefault="0048418F" w:rsidP="007F74B5">
            <w:pPr>
              <w:snapToGrid w:val="0"/>
              <w:rPr>
                <w:sz w:val="20"/>
                <w:szCs w:val="20"/>
              </w:rPr>
            </w:pPr>
            <w:r w:rsidRPr="007F74B5">
              <w:rPr>
                <w:sz w:val="20"/>
                <w:szCs w:val="20"/>
              </w:rPr>
              <w:t>chargeType</w:t>
            </w:r>
          </w:p>
        </w:tc>
        <w:tc>
          <w:tcPr>
            <w:tcW w:w="2832" w:type="dxa"/>
          </w:tcPr>
          <w:p w14:paraId="6A4B1A9D" w14:textId="2DD8B68E" w:rsidR="0048418F" w:rsidRPr="007F74B5" w:rsidRDefault="005071BD" w:rsidP="007F74B5">
            <w:pPr>
              <w:snapToGrid w:val="0"/>
              <w:rPr>
                <w:sz w:val="20"/>
                <w:szCs w:val="20"/>
              </w:rPr>
            </w:pPr>
            <w:r w:rsidRPr="007F74B5">
              <w:rPr>
                <w:rFonts w:hint="eastAsia"/>
                <w:sz w:val="20"/>
                <w:szCs w:val="20"/>
              </w:rPr>
              <w:t>急速充電など、充電のタイプ</w:t>
            </w:r>
          </w:p>
        </w:tc>
      </w:tr>
      <w:tr w:rsidR="0048418F" w:rsidRPr="00904988" w14:paraId="6D5ECA5E" w14:textId="77777777" w:rsidTr="007941A3">
        <w:tc>
          <w:tcPr>
            <w:tcW w:w="2410" w:type="dxa"/>
          </w:tcPr>
          <w:p w14:paraId="196067D4" w14:textId="77777777" w:rsidR="0048418F" w:rsidRPr="007F74B5" w:rsidRDefault="0048418F" w:rsidP="007F74B5">
            <w:pPr>
              <w:snapToGrid w:val="0"/>
              <w:rPr>
                <w:sz w:val="20"/>
                <w:szCs w:val="20"/>
              </w:rPr>
            </w:pPr>
            <w:r w:rsidRPr="007F74B5">
              <w:rPr>
                <w:rFonts w:hint="eastAsia"/>
                <w:sz w:val="20"/>
                <w:szCs w:val="20"/>
              </w:rPr>
              <w:t>ソケット数</w:t>
            </w:r>
          </w:p>
        </w:tc>
        <w:tc>
          <w:tcPr>
            <w:tcW w:w="2831" w:type="dxa"/>
          </w:tcPr>
          <w:p w14:paraId="227BED62" w14:textId="77777777" w:rsidR="0048418F" w:rsidRPr="007F74B5" w:rsidRDefault="0048418F" w:rsidP="007F74B5">
            <w:pPr>
              <w:snapToGrid w:val="0"/>
              <w:rPr>
                <w:sz w:val="20"/>
                <w:szCs w:val="20"/>
              </w:rPr>
            </w:pPr>
            <w:r w:rsidRPr="007F74B5">
              <w:rPr>
                <w:sz w:val="20"/>
                <w:szCs w:val="20"/>
              </w:rPr>
              <w:t>socketNumber</w:t>
            </w:r>
          </w:p>
        </w:tc>
        <w:tc>
          <w:tcPr>
            <w:tcW w:w="2832" w:type="dxa"/>
          </w:tcPr>
          <w:p w14:paraId="074E9961" w14:textId="45C5691A" w:rsidR="0048418F" w:rsidRPr="007F74B5" w:rsidRDefault="005071BD" w:rsidP="007F74B5">
            <w:pPr>
              <w:snapToGrid w:val="0"/>
              <w:rPr>
                <w:sz w:val="20"/>
                <w:szCs w:val="20"/>
              </w:rPr>
            </w:pPr>
            <w:r w:rsidRPr="007F74B5">
              <w:rPr>
                <w:rFonts w:hint="eastAsia"/>
                <w:sz w:val="20"/>
                <w:szCs w:val="20"/>
              </w:rPr>
              <w:t>充電ソケットの数</w:t>
            </w:r>
          </w:p>
        </w:tc>
      </w:tr>
      <w:tr w:rsidR="0048418F" w:rsidRPr="00904988" w14:paraId="41EBB3F0" w14:textId="77777777" w:rsidTr="007941A3">
        <w:tc>
          <w:tcPr>
            <w:tcW w:w="2410" w:type="dxa"/>
          </w:tcPr>
          <w:p w14:paraId="688677D3" w14:textId="77777777" w:rsidR="0048418F" w:rsidRPr="007F74B5" w:rsidRDefault="0048418F" w:rsidP="007F74B5">
            <w:pPr>
              <w:snapToGrid w:val="0"/>
              <w:rPr>
                <w:sz w:val="20"/>
                <w:szCs w:val="20"/>
              </w:rPr>
            </w:pPr>
            <w:r w:rsidRPr="007F74B5">
              <w:rPr>
                <w:rFonts w:hint="eastAsia"/>
                <w:sz w:val="20"/>
                <w:szCs w:val="20"/>
              </w:rPr>
              <w:t>ソケットタイプ</w:t>
            </w:r>
          </w:p>
        </w:tc>
        <w:tc>
          <w:tcPr>
            <w:tcW w:w="2831" w:type="dxa"/>
          </w:tcPr>
          <w:p w14:paraId="09AFC747" w14:textId="77777777" w:rsidR="0048418F" w:rsidRPr="007F74B5" w:rsidRDefault="0048418F" w:rsidP="007F74B5">
            <w:pPr>
              <w:snapToGrid w:val="0"/>
              <w:rPr>
                <w:sz w:val="20"/>
                <w:szCs w:val="20"/>
              </w:rPr>
            </w:pPr>
            <w:r w:rsidRPr="007F74B5">
              <w:rPr>
                <w:sz w:val="20"/>
                <w:szCs w:val="20"/>
              </w:rPr>
              <w:t>socketType</w:t>
            </w:r>
          </w:p>
        </w:tc>
        <w:tc>
          <w:tcPr>
            <w:tcW w:w="2832" w:type="dxa"/>
          </w:tcPr>
          <w:p w14:paraId="377C984E" w14:textId="760EDF26" w:rsidR="0048418F" w:rsidRPr="007F74B5" w:rsidRDefault="005071BD" w:rsidP="007F74B5">
            <w:pPr>
              <w:snapToGrid w:val="0"/>
              <w:rPr>
                <w:sz w:val="20"/>
                <w:szCs w:val="20"/>
              </w:rPr>
            </w:pPr>
            <w:r w:rsidRPr="007F74B5">
              <w:rPr>
                <w:rFonts w:hint="eastAsia"/>
                <w:sz w:val="20"/>
                <w:szCs w:val="20"/>
              </w:rPr>
              <w:t>充電ソケットのタイプ</w:t>
            </w:r>
          </w:p>
        </w:tc>
      </w:tr>
      <w:tr w:rsidR="0048418F" w:rsidRPr="00904988" w14:paraId="75AE1853" w14:textId="77777777" w:rsidTr="007941A3">
        <w:tc>
          <w:tcPr>
            <w:tcW w:w="2410" w:type="dxa"/>
          </w:tcPr>
          <w:p w14:paraId="0A62E298" w14:textId="77777777" w:rsidR="0048418F" w:rsidRPr="007F74B5" w:rsidRDefault="0048418F" w:rsidP="007F74B5">
            <w:pPr>
              <w:snapToGrid w:val="0"/>
              <w:rPr>
                <w:sz w:val="20"/>
                <w:szCs w:val="20"/>
              </w:rPr>
            </w:pPr>
            <w:r w:rsidRPr="007F74B5">
              <w:rPr>
                <w:rFonts w:hint="eastAsia"/>
                <w:sz w:val="20"/>
                <w:szCs w:val="20"/>
              </w:rPr>
              <w:t>電圧</w:t>
            </w:r>
          </w:p>
        </w:tc>
        <w:tc>
          <w:tcPr>
            <w:tcW w:w="2831" w:type="dxa"/>
          </w:tcPr>
          <w:p w14:paraId="0E9BA3FC" w14:textId="77777777" w:rsidR="0048418F" w:rsidRPr="007F74B5" w:rsidRDefault="0048418F" w:rsidP="007F74B5">
            <w:pPr>
              <w:snapToGrid w:val="0"/>
              <w:rPr>
                <w:sz w:val="20"/>
                <w:szCs w:val="20"/>
              </w:rPr>
            </w:pPr>
            <w:r w:rsidRPr="007F74B5">
              <w:rPr>
                <w:sz w:val="20"/>
                <w:szCs w:val="20"/>
              </w:rPr>
              <w:t xml:space="preserve">voltage </w:t>
            </w:r>
          </w:p>
        </w:tc>
        <w:tc>
          <w:tcPr>
            <w:tcW w:w="2832" w:type="dxa"/>
          </w:tcPr>
          <w:p w14:paraId="03EEA7F5" w14:textId="36380B5B" w:rsidR="0048418F" w:rsidRPr="007F74B5" w:rsidRDefault="005071BD" w:rsidP="007F74B5">
            <w:pPr>
              <w:snapToGrid w:val="0"/>
              <w:rPr>
                <w:sz w:val="20"/>
                <w:szCs w:val="20"/>
              </w:rPr>
            </w:pPr>
            <w:r w:rsidRPr="007F74B5">
              <w:rPr>
                <w:rFonts w:hint="eastAsia"/>
                <w:sz w:val="20"/>
                <w:szCs w:val="20"/>
              </w:rPr>
              <w:t>充電時の電圧</w:t>
            </w:r>
          </w:p>
        </w:tc>
      </w:tr>
      <w:tr w:rsidR="0048418F" w:rsidRPr="00904988" w14:paraId="2ED84D24" w14:textId="77777777" w:rsidTr="007941A3">
        <w:tc>
          <w:tcPr>
            <w:tcW w:w="2410" w:type="dxa"/>
          </w:tcPr>
          <w:p w14:paraId="32E81C71" w14:textId="77777777" w:rsidR="0048418F" w:rsidRPr="007F74B5" w:rsidRDefault="0048418F" w:rsidP="007F74B5">
            <w:pPr>
              <w:snapToGrid w:val="0"/>
              <w:rPr>
                <w:sz w:val="20"/>
                <w:szCs w:val="20"/>
              </w:rPr>
            </w:pPr>
            <w:r w:rsidRPr="007F74B5">
              <w:rPr>
                <w:rFonts w:hint="eastAsia"/>
                <w:sz w:val="20"/>
                <w:szCs w:val="20"/>
              </w:rPr>
              <w:t>最大アンペア数</w:t>
            </w:r>
          </w:p>
        </w:tc>
        <w:tc>
          <w:tcPr>
            <w:tcW w:w="2831" w:type="dxa"/>
          </w:tcPr>
          <w:p w14:paraId="0D97F14C" w14:textId="77777777" w:rsidR="0048418F" w:rsidRPr="007F74B5" w:rsidRDefault="0048418F" w:rsidP="007F74B5">
            <w:pPr>
              <w:snapToGrid w:val="0"/>
              <w:rPr>
                <w:sz w:val="20"/>
                <w:szCs w:val="20"/>
              </w:rPr>
            </w:pPr>
            <w:r w:rsidRPr="007F74B5">
              <w:rPr>
                <w:sz w:val="20"/>
                <w:szCs w:val="20"/>
              </w:rPr>
              <w:t>amperage</w:t>
            </w:r>
          </w:p>
        </w:tc>
        <w:tc>
          <w:tcPr>
            <w:tcW w:w="2832" w:type="dxa"/>
          </w:tcPr>
          <w:p w14:paraId="1910A6B6" w14:textId="4DD1BD58" w:rsidR="0048418F" w:rsidRPr="007F74B5" w:rsidRDefault="005071BD" w:rsidP="007F74B5">
            <w:pPr>
              <w:snapToGrid w:val="0"/>
              <w:rPr>
                <w:sz w:val="20"/>
                <w:szCs w:val="20"/>
              </w:rPr>
            </w:pPr>
            <w:r w:rsidRPr="007F74B5">
              <w:rPr>
                <w:rFonts w:hint="eastAsia"/>
                <w:sz w:val="20"/>
                <w:szCs w:val="20"/>
              </w:rPr>
              <w:t>充電の最大アンペア数</w:t>
            </w:r>
          </w:p>
        </w:tc>
      </w:tr>
    </w:tbl>
    <w:p w14:paraId="4D0C5E42" w14:textId="77777777" w:rsidR="00283ED7" w:rsidRDefault="00283ED7" w:rsidP="00283ED7">
      <w:pPr>
        <w:pStyle w:val="51"/>
      </w:pPr>
      <w:r>
        <w:rPr>
          <w:rFonts w:hint="eastAsia"/>
        </w:rPr>
        <w:t>既存データモデル</w:t>
      </w:r>
    </w:p>
    <w:p w14:paraId="012A27CC" w14:textId="77777777" w:rsidR="00F55996" w:rsidRDefault="00F55996">
      <w:pPr>
        <w:pStyle w:val="6"/>
      </w:pPr>
      <w:r>
        <w:rPr>
          <w:rFonts w:hint="eastAsia"/>
        </w:rPr>
        <w:t>Smart data</w:t>
      </w:r>
      <w:r>
        <w:t xml:space="preserve"> model</w:t>
      </w:r>
    </w:p>
    <w:p w14:paraId="7CC5F47C" w14:textId="37D11C84" w:rsidR="00FD08FC"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29F8CA21" w14:textId="1095321B" w:rsidR="00FD08FC" w:rsidRDefault="00FD08FC">
      <w:pPr>
        <w:pStyle w:val="22"/>
      </w:pPr>
      <w:r>
        <w:rPr>
          <w:rFonts w:hint="eastAsia"/>
        </w:rPr>
        <w:t xml:space="preserve">　</w:t>
      </w:r>
      <w:bookmarkStart w:id="137" w:name="_Toc103600022"/>
      <w:r>
        <w:rPr>
          <w:rFonts w:hint="eastAsia"/>
        </w:rPr>
        <w:t>地物</w:t>
      </w:r>
      <w:r w:rsidR="006D5D00">
        <w:rPr>
          <w:rFonts w:hint="eastAsia"/>
        </w:rPr>
        <w:t>・地点</w:t>
      </w:r>
      <w:bookmarkEnd w:id="137"/>
    </w:p>
    <w:p w14:paraId="486F1134" w14:textId="58BBBD68" w:rsidR="00FD08FC" w:rsidRPr="00285AFC" w:rsidRDefault="00FD08FC" w:rsidP="00FD08FC">
      <w:pPr>
        <w:pStyle w:val="a7"/>
      </w:pPr>
      <w:r>
        <w:rPr>
          <w:rFonts w:hint="eastAsia"/>
        </w:rPr>
        <w:t>建物や設備などではなく、地点を示すときに</w:t>
      </w:r>
      <w:r w:rsidR="004B591F">
        <w:rPr>
          <w:rFonts w:hint="eastAsia"/>
        </w:rPr>
        <w:t>参照します</w:t>
      </w:r>
      <w:r>
        <w:rPr>
          <w:rFonts w:hint="eastAsia"/>
        </w:rPr>
        <w:t>。３D都市モデル標準製品仕様書も参照できます。</w:t>
      </w:r>
    </w:p>
    <w:p w14:paraId="67F3E116" w14:textId="77777777" w:rsidR="00FD08FC" w:rsidRDefault="00FD08FC" w:rsidP="001F162B">
      <w:pPr>
        <w:pStyle w:val="51"/>
        <w:numPr>
          <w:ilvl w:val="4"/>
          <w:numId w:val="18"/>
        </w:numPr>
        <w:tabs>
          <w:tab w:val="num" w:pos="360"/>
        </w:tabs>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AF2A66" w:rsidRPr="008540FB" w14:paraId="7C72D97C" w14:textId="77777777" w:rsidTr="00645636">
        <w:tc>
          <w:tcPr>
            <w:tcW w:w="2693" w:type="dxa"/>
            <w:shd w:val="clear" w:color="auto" w:fill="D9D9D9" w:themeFill="background1" w:themeFillShade="D9"/>
          </w:tcPr>
          <w:p w14:paraId="73427A30"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58567EC5"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094A24CF"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参照元</w:t>
            </w:r>
          </w:p>
        </w:tc>
      </w:tr>
      <w:tr w:rsidR="00AF2A66" w:rsidRPr="008540FB" w14:paraId="6A3D48EC" w14:textId="77777777" w:rsidTr="00645636">
        <w:tc>
          <w:tcPr>
            <w:tcW w:w="2693" w:type="dxa"/>
          </w:tcPr>
          <w:p w14:paraId="5D0E6467"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土地</w:t>
            </w:r>
          </w:p>
        </w:tc>
        <w:tc>
          <w:tcPr>
            <w:tcW w:w="1984" w:type="dxa"/>
          </w:tcPr>
          <w:p w14:paraId="0C2EB516" w14:textId="77777777" w:rsidR="00AF2A66" w:rsidRPr="008540FB" w:rsidRDefault="00AF2A66" w:rsidP="00645636">
            <w:pPr>
              <w:pStyle w:val="a8"/>
              <w:snapToGrid w:val="0"/>
              <w:ind w:leftChars="0" w:left="0" w:firstLineChars="0" w:firstLine="0"/>
              <w:rPr>
                <w:sz w:val="20"/>
                <w:szCs w:val="20"/>
              </w:rPr>
            </w:pPr>
            <w:r w:rsidRPr="008540FB">
              <w:rPr>
                <w:sz w:val="20"/>
                <w:szCs w:val="20"/>
              </w:rPr>
              <w:t>Land</w:t>
            </w:r>
          </w:p>
        </w:tc>
        <w:tc>
          <w:tcPr>
            <w:tcW w:w="3402" w:type="dxa"/>
          </w:tcPr>
          <w:p w14:paraId="76E5D585" w14:textId="77777777" w:rsidR="00AF2A66" w:rsidRPr="008540FB" w:rsidRDefault="00AF2A66" w:rsidP="00645636">
            <w:pPr>
              <w:pStyle w:val="a8"/>
              <w:snapToGrid w:val="0"/>
              <w:ind w:leftChars="0" w:left="0" w:firstLineChars="0" w:firstLine="0"/>
              <w:rPr>
                <w:sz w:val="20"/>
                <w:szCs w:val="20"/>
              </w:rPr>
            </w:pPr>
            <w:r>
              <w:rPr>
                <w:rFonts w:hint="eastAsia"/>
                <w:sz w:val="20"/>
                <w:szCs w:val="20"/>
              </w:rPr>
              <w:t>GIFコアデータモデル</w:t>
            </w:r>
          </w:p>
        </w:tc>
      </w:tr>
      <w:tr w:rsidR="00AF2A66" w14:paraId="6E830502" w14:textId="77777777" w:rsidTr="00645636">
        <w:tc>
          <w:tcPr>
            <w:tcW w:w="2693" w:type="dxa"/>
          </w:tcPr>
          <w:p w14:paraId="4C237E72" w14:textId="77777777" w:rsidR="00AF2A66" w:rsidRPr="008540FB" w:rsidRDefault="00AF2A66" w:rsidP="00645636">
            <w:pPr>
              <w:pStyle w:val="a8"/>
              <w:snapToGrid w:val="0"/>
              <w:ind w:leftChars="0" w:left="0" w:firstLineChars="0" w:firstLine="0"/>
              <w:rPr>
                <w:sz w:val="20"/>
                <w:szCs w:val="20"/>
              </w:rPr>
            </w:pPr>
            <w:r>
              <w:rPr>
                <w:rFonts w:hint="eastAsia"/>
                <w:sz w:val="20"/>
                <w:szCs w:val="20"/>
              </w:rPr>
              <w:t>土地利用</w:t>
            </w:r>
          </w:p>
        </w:tc>
        <w:tc>
          <w:tcPr>
            <w:tcW w:w="1984" w:type="dxa"/>
          </w:tcPr>
          <w:p w14:paraId="08B6A6CC" w14:textId="77777777" w:rsidR="00AF2A66" w:rsidRPr="008540FB" w:rsidRDefault="00AF2A66" w:rsidP="00645636">
            <w:pPr>
              <w:pStyle w:val="a8"/>
              <w:snapToGrid w:val="0"/>
              <w:ind w:leftChars="0" w:left="0" w:firstLineChars="0" w:firstLine="0"/>
              <w:rPr>
                <w:sz w:val="20"/>
                <w:szCs w:val="20"/>
              </w:rPr>
            </w:pPr>
            <w:r>
              <w:rPr>
                <w:rFonts w:hint="eastAsia"/>
                <w:sz w:val="20"/>
                <w:szCs w:val="20"/>
              </w:rPr>
              <w:t>LandUsage</w:t>
            </w:r>
          </w:p>
        </w:tc>
        <w:tc>
          <w:tcPr>
            <w:tcW w:w="3402" w:type="dxa"/>
          </w:tcPr>
          <w:p w14:paraId="6229893E" w14:textId="77777777" w:rsidR="00AF2A66" w:rsidRDefault="00AF2A66" w:rsidP="00645636">
            <w:pPr>
              <w:pStyle w:val="a8"/>
              <w:snapToGrid w:val="0"/>
              <w:ind w:leftChars="0" w:left="0" w:firstLineChars="0" w:firstLine="0"/>
              <w:rPr>
                <w:sz w:val="20"/>
                <w:szCs w:val="20"/>
              </w:rPr>
            </w:pPr>
            <w:r>
              <w:rPr>
                <w:rFonts w:hint="eastAsia"/>
                <w:sz w:val="20"/>
                <w:szCs w:val="20"/>
              </w:rPr>
              <w:t>３D都市モデル標準製品仕様書</w:t>
            </w:r>
            <w:r>
              <w:rPr>
                <w:rStyle w:val="affa"/>
                <w:sz w:val="20"/>
                <w:szCs w:val="20"/>
              </w:rPr>
              <w:footnoteReference w:id="45"/>
            </w:r>
          </w:p>
        </w:tc>
      </w:tr>
      <w:tr w:rsidR="00AF2A66" w14:paraId="135617AD" w14:textId="77777777" w:rsidTr="00645636">
        <w:tc>
          <w:tcPr>
            <w:tcW w:w="2693" w:type="dxa"/>
          </w:tcPr>
          <w:p w14:paraId="336416BD" w14:textId="77777777" w:rsidR="00AF2A66" w:rsidRDefault="00AF2A66" w:rsidP="00645636">
            <w:pPr>
              <w:pStyle w:val="a8"/>
              <w:snapToGrid w:val="0"/>
              <w:ind w:leftChars="0" w:left="0" w:firstLineChars="0" w:firstLine="0"/>
              <w:rPr>
                <w:sz w:val="20"/>
                <w:szCs w:val="20"/>
              </w:rPr>
            </w:pPr>
            <w:r>
              <w:rPr>
                <w:rFonts w:hint="eastAsia"/>
                <w:sz w:val="20"/>
                <w:szCs w:val="20"/>
              </w:rPr>
              <w:t>PoI</w:t>
            </w:r>
          </w:p>
        </w:tc>
        <w:tc>
          <w:tcPr>
            <w:tcW w:w="1984" w:type="dxa"/>
          </w:tcPr>
          <w:p w14:paraId="21C911A0" w14:textId="77777777" w:rsidR="00AF2A66" w:rsidRDefault="00AF2A66"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39B5ED1C" w14:textId="77777777" w:rsidR="00AF2A66" w:rsidRDefault="00AF2A66" w:rsidP="00645636">
            <w:pPr>
              <w:pStyle w:val="a8"/>
              <w:snapToGrid w:val="0"/>
              <w:ind w:leftChars="0" w:left="0" w:firstLineChars="0" w:firstLine="0"/>
              <w:rPr>
                <w:sz w:val="20"/>
                <w:szCs w:val="20"/>
              </w:rPr>
            </w:pPr>
            <w:r>
              <w:rPr>
                <w:rFonts w:hint="eastAsia"/>
                <w:sz w:val="20"/>
                <w:szCs w:val="20"/>
              </w:rPr>
              <w:t>Smart data model</w:t>
            </w:r>
            <w:r>
              <w:rPr>
                <w:rStyle w:val="affa"/>
                <w:sz w:val="20"/>
                <w:szCs w:val="20"/>
              </w:rPr>
              <w:footnoteReference w:id="46"/>
            </w:r>
          </w:p>
        </w:tc>
      </w:tr>
      <w:tr w:rsidR="00AF2A66" w14:paraId="6096FB77" w14:textId="77777777" w:rsidTr="00645636">
        <w:tc>
          <w:tcPr>
            <w:tcW w:w="2693" w:type="dxa"/>
          </w:tcPr>
          <w:p w14:paraId="68D70CC8" w14:textId="77777777" w:rsidR="00AF2A66" w:rsidRDefault="00AF2A66" w:rsidP="00645636">
            <w:pPr>
              <w:pStyle w:val="a8"/>
              <w:snapToGrid w:val="0"/>
              <w:ind w:leftChars="0" w:left="0" w:firstLineChars="0" w:firstLine="0"/>
              <w:rPr>
                <w:sz w:val="20"/>
                <w:szCs w:val="20"/>
              </w:rPr>
            </w:pPr>
            <w:r>
              <w:rPr>
                <w:rFonts w:hint="eastAsia"/>
                <w:sz w:val="20"/>
                <w:szCs w:val="20"/>
              </w:rPr>
              <w:t>場所</w:t>
            </w:r>
          </w:p>
        </w:tc>
        <w:tc>
          <w:tcPr>
            <w:tcW w:w="1984" w:type="dxa"/>
          </w:tcPr>
          <w:p w14:paraId="1D1232B2" w14:textId="77777777" w:rsidR="00AF2A66" w:rsidRDefault="00AF2A66" w:rsidP="00645636">
            <w:pPr>
              <w:pStyle w:val="a8"/>
              <w:snapToGrid w:val="0"/>
              <w:ind w:leftChars="0" w:left="0" w:firstLineChars="0" w:firstLine="0"/>
              <w:rPr>
                <w:sz w:val="20"/>
                <w:szCs w:val="20"/>
              </w:rPr>
            </w:pPr>
            <w:r>
              <w:rPr>
                <w:rFonts w:hint="eastAsia"/>
                <w:sz w:val="20"/>
                <w:szCs w:val="20"/>
              </w:rPr>
              <w:t>Place</w:t>
            </w:r>
          </w:p>
        </w:tc>
        <w:tc>
          <w:tcPr>
            <w:tcW w:w="3402" w:type="dxa"/>
          </w:tcPr>
          <w:p w14:paraId="5E2F8891" w14:textId="77777777" w:rsidR="00AF2A66" w:rsidRDefault="00AF2A66" w:rsidP="00645636">
            <w:pPr>
              <w:pStyle w:val="a8"/>
              <w:snapToGrid w:val="0"/>
              <w:ind w:leftChars="0" w:left="0" w:firstLineChars="0" w:firstLine="0"/>
              <w:rPr>
                <w:sz w:val="20"/>
                <w:szCs w:val="20"/>
              </w:rPr>
            </w:pPr>
            <w:r>
              <w:rPr>
                <w:sz w:val="20"/>
                <w:szCs w:val="20"/>
              </w:rPr>
              <w:t>S</w:t>
            </w:r>
            <w:r>
              <w:rPr>
                <w:rFonts w:hint="eastAsia"/>
                <w:sz w:val="20"/>
                <w:szCs w:val="20"/>
              </w:rPr>
              <w:t>chema.org</w:t>
            </w:r>
            <w:r>
              <w:rPr>
                <w:rStyle w:val="affa"/>
                <w:sz w:val="20"/>
                <w:szCs w:val="20"/>
              </w:rPr>
              <w:footnoteReference w:id="47"/>
            </w:r>
          </w:p>
        </w:tc>
      </w:tr>
    </w:tbl>
    <w:p w14:paraId="762581AF" w14:textId="63F592DA" w:rsidR="00FD08FC" w:rsidRDefault="00FD08FC" w:rsidP="00FD08FC">
      <w:pPr>
        <w:pStyle w:val="51"/>
      </w:pPr>
      <w:r>
        <w:rPr>
          <w:rFonts w:hint="eastAsia"/>
        </w:rPr>
        <w:t>データモデル</w:t>
      </w:r>
    </w:p>
    <w:p w14:paraId="17ED02A0" w14:textId="7EA0FF4C" w:rsidR="00FD08FC" w:rsidRDefault="00FD08FC" w:rsidP="00FD08FC">
      <w:pPr>
        <w:pStyle w:val="aa"/>
        <w:ind w:left="360" w:firstLine="240"/>
      </w:pPr>
      <w:r>
        <w:rPr>
          <w:rFonts w:hint="eastAsia"/>
        </w:rPr>
        <w:t>その他の地物は以下の基本モデルを利用</w:t>
      </w:r>
      <w:r w:rsidR="00E27DF2">
        <w:rPr>
          <w:rFonts w:hint="eastAsia"/>
        </w:rPr>
        <w:t>します</w:t>
      </w:r>
      <w:r>
        <w:rPr>
          <w:rFonts w:hint="eastAsia"/>
        </w:rPr>
        <w:t>。</w:t>
      </w:r>
    </w:p>
    <w:p w14:paraId="7A8A64E6" w14:textId="77777777" w:rsidR="00FD08FC" w:rsidRPr="001179A1" w:rsidRDefault="00FD08FC" w:rsidP="00FD08FC">
      <w:pPr>
        <w:pStyle w:val="a7"/>
      </w:pPr>
    </w:p>
    <w:tbl>
      <w:tblPr>
        <w:tblW w:w="8079" w:type="dxa"/>
        <w:tblInd w:w="421" w:type="dxa"/>
        <w:tblCellMar>
          <w:left w:w="99" w:type="dxa"/>
          <w:right w:w="99" w:type="dxa"/>
        </w:tblCellMar>
        <w:tblLook w:val="04A0" w:firstRow="1" w:lastRow="0" w:firstColumn="1" w:lastColumn="0" w:noHBand="0" w:noVBand="1"/>
      </w:tblPr>
      <w:tblGrid>
        <w:gridCol w:w="708"/>
        <w:gridCol w:w="1276"/>
        <w:gridCol w:w="6095"/>
      </w:tblGrid>
      <w:tr w:rsidR="00C60FD3" w:rsidRPr="00681DF9" w14:paraId="793063EB" w14:textId="77777777" w:rsidTr="00552D20">
        <w:trPr>
          <w:trHeight w:val="20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4A9D6C" w14:textId="5D1E4683"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4DD546" w14:textId="53D5CDF2"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09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0A0A0E"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60FD3" w:rsidRPr="00681DF9" w14:paraId="69CDED7B" w14:textId="77777777" w:rsidTr="00C60FD3">
        <w:trPr>
          <w:trHeight w:val="355"/>
        </w:trPr>
        <w:tc>
          <w:tcPr>
            <w:tcW w:w="708" w:type="dxa"/>
            <w:tcBorders>
              <w:top w:val="nil"/>
              <w:left w:val="single" w:sz="4" w:space="0" w:color="auto"/>
              <w:bottom w:val="single" w:sz="4" w:space="0" w:color="auto"/>
              <w:right w:val="single" w:sz="4" w:space="0" w:color="auto"/>
            </w:tcBorders>
            <w:vAlign w:val="center"/>
          </w:tcPr>
          <w:p w14:paraId="0A6BE91C"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97332D5" w14:textId="30060B8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ID</w:t>
            </w:r>
          </w:p>
        </w:tc>
        <w:tc>
          <w:tcPr>
            <w:tcW w:w="6095" w:type="dxa"/>
            <w:tcBorders>
              <w:top w:val="nil"/>
              <w:left w:val="nil"/>
              <w:bottom w:val="single" w:sz="4" w:space="0" w:color="auto"/>
              <w:right w:val="single" w:sz="4" w:space="0" w:color="auto"/>
            </w:tcBorders>
            <w:shd w:val="clear" w:color="auto" w:fill="auto"/>
            <w:vAlign w:val="center"/>
            <w:hideMark/>
          </w:tcPr>
          <w:p w14:paraId="7FDA03BA" w14:textId="78926FC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情報の管理主体である地方公共団体内でデータが一意に決まるよう、</w:t>
            </w:r>
            <w:r>
              <w:rPr>
                <w:rFonts w:asciiTheme="minorEastAsia" w:eastAsiaTheme="minorEastAsia" w:hAnsiTheme="minorEastAsia" w:cs="ＭＳ Ｐゴシック" w:hint="eastAsia"/>
                <w:kern w:val="0"/>
                <w:sz w:val="20"/>
                <w:szCs w:val="20"/>
              </w:rPr>
              <w:t>ID</w:t>
            </w:r>
            <w:r w:rsidRPr="00681DF9">
              <w:rPr>
                <w:rFonts w:asciiTheme="minorEastAsia" w:eastAsiaTheme="minorEastAsia" w:hAnsiTheme="minorEastAsia" w:cs="ＭＳ Ｐゴシック" w:hint="eastAsia"/>
                <w:kern w:val="0"/>
                <w:sz w:val="20"/>
                <w:szCs w:val="20"/>
              </w:rPr>
              <w:t>を設定し記載。</w:t>
            </w:r>
          </w:p>
        </w:tc>
      </w:tr>
      <w:tr w:rsidR="00C60FD3" w:rsidRPr="00681DF9" w14:paraId="78E86ECA" w14:textId="77777777" w:rsidTr="00C60FD3">
        <w:trPr>
          <w:trHeight w:val="173"/>
        </w:trPr>
        <w:tc>
          <w:tcPr>
            <w:tcW w:w="708" w:type="dxa"/>
            <w:tcBorders>
              <w:top w:val="nil"/>
              <w:left w:val="single" w:sz="4" w:space="0" w:color="auto"/>
              <w:bottom w:val="single" w:sz="4" w:space="0" w:color="auto"/>
              <w:right w:val="single" w:sz="4" w:space="0" w:color="auto"/>
            </w:tcBorders>
            <w:vAlign w:val="center"/>
          </w:tcPr>
          <w:p w14:paraId="22145ED8" w14:textId="65034013"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lastRenderedPageBreak/>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1C6BB7" w14:textId="68DA845A"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w:t>
            </w:r>
          </w:p>
        </w:tc>
        <w:tc>
          <w:tcPr>
            <w:tcW w:w="6095" w:type="dxa"/>
            <w:tcBorders>
              <w:top w:val="nil"/>
              <w:left w:val="nil"/>
              <w:bottom w:val="single" w:sz="4" w:space="0" w:color="auto"/>
              <w:right w:val="single" w:sz="4" w:space="0" w:color="auto"/>
            </w:tcBorders>
            <w:shd w:val="clear" w:color="auto" w:fill="auto"/>
            <w:vAlign w:val="center"/>
            <w:hideMark/>
          </w:tcPr>
          <w:p w14:paraId="527F4E37"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の名称を記載。</w:t>
            </w:r>
          </w:p>
        </w:tc>
      </w:tr>
      <w:tr w:rsidR="00C60FD3" w:rsidRPr="00681DF9" w14:paraId="71F6CED4" w14:textId="77777777" w:rsidTr="00552D20">
        <w:trPr>
          <w:trHeight w:val="134"/>
        </w:trPr>
        <w:tc>
          <w:tcPr>
            <w:tcW w:w="708" w:type="dxa"/>
            <w:tcBorders>
              <w:top w:val="nil"/>
              <w:left w:val="single" w:sz="4" w:space="0" w:color="auto"/>
              <w:bottom w:val="single" w:sz="4" w:space="0" w:color="auto"/>
              <w:right w:val="single" w:sz="4" w:space="0" w:color="auto"/>
            </w:tcBorders>
            <w:vAlign w:val="center"/>
          </w:tcPr>
          <w:p w14:paraId="188B4FD0" w14:textId="513A19B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7EF4149" w14:textId="02873866"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名称_カナ</w:t>
            </w:r>
          </w:p>
        </w:tc>
        <w:tc>
          <w:tcPr>
            <w:tcW w:w="6095" w:type="dxa"/>
            <w:tcBorders>
              <w:top w:val="nil"/>
              <w:left w:val="nil"/>
              <w:bottom w:val="single" w:sz="4" w:space="0" w:color="auto"/>
              <w:right w:val="single" w:sz="4" w:space="0" w:color="auto"/>
            </w:tcBorders>
            <w:shd w:val="clear" w:color="auto" w:fill="auto"/>
            <w:vAlign w:val="center"/>
            <w:hideMark/>
          </w:tcPr>
          <w:p w14:paraId="4F7C6335"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の名称をカナで記載。</w:t>
            </w:r>
          </w:p>
        </w:tc>
      </w:tr>
      <w:tr w:rsidR="00C60FD3" w:rsidRPr="00681DF9" w14:paraId="4F91C9F0"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0EC65B8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46999DF" w14:textId="33819F3B"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w:t>
            </w:r>
            <w:r>
              <w:rPr>
                <w:rFonts w:asciiTheme="minorEastAsia" w:eastAsiaTheme="minorEastAsia" w:hAnsiTheme="minorEastAsia" w:cs="ＭＳ Ｐゴシック" w:hint="eastAsia"/>
                <w:kern w:val="0"/>
                <w:sz w:val="20"/>
                <w:szCs w:val="20"/>
              </w:rPr>
              <w:t>英字</w:t>
            </w:r>
          </w:p>
        </w:tc>
        <w:tc>
          <w:tcPr>
            <w:tcW w:w="6095" w:type="dxa"/>
            <w:tcBorders>
              <w:top w:val="nil"/>
              <w:left w:val="nil"/>
              <w:bottom w:val="single" w:sz="4" w:space="0" w:color="auto"/>
              <w:right w:val="single" w:sz="4" w:space="0" w:color="auto"/>
            </w:tcBorders>
            <w:shd w:val="clear" w:color="auto" w:fill="auto"/>
            <w:vAlign w:val="center"/>
          </w:tcPr>
          <w:p w14:paraId="0A2F31A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w:t>
            </w:r>
            <w:r>
              <w:rPr>
                <w:rFonts w:asciiTheme="minorEastAsia" w:eastAsiaTheme="minorEastAsia" w:hAnsiTheme="minorEastAsia" w:cs="ＭＳ Ｐゴシック" w:hint="eastAsia"/>
                <w:kern w:val="0"/>
                <w:sz w:val="20"/>
                <w:szCs w:val="20"/>
              </w:rPr>
              <w:t>英字</w:t>
            </w:r>
            <w:r w:rsidRPr="00681DF9">
              <w:rPr>
                <w:rFonts w:asciiTheme="minorEastAsia" w:eastAsiaTheme="minorEastAsia" w:hAnsiTheme="minorEastAsia" w:cs="ＭＳ Ｐゴシック" w:hint="eastAsia"/>
                <w:kern w:val="0"/>
                <w:sz w:val="20"/>
                <w:szCs w:val="20"/>
              </w:rPr>
              <w:t>で記載。</w:t>
            </w:r>
          </w:p>
        </w:tc>
      </w:tr>
      <w:tr w:rsidR="00C60FD3" w:rsidRPr="00681DF9" w14:paraId="303B050E"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6AF305E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6FCD1F9" w14:textId="6AB2DDC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POIコード</w:t>
            </w:r>
          </w:p>
        </w:tc>
        <w:tc>
          <w:tcPr>
            <w:tcW w:w="6095" w:type="dxa"/>
            <w:tcBorders>
              <w:top w:val="nil"/>
              <w:left w:val="nil"/>
              <w:bottom w:val="single" w:sz="4" w:space="0" w:color="auto"/>
              <w:right w:val="single" w:sz="4" w:space="0" w:color="auto"/>
            </w:tcBorders>
            <w:shd w:val="clear" w:color="auto" w:fill="auto"/>
            <w:vAlign w:val="center"/>
          </w:tcPr>
          <w:p w14:paraId="1DF08C1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地物のPOIコードを記載。</w:t>
            </w:r>
          </w:p>
        </w:tc>
      </w:tr>
      <w:tr w:rsidR="00C60FD3" w:rsidRPr="00681DF9" w14:paraId="7861AD75" w14:textId="77777777" w:rsidTr="00552D20">
        <w:trPr>
          <w:trHeight w:val="42"/>
        </w:trPr>
        <w:tc>
          <w:tcPr>
            <w:tcW w:w="708" w:type="dxa"/>
            <w:tcBorders>
              <w:top w:val="nil"/>
              <w:left w:val="single" w:sz="4" w:space="0" w:color="auto"/>
              <w:bottom w:val="single" w:sz="4" w:space="0" w:color="auto"/>
              <w:right w:val="single" w:sz="4" w:space="0" w:color="auto"/>
            </w:tcBorders>
            <w:vAlign w:val="center"/>
          </w:tcPr>
          <w:p w14:paraId="398BC63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633DB47D" w14:textId="0836CE0F"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c>
          <w:tcPr>
            <w:tcW w:w="6095" w:type="dxa"/>
            <w:tcBorders>
              <w:top w:val="nil"/>
              <w:left w:val="nil"/>
              <w:bottom w:val="single" w:sz="4" w:space="0" w:color="auto"/>
              <w:right w:val="single" w:sz="4" w:space="0" w:color="auto"/>
            </w:tcBorders>
            <w:shd w:val="clear" w:color="auto" w:fill="auto"/>
            <w:vAlign w:val="center"/>
          </w:tcPr>
          <w:p w14:paraId="6D23257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地物の説明を記入</w:t>
            </w:r>
          </w:p>
        </w:tc>
      </w:tr>
      <w:tr w:rsidR="00C60FD3" w:rsidRPr="00681DF9" w14:paraId="073946FD"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3FD863E4" w14:textId="3CF8EA2E"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485052" w14:textId="4240826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住所</w:t>
            </w:r>
          </w:p>
        </w:tc>
        <w:tc>
          <w:tcPr>
            <w:tcW w:w="6095" w:type="dxa"/>
            <w:tcBorders>
              <w:top w:val="nil"/>
              <w:left w:val="nil"/>
              <w:bottom w:val="single" w:sz="4" w:space="0" w:color="auto"/>
              <w:right w:val="single" w:sz="4" w:space="0" w:color="auto"/>
            </w:tcBorders>
            <w:shd w:val="clear" w:color="auto" w:fill="auto"/>
            <w:vAlign w:val="center"/>
            <w:hideMark/>
          </w:tcPr>
          <w:p w14:paraId="11B8FBF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の住所を記載。</w:t>
            </w:r>
            <w:r w:rsidR="00323F71">
              <w:rPr>
                <w:rFonts w:asciiTheme="minorEastAsia" w:eastAsiaTheme="minorEastAsia" w:hAnsiTheme="minorEastAsia" w:cs="ＭＳ Ｐゴシック" w:hint="eastAsia"/>
                <w:kern w:val="0"/>
                <w:sz w:val="20"/>
                <w:szCs w:val="20"/>
              </w:rPr>
              <w:t>（住所型）</w:t>
            </w:r>
          </w:p>
          <w:p w14:paraId="0409CE3A" w14:textId="65315CEA" w:rsidR="00323F71" w:rsidRPr="00681DF9" w:rsidRDefault="00323F71"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住所がない地物は、住所型の緯度経度を記載。</w:t>
            </w:r>
          </w:p>
        </w:tc>
      </w:tr>
      <w:tr w:rsidR="00C60FD3" w:rsidRPr="00681DF9" w14:paraId="10671640" w14:textId="77777777" w:rsidTr="00C60FD3">
        <w:trPr>
          <w:trHeight w:val="50"/>
        </w:trPr>
        <w:tc>
          <w:tcPr>
            <w:tcW w:w="708" w:type="dxa"/>
            <w:tcBorders>
              <w:top w:val="nil"/>
              <w:left w:val="single" w:sz="4" w:space="0" w:color="auto"/>
              <w:bottom w:val="single" w:sz="4" w:space="0" w:color="auto"/>
              <w:right w:val="single" w:sz="4" w:space="0" w:color="auto"/>
            </w:tcBorders>
            <w:vAlign w:val="center"/>
          </w:tcPr>
          <w:p w14:paraId="36CC69E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650910" w14:textId="6B7D08E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建物名等</w:t>
            </w:r>
          </w:p>
        </w:tc>
        <w:tc>
          <w:tcPr>
            <w:tcW w:w="6095" w:type="dxa"/>
            <w:tcBorders>
              <w:top w:val="nil"/>
              <w:left w:val="nil"/>
              <w:bottom w:val="single" w:sz="4" w:space="0" w:color="auto"/>
              <w:right w:val="single" w:sz="4" w:space="0" w:color="auto"/>
            </w:tcBorders>
            <w:shd w:val="clear" w:color="auto" w:fill="auto"/>
            <w:vAlign w:val="center"/>
            <w:hideMark/>
          </w:tcPr>
          <w:p w14:paraId="24E8C1F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の住所の</w:t>
            </w:r>
            <w:r>
              <w:rPr>
                <w:rFonts w:asciiTheme="minorEastAsia" w:eastAsiaTheme="minorEastAsia" w:hAnsiTheme="minorEastAsia" w:cs="ＭＳ Ｐゴシック" w:hint="eastAsia"/>
                <w:kern w:val="0"/>
                <w:sz w:val="20"/>
                <w:szCs w:val="20"/>
              </w:rPr>
              <w:t>建物名等</w:t>
            </w:r>
            <w:r w:rsidRPr="00681DF9">
              <w:rPr>
                <w:rFonts w:asciiTheme="minorEastAsia" w:eastAsiaTheme="minorEastAsia" w:hAnsiTheme="minorEastAsia" w:cs="ＭＳ Ｐゴシック" w:hint="eastAsia"/>
                <w:kern w:val="0"/>
                <w:sz w:val="20"/>
                <w:szCs w:val="20"/>
              </w:rPr>
              <w:t>を記載。</w:t>
            </w:r>
          </w:p>
        </w:tc>
      </w:tr>
      <w:tr w:rsidR="00C60FD3" w:rsidRPr="00681DF9" w14:paraId="4E7043E3" w14:textId="77777777" w:rsidTr="00C60FD3">
        <w:trPr>
          <w:trHeight w:val="122"/>
        </w:trPr>
        <w:tc>
          <w:tcPr>
            <w:tcW w:w="708" w:type="dxa"/>
            <w:tcBorders>
              <w:top w:val="nil"/>
              <w:left w:val="single" w:sz="4" w:space="0" w:color="auto"/>
              <w:bottom w:val="single" w:sz="4" w:space="0" w:color="auto"/>
              <w:right w:val="single" w:sz="4" w:space="0" w:color="auto"/>
            </w:tcBorders>
            <w:vAlign w:val="center"/>
          </w:tcPr>
          <w:p w14:paraId="2397753C"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B5353D" w14:textId="5B533EA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6095" w:type="dxa"/>
            <w:tcBorders>
              <w:top w:val="nil"/>
              <w:left w:val="nil"/>
              <w:bottom w:val="single" w:sz="4" w:space="0" w:color="auto"/>
              <w:right w:val="single" w:sz="4" w:space="0" w:color="auto"/>
            </w:tcBorders>
            <w:shd w:val="clear" w:color="auto" w:fill="auto"/>
            <w:vAlign w:val="center"/>
            <w:hideMark/>
          </w:tcPr>
          <w:p w14:paraId="55879BC9"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の連絡先を記載。</w:t>
            </w:r>
          </w:p>
        </w:tc>
      </w:tr>
      <w:tr w:rsidR="00C60FD3" w:rsidRPr="00681DF9" w14:paraId="011BE6C1" w14:textId="77777777" w:rsidTr="00C60FD3">
        <w:trPr>
          <w:trHeight w:val="120"/>
        </w:trPr>
        <w:tc>
          <w:tcPr>
            <w:tcW w:w="708" w:type="dxa"/>
            <w:tcBorders>
              <w:top w:val="nil"/>
              <w:left w:val="single" w:sz="4" w:space="0" w:color="auto"/>
              <w:bottom w:val="single" w:sz="4" w:space="0" w:color="auto"/>
              <w:right w:val="single" w:sz="4" w:space="0" w:color="auto"/>
            </w:tcBorders>
            <w:vAlign w:val="center"/>
          </w:tcPr>
          <w:p w14:paraId="386ADA8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3E93B73" w14:textId="0479317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URL</w:t>
            </w:r>
          </w:p>
        </w:tc>
        <w:tc>
          <w:tcPr>
            <w:tcW w:w="6095" w:type="dxa"/>
            <w:tcBorders>
              <w:top w:val="nil"/>
              <w:left w:val="nil"/>
              <w:bottom w:val="single" w:sz="4" w:space="0" w:color="auto"/>
              <w:right w:val="single" w:sz="4" w:space="0" w:color="auto"/>
            </w:tcBorders>
            <w:shd w:val="clear" w:color="auto" w:fill="auto"/>
            <w:vAlign w:val="center"/>
            <w:hideMark/>
          </w:tcPr>
          <w:p w14:paraId="7209E82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に関する情報源を示すサイト等を記載。</w:t>
            </w:r>
          </w:p>
        </w:tc>
      </w:tr>
      <w:tr w:rsidR="00C60FD3" w:rsidRPr="00681DF9" w14:paraId="1BDBDF18" w14:textId="77777777" w:rsidTr="00C60FD3">
        <w:trPr>
          <w:trHeight w:val="181"/>
        </w:trPr>
        <w:tc>
          <w:tcPr>
            <w:tcW w:w="708" w:type="dxa"/>
            <w:tcBorders>
              <w:top w:val="nil"/>
              <w:left w:val="single" w:sz="4" w:space="0" w:color="auto"/>
              <w:bottom w:val="single" w:sz="4" w:space="0" w:color="auto"/>
              <w:right w:val="single" w:sz="4" w:space="0" w:color="auto"/>
            </w:tcBorders>
            <w:vAlign w:val="center"/>
          </w:tcPr>
          <w:p w14:paraId="2F3C74B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67031C9" w14:textId="764E2709"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備考</w:t>
            </w:r>
          </w:p>
        </w:tc>
        <w:tc>
          <w:tcPr>
            <w:tcW w:w="6095" w:type="dxa"/>
            <w:tcBorders>
              <w:top w:val="nil"/>
              <w:left w:val="nil"/>
              <w:bottom w:val="single" w:sz="4" w:space="0" w:color="auto"/>
              <w:right w:val="single" w:sz="4" w:space="0" w:color="auto"/>
            </w:tcBorders>
            <w:shd w:val="clear" w:color="auto" w:fill="auto"/>
            <w:vAlign w:val="center"/>
            <w:hideMark/>
          </w:tcPr>
          <w:p w14:paraId="6BA108C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特記事項等があれば記載。</w:t>
            </w:r>
          </w:p>
        </w:tc>
      </w:tr>
    </w:tbl>
    <w:p w14:paraId="6D2E6EF9" w14:textId="77777777" w:rsidR="00AF2A66" w:rsidRDefault="00AF2A66" w:rsidP="00AF2A66">
      <w:pPr>
        <w:pStyle w:val="51"/>
      </w:pPr>
      <w:r>
        <w:rPr>
          <w:rFonts w:hint="eastAsia"/>
        </w:rPr>
        <w:t>データ項目に選択肢があるときの候補</w:t>
      </w:r>
    </w:p>
    <w:p w14:paraId="29642B50" w14:textId="79C5F0AF" w:rsidR="00AF2A66" w:rsidRDefault="00AF2A66" w:rsidP="00AF2A66">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707389FE" w14:textId="77777777" w:rsidR="00AF2A66" w:rsidRDefault="00AF2A66" w:rsidP="00AF2A66">
      <w:pPr>
        <w:pStyle w:val="51"/>
      </w:pPr>
      <w:r>
        <w:rPr>
          <w:rFonts w:hint="eastAsia"/>
        </w:rPr>
        <w:t>既存データモデル</w:t>
      </w:r>
    </w:p>
    <w:p w14:paraId="7AE7D6D3" w14:textId="77777777" w:rsidR="00623D29" w:rsidRDefault="00623D29">
      <w:pPr>
        <w:pStyle w:val="6"/>
      </w:pPr>
      <w:r>
        <w:rPr>
          <w:rFonts w:hint="eastAsia"/>
        </w:rPr>
        <w:t>Smart Data Model</w:t>
      </w:r>
    </w:p>
    <w:p w14:paraId="2B29560A" w14:textId="2590AC17" w:rsidR="00623D29" w:rsidRPr="0013583B" w:rsidRDefault="00623D29" w:rsidP="00DE2F8B">
      <w:pPr>
        <w:pStyle w:val="afd"/>
      </w:pPr>
      <w:r>
        <w:t>Point of Interest</w:t>
      </w:r>
      <w:r w:rsidR="00AF2A66">
        <w:rPr>
          <w:rFonts w:hint="eastAsia"/>
        </w:rPr>
        <w:t>のデータ項目を参照できます。</w:t>
      </w:r>
    </w:p>
    <w:p w14:paraId="6BD67AFF" w14:textId="77777777" w:rsidR="00623D29" w:rsidRDefault="00623D29">
      <w:pPr>
        <w:pStyle w:val="6"/>
      </w:pPr>
      <w:r>
        <w:t>S</w:t>
      </w:r>
      <w:r>
        <w:rPr>
          <w:rFonts w:hint="eastAsia"/>
        </w:rPr>
        <w:t>chema.org</w:t>
      </w:r>
    </w:p>
    <w:p w14:paraId="1E397FC6" w14:textId="0BE42A5B" w:rsidR="00623D29" w:rsidRDefault="00623D29" w:rsidP="00DE2F8B">
      <w:pPr>
        <w:pStyle w:val="afd"/>
      </w:pPr>
      <w:r>
        <w:rPr>
          <w:rFonts w:hint="eastAsia"/>
        </w:rPr>
        <w:t>Place</w:t>
      </w:r>
      <w:r w:rsidR="00AF2A66">
        <w:rPr>
          <w:rFonts w:hint="eastAsia"/>
        </w:rPr>
        <w:t>のデータ項目</w:t>
      </w:r>
      <w:r>
        <w:rPr>
          <w:rFonts w:hint="eastAsia"/>
        </w:rPr>
        <w:t>を参照できます。</w:t>
      </w:r>
    </w:p>
    <w:p w14:paraId="7016FCA0" w14:textId="77777777" w:rsidR="00FD08FC" w:rsidRDefault="00FD08FC" w:rsidP="001F162B">
      <w:pPr>
        <w:pStyle w:val="32"/>
        <w:numPr>
          <w:ilvl w:val="0"/>
          <w:numId w:val="5"/>
        </w:numPr>
      </w:pPr>
      <w:bookmarkStart w:id="138" w:name="_Toc103600023"/>
      <w:r>
        <w:rPr>
          <w:rFonts w:hint="eastAsia"/>
        </w:rPr>
        <w:t>観光ポイント</w:t>
      </w:r>
      <w:bookmarkEnd w:id="138"/>
    </w:p>
    <w:p w14:paraId="3CE67FE2" w14:textId="77777777" w:rsidR="00FD08FC" w:rsidRPr="00285AFC" w:rsidRDefault="00FD08FC" w:rsidP="00FD08FC">
      <w:pPr>
        <w:pStyle w:val="a8"/>
        <w:ind w:left="120" w:firstLine="240"/>
      </w:pPr>
      <w:r>
        <w:rPr>
          <w:rFonts w:hint="eastAsia"/>
        </w:rPr>
        <w:t>見晴台、石碑など地点を示したいときの情報を以下に示します。</w:t>
      </w:r>
    </w:p>
    <w:p w14:paraId="71C4E162" w14:textId="77777777" w:rsidR="00FD08FC" w:rsidRDefault="00FD08FC" w:rsidP="001F162B">
      <w:pPr>
        <w:pStyle w:val="51"/>
        <w:numPr>
          <w:ilvl w:val="4"/>
          <w:numId w:val="30"/>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FD08FC" w:rsidRPr="00B7091E" w14:paraId="5ECA5E2F" w14:textId="77777777" w:rsidTr="002748DC">
        <w:tc>
          <w:tcPr>
            <w:tcW w:w="1667" w:type="pct"/>
            <w:shd w:val="clear" w:color="auto" w:fill="D9D9D9" w:themeFill="background1" w:themeFillShade="D9"/>
          </w:tcPr>
          <w:p w14:paraId="2907561A"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97EF3B2"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3657BBBF"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参照元</w:t>
            </w:r>
          </w:p>
        </w:tc>
      </w:tr>
      <w:tr w:rsidR="00FD08FC" w:rsidRPr="00B7091E" w14:paraId="0F92009B" w14:textId="77777777" w:rsidTr="002748DC">
        <w:tc>
          <w:tcPr>
            <w:tcW w:w="1667" w:type="pct"/>
          </w:tcPr>
          <w:p w14:paraId="148C1C13" w14:textId="77777777" w:rsidR="00FD08FC" w:rsidRPr="0097334B" w:rsidRDefault="00FD08FC" w:rsidP="00AF2A66">
            <w:pPr>
              <w:pStyle w:val="aa"/>
              <w:snapToGrid w:val="0"/>
              <w:ind w:leftChars="0" w:left="0" w:firstLineChars="0" w:firstLine="0"/>
              <w:rPr>
                <w:sz w:val="20"/>
                <w:szCs w:val="18"/>
              </w:rPr>
            </w:pPr>
            <w:r>
              <w:rPr>
                <w:rFonts w:hint="eastAsia"/>
                <w:sz w:val="20"/>
                <w:szCs w:val="18"/>
              </w:rPr>
              <w:t>観光ポイント</w:t>
            </w:r>
          </w:p>
        </w:tc>
        <w:tc>
          <w:tcPr>
            <w:tcW w:w="1667" w:type="pct"/>
          </w:tcPr>
          <w:p w14:paraId="5E1DC710" w14:textId="77777777" w:rsidR="00FD08FC" w:rsidRPr="0097334B" w:rsidRDefault="00FD08FC" w:rsidP="00AF2A66">
            <w:pPr>
              <w:pStyle w:val="aa"/>
              <w:snapToGrid w:val="0"/>
              <w:ind w:leftChars="0" w:left="0" w:firstLineChars="0" w:firstLine="0"/>
              <w:rPr>
                <w:sz w:val="20"/>
                <w:szCs w:val="18"/>
              </w:rPr>
            </w:pPr>
            <w:r>
              <w:rPr>
                <w:rFonts w:hint="eastAsia"/>
                <w:sz w:val="20"/>
                <w:szCs w:val="18"/>
              </w:rPr>
              <w:t>Tourism point</w:t>
            </w:r>
          </w:p>
        </w:tc>
        <w:tc>
          <w:tcPr>
            <w:tcW w:w="1666" w:type="pct"/>
          </w:tcPr>
          <w:p w14:paraId="376A9990" w14:textId="77777777" w:rsidR="00FD08FC" w:rsidRPr="0097334B" w:rsidRDefault="00FD08FC" w:rsidP="00AF2A66">
            <w:pPr>
              <w:pStyle w:val="aa"/>
              <w:snapToGrid w:val="0"/>
              <w:ind w:leftChars="0" w:left="0" w:firstLineChars="0" w:firstLine="0"/>
              <w:rPr>
                <w:sz w:val="20"/>
                <w:szCs w:val="18"/>
              </w:rPr>
            </w:pPr>
          </w:p>
        </w:tc>
      </w:tr>
      <w:tr w:rsidR="002748DC" w:rsidRPr="00B7091E" w14:paraId="268556FD" w14:textId="77777777" w:rsidTr="002748DC">
        <w:tc>
          <w:tcPr>
            <w:tcW w:w="1667" w:type="pct"/>
          </w:tcPr>
          <w:p w14:paraId="29EF42CC" w14:textId="77777777" w:rsidR="002748DC" w:rsidRDefault="002748DC" w:rsidP="00645636">
            <w:pPr>
              <w:pStyle w:val="aa"/>
              <w:snapToGrid w:val="0"/>
              <w:ind w:leftChars="0" w:left="0" w:firstLineChars="0" w:firstLine="0"/>
              <w:rPr>
                <w:sz w:val="20"/>
                <w:szCs w:val="18"/>
              </w:rPr>
            </w:pPr>
            <w:r>
              <w:rPr>
                <w:rFonts w:hint="eastAsia"/>
                <w:sz w:val="20"/>
                <w:szCs w:val="18"/>
              </w:rPr>
              <w:t>観光目的地</w:t>
            </w:r>
          </w:p>
        </w:tc>
        <w:tc>
          <w:tcPr>
            <w:tcW w:w="1667" w:type="pct"/>
          </w:tcPr>
          <w:p w14:paraId="5AE25756" w14:textId="77777777" w:rsidR="002748DC" w:rsidRDefault="002748DC" w:rsidP="00645636">
            <w:pPr>
              <w:pStyle w:val="aa"/>
              <w:snapToGrid w:val="0"/>
              <w:ind w:leftChars="0" w:left="0" w:firstLineChars="0" w:firstLine="0"/>
              <w:rPr>
                <w:sz w:val="20"/>
                <w:szCs w:val="18"/>
              </w:rPr>
            </w:pPr>
            <w:r w:rsidRPr="002748DC">
              <w:rPr>
                <w:sz w:val="20"/>
                <w:szCs w:val="18"/>
              </w:rPr>
              <w:t>TouristDestination</w:t>
            </w:r>
          </w:p>
        </w:tc>
        <w:tc>
          <w:tcPr>
            <w:tcW w:w="1666" w:type="pct"/>
          </w:tcPr>
          <w:p w14:paraId="383D662B" w14:textId="77777777" w:rsidR="002748DC" w:rsidRPr="0097334B" w:rsidRDefault="002748DC" w:rsidP="00645636">
            <w:pPr>
              <w:pStyle w:val="aa"/>
              <w:snapToGrid w:val="0"/>
              <w:ind w:leftChars="0" w:left="0" w:firstLineChars="0" w:firstLine="0"/>
              <w:rPr>
                <w:sz w:val="20"/>
                <w:szCs w:val="18"/>
              </w:rPr>
            </w:pPr>
            <w:r>
              <w:rPr>
                <w:rFonts w:hint="eastAsia"/>
                <w:sz w:val="20"/>
                <w:szCs w:val="18"/>
              </w:rPr>
              <w:t>Smart data model</w:t>
            </w:r>
          </w:p>
        </w:tc>
      </w:tr>
      <w:tr w:rsidR="002748DC" w:rsidRPr="00B7091E" w14:paraId="378CBBB7" w14:textId="77777777" w:rsidTr="002748DC">
        <w:tc>
          <w:tcPr>
            <w:tcW w:w="1667" w:type="pct"/>
          </w:tcPr>
          <w:p w14:paraId="4B008427" w14:textId="376D8F76" w:rsidR="002748DC" w:rsidRDefault="002748DC" w:rsidP="00AF2A66">
            <w:pPr>
              <w:pStyle w:val="aa"/>
              <w:snapToGrid w:val="0"/>
              <w:ind w:leftChars="0" w:left="0" w:firstLineChars="0" w:firstLine="0"/>
              <w:rPr>
                <w:sz w:val="20"/>
                <w:szCs w:val="18"/>
              </w:rPr>
            </w:pPr>
            <w:r>
              <w:rPr>
                <w:rFonts w:hint="eastAsia"/>
                <w:sz w:val="20"/>
                <w:szCs w:val="18"/>
              </w:rPr>
              <w:t>観光目的地</w:t>
            </w:r>
          </w:p>
        </w:tc>
        <w:tc>
          <w:tcPr>
            <w:tcW w:w="1667" w:type="pct"/>
          </w:tcPr>
          <w:p w14:paraId="6DDA9D03" w14:textId="36C7274F" w:rsidR="002748DC" w:rsidRDefault="002748DC" w:rsidP="00AF2A66">
            <w:pPr>
              <w:pStyle w:val="aa"/>
              <w:snapToGrid w:val="0"/>
              <w:ind w:leftChars="0" w:left="0" w:firstLineChars="0" w:firstLine="0"/>
              <w:rPr>
                <w:sz w:val="20"/>
                <w:szCs w:val="18"/>
              </w:rPr>
            </w:pPr>
            <w:r w:rsidRPr="002748DC">
              <w:rPr>
                <w:sz w:val="20"/>
                <w:szCs w:val="18"/>
              </w:rPr>
              <w:t>TouristDestination</w:t>
            </w:r>
          </w:p>
        </w:tc>
        <w:tc>
          <w:tcPr>
            <w:tcW w:w="1666" w:type="pct"/>
          </w:tcPr>
          <w:p w14:paraId="76C67BEA" w14:textId="6A1B7C90" w:rsidR="002748DC" w:rsidRPr="0097334B" w:rsidRDefault="002748DC" w:rsidP="00AF2A6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38BC136" w14:textId="77777777" w:rsidR="00FD08FC" w:rsidRDefault="00FD08FC" w:rsidP="00FD08FC">
      <w:pPr>
        <w:pStyle w:val="51"/>
      </w:pPr>
      <w:r>
        <w:rPr>
          <w:rFonts w:hint="eastAsia"/>
        </w:rPr>
        <w:t>データモデル</w:t>
      </w:r>
    </w:p>
    <w:p w14:paraId="33801C8B" w14:textId="09E52295" w:rsidR="00FD08FC" w:rsidRDefault="00FD08FC" w:rsidP="00FD08FC">
      <w:pPr>
        <w:pStyle w:val="aa"/>
        <w:ind w:left="360" w:firstLine="240"/>
      </w:pPr>
      <w:r>
        <w:rPr>
          <w:rFonts w:hint="eastAsia"/>
        </w:rPr>
        <w:t>地物</w:t>
      </w:r>
      <w:r w:rsidR="00AF2A66">
        <w:rPr>
          <w:rFonts w:hint="eastAsia"/>
        </w:rPr>
        <w:t>・地点</w:t>
      </w:r>
      <w:r>
        <w:rPr>
          <w:rFonts w:hint="eastAsia"/>
        </w:rPr>
        <w:t>の基本モデルを利用します。</w:t>
      </w:r>
    </w:p>
    <w:p w14:paraId="05A5D5F9" w14:textId="77777777" w:rsidR="00AF2A66" w:rsidRDefault="00AF2A66" w:rsidP="00FD08FC">
      <w:pPr>
        <w:pStyle w:val="aa"/>
        <w:ind w:left="360" w:firstLine="240"/>
      </w:pPr>
    </w:p>
    <w:p w14:paraId="4D716BB3" w14:textId="77777777" w:rsidR="00AF2A66" w:rsidRDefault="00AF2A66" w:rsidP="00AF2A66">
      <w:pPr>
        <w:pStyle w:val="aa"/>
        <w:ind w:left="360" w:firstLine="240"/>
      </w:pPr>
      <w:r>
        <w:rPr>
          <w:rFonts w:hint="eastAsia"/>
          <w:noProof/>
        </w:rPr>
        <w:drawing>
          <wp:inline distT="0" distB="0" distL="0" distR="0" wp14:anchorId="133D9AA1" wp14:editId="33DA3EFF">
            <wp:extent cx="4914900" cy="419100"/>
            <wp:effectExtent l="0" t="0" r="0" b="19050"/>
            <wp:docPr id="49" name="図表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7C518277" w14:textId="77777777" w:rsidR="002748DC" w:rsidRDefault="002748DC" w:rsidP="002748DC">
      <w:pPr>
        <w:pStyle w:val="51"/>
      </w:pPr>
      <w:r>
        <w:rPr>
          <w:rFonts w:hint="eastAsia"/>
        </w:rPr>
        <w:t>データ項目に選択肢があるときの候補</w:t>
      </w:r>
    </w:p>
    <w:p w14:paraId="5E06F894" w14:textId="187154F1" w:rsidR="002748DC" w:rsidRDefault="002748DC" w:rsidP="002748DC">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4C7B2E97" w14:textId="77777777" w:rsidR="002748DC" w:rsidRDefault="002748DC" w:rsidP="002748DC">
      <w:pPr>
        <w:pStyle w:val="51"/>
      </w:pPr>
      <w:r>
        <w:rPr>
          <w:rFonts w:hint="eastAsia"/>
        </w:rPr>
        <w:lastRenderedPageBreak/>
        <w:t>既存データモデル</w:t>
      </w:r>
    </w:p>
    <w:p w14:paraId="36D1D1B5" w14:textId="55007644" w:rsidR="002A57CA" w:rsidRDefault="002A57CA">
      <w:pPr>
        <w:pStyle w:val="6"/>
      </w:pPr>
      <w:r>
        <w:rPr>
          <w:rFonts w:hint="eastAsia"/>
        </w:rPr>
        <w:t>国土数値情報</w:t>
      </w:r>
    </w:p>
    <w:p w14:paraId="0DC60445" w14:textId="38F539BE" w:rsidR="002A57CA" w:rsidRPr="002A57CA" w:rsidRDefault="002A57CA" w:rsidP="002A57CA">
      <w:pPr>
        <w:pStyle w:val="afd"/>
      </w:pPr>
      <w:r>
        <w:rPr>
          <w:rFonts w:hint="eastAsia"/>
        </w:rPr>
        <w:t>政策区域（行政地域）の景観地区・準景観地区、景観重要建造物・樹木、歴史的風土保存区域、伝統的建造物群保存地区、地域（施設）の集客施設、道の駅、地域（施設）の都道府県指定文化財、世界文化遺産、世界自然遺産、観光資源のデータモデルが参照できます。</w:t>
      </w:r>
    </w:p>
    <w:p w14:paraId="2CB7351E" w14:textId="5F576530" w:rsidR="002748DC" w:rsidRDefault="002748DC">
      <w:pPr>
        <w:pStyle w:val="6"/>
      </w:pPr>
      <w:r>
        <w:rPr>
          <w:rFonts w:hint="eastAsia"/>
        </w:rPr>
        <w:t>Smart Data Model</w:t>
      </w:r>
    </w:p>
    <w:p w14:paraId="0B7D86B6" w14:textId="0E536966" w:rsidR="002748DC" w:rsidRPr="0013583B" w:rsidRDefault="002748DC" w:rsidP="002748DC">
      <w:pPr>
        <w:pStyle w:val="afd"/>
      </w:pPr>
      <w:r w:rsidRPr="002748DC">
        <w:t>TouristDestination</w:t>
      </w:r>
      <w:r>
        <w:rPr>
          <w:rFonts w:hint="eastAsia"/>
        </w:rPr>
        <w:t>のデータ項目を参照できます。アトラクションのデータ項目が定義されています。</w:t>
      </w:r>
    </w:p>
    <w:p w14:paraId="69A59A2E" w14:textId="77777777" w:rsidR="002748DC" w:rsidRDefault="002748DC">
      <w:pPr>
        <w:pStyle w:val="6"/>
      </w:pPr>
      <w:r>
        <w:t>S</w:t>
      </w:r>
      <w:r>
        <w:rPr>
          <w:rFonts w:hint="eastAsia"/>
        </w:rPr>
        <w:t>chema.org</w:t>
      </w:r>
    </w:p>
    <w:p w14:paraId="1AA88134" w14:textId="1DC52EF5" w:rsidR="00AF2A66" w:rsidRPr="002748DC" w:rsidRDefault="002748DC" w:rsidP="002748DC">
      <w:pPr>
        <w:pStyle w:val="afd"/>
      </w:pPr>
      <w:r w:rsidRPr="002748DC">
        <w:t>TouristDestination</w:t>
      </w:r>
      <w:r>
        <w:rPr>
          <w:rFonts w:hint="eastAsia"/>
        </w:rPr>
        <w:t>のデータ項目を参照できます。ツーリストタイプのデータ項目が定義されています。</w:t>
      </w:r>
    </w:p>
    <w:p w14:paraId="32B497C3" w14:textId="77777777" w:rsidR="006D5D00" w:rsidRDefault="006D5D00" w:rsidP="006D5D00">
      <w:pPr>
        <w:pStyle w:val="32"/>
      </w:pPr>
      <w:bookmarkStart w:id="139" w:name="_Toc103600024"/>
      <w:r>
        <w:rPr>
          <w:rFonts w:hint="eastAsia"/>
        </w:rPr>
        <w:t>指定緊急避難場所</w:t>
      </w:r>
      <w:bookmarkEnd w:id="139"/>
    </w:p>
    <w:p w14:paraId="552EEBBB" w14:textId="77777777" w:rsidR="006D5D00" w:rsidRPr="00EF1B75" w:rsidRDefault="006D5D00" w:rsidP="006D5D00">
      <w:pPr>
        <w:pStyle w:val="a8"/>
        <w:ind w:left="120" w:firstLine="240"/>
      </w:pPr>
      <w:r>
        <w:rPr>
          <w:rFonts w:hint="eastAsia"/>
        </w:rPr>
        <w:t>災害時の緊急避難場所の情報を以下に示します。</w:t>
      </w:r>
    </w:p>
    <w:p w14:paraId="04164140" w14:textId="77777777" w:rsidR="006D5D00" w:rsidRDefault="006D5D00"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6D5D00" w:rsidRPr="00B7091E" w14:paraId="103AFB87" w14:textId="77777777" w:rsidTr="00645636">
        <w:tc>
          <w:tcPr>
            <w:tcW w:w="1667" w:type="pct"/>
            <w:shd w:val="clear" w:color="auto" w:fill="D9D9D9" w:themeFill="background1" w:themeFillShade="D9"/>
          </w:tcPr>
          <w:p w14:paraId="64D1DF55"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271AABA"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DAF7C29"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参照元</w:t>
            </w:r>
          </w:p>
        </w:tc>
      </w:tr>
      <w:tr w:rsidR="006D5D00" w:rsidRPr="00B7091E" w14:paraId="35CEEE47" w14:textId="77777777" w:rsidTr="00645636">
        <w:tc>
          <w:tcPr>
            <w:tcW w:w="1667" w:type="pct"/>
          </w:tcPr>
          <w:p w14:paraId="41D01A39" w14:textId="77777777" w:rsidR="006D5D00" w:rsidRPr="0097334B" w:rsidRDefault="006D5D00" w:rsidP="00AF2A66">
            <w:pPr>
              <w:pStyle w:val="aa"/>
              <w:snapToGrid w:val="0"/>
              <w:ind w:leftChars="0" w:left="0" w:firstLineChars="0" w:firstLine="0"/>
              <w:rPr>
                <w:sz w:val="20"/>
                <w:szCs w:val="18"/>
              </w:rPr>
            </w:pPr>
            <w:r>
              <w:rPr>
                <w:rFonts w:hint="eastAsia"/>
                <w:sz w:val="20"/>
                <w:szCs w:val="18"/>
              </w:rPr>
              <w:t>指定緊急避難場所</w:t>
            </w:r>
          </w:p>
        </w:tc>
        <w:tc>
          <w:tcPr>
            <w:tcW w:w="1667" w:type="pct"/>
          </w:tcPr>
          <w:p w14:paraId="678ACEAD" w14:textId="77777777" w:rsidR="006D5D00" w:rsidRPr="0097334B" w:rsidRDefault="006D5D00" w:rsidP="00AF2A66">
            <w:pPr>
              <w:pStyle w:val="aa"/>
              <w:snapToGrid w:val="0"/>
              <w:ind w:leftChars="0" w:left="0" w:firstLineChars="0" w:firstLine="0"/>
              <w:rPr>
                <w:sz w:val="20"/>
                <w:szCs w:val="18"/>
              </w:rPr>
            </w:pPr>
            <w:r>
              <w:rPr>
                <w:rFonts w:hint="eastAsia"/>
                <w:sz w:val="20"/>
                <w:szCs w:val="18"/>
              </w:rPr>
              <w:t>Evacuation place</w:t>
            </w:r>
          </w:p>
        </w:tc>
        <w:tc>
          <w:tcPr>
            <w:tcW w:w="1667" w:type="pct"/>
          </w:tcPr>
          <w:p w14:paraId="5327B81C"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推奨データセット</w:t>
            </w:r>
          </w:p>
        </w:tc>
      </w:tr>
    </w:tbl>
    <w:p w14:paraId="04877541" w14:textId="77777777" w:rsidR="006D5D00" w:rsidRDefault="006D5D00" w:rsidP="006D5D00">
      <w:pPr>
        <w:pStyle w:val="51"/>
      </w:pPr>
      <w:r>
        <w:rPr>
          <w:rFonts w:hint="eastAsia"/>
        </w:rPr>
        <w:t>データモデル</w:t>
      </w:r>
    </w:p>
    <w:p w14:paraId="5BA9F370" w14:textId="59AAE1F9" w:rsidR="006D5D00" w:rsidRDefault="006D5D00" w:rsidP="006D5D00">
      <w:pPr>
        <w:pStyle w:val="aa"/>
        <w:ind w:left="360" w:firstLine="240"/>
      </w:pPr>
      <w:r>
        <w:rPr>
          <w:rFonts w:hint="eastAsia"/>
        </w:rPr>
        <w:t>施設の基本モデルに、目的別追加データ項目として以下を付加して利用します。</w:t>
      </w:r>
    </w:p>
    <w:p w14:paraId="0BABE4E7" w14:textId="77777777" w:rsidR="00AF2A66" w:rsidRDefault="00AF2A66" w:rsidP="006D5D00">
      <w:pPr>
        <w:pStyle w:val="aa"/>
        <w:ind w:left="360" w:firstLine="240"/>
      </w:pPr>
    </w:p>
    <w:p w14:paraId="21ECEBB4" w14:textId="77777777" w:rsidR="006D5D00" w:rsidRDefault="006D5D00" w:rsidP="006D5D00">
      <w:pPr>
        <w:pStyle w:val="aa"/>
        <w:ind w:left="360" w:firstLine="240"/>
      </w:pPr>
      <w:r>
        <w:rPr>
          <w:rFonts w:hint="eastAsia"/>
          <w:noProof/>
        </w:rPr>
        <w:drawing>
          <wp:inline distT="0" distB="0" distL="0" distR="0" wp14:anchorId="58E66FA4" wp14:editId="1B55CE5B">
            <wp:extent cx="4914900" cy="1009650"/>
            <wp:effectExtent l="0" t="0" r="0" b="19050"/>
            <wp:docPr id="40" name="図表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191B0DF8" w14:textId="77777777" w:rsidR="006D5D00" w:rsidRDefault="006D5D00" w:rsidP="006D5D00">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6D5D00" w:rsidRPr="008850D3" w14:paraId="7586DF45" w14:textId="77777777" w:rsidTr="00E4202E">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391B3" w14:textId="1954FD9E" w:rsidR="006D5D00" w:rsidRDefault="00E4202E"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29591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4CAC9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D5D00" w:rsidRPr="008850D3" w14:paraId="0CC3608C" w14:textId="77777777" w:rsidTr="00E4202E">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52304AE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6A0C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災害種別_洪水</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6433E8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w:t>
            </w:r>
            <w:r>
              <w:rPr>
                <w:rFonts w:asciiTheme="minorEastAsia" w:eastAsiaTheme="minorEastAsia" w:hAnsiTheme="minorEastAsia" w:cs="ＭＳ Ｐゴシック" w:hint="eastAsia"/>
                <w:kern w:val="0"/>
                <w:sz w:val="20"/>
                <w:szCs w:val="20"/>
              </w:rPr>
              <w:t>洪水</w:t>
            </w:r>
            <w:r w:rsidRPr="008850D3">
              <w:rPr>
                <w:rFonts w:asciiTheme="minorEastAsia" w:eastAsiaTheme="minorEastAsia" w:hAnsiTheme="minorEastAsia" w:cs="ＭＳ Ｐゴシック" w:hint="eastAsia"/>
                <w:kern w:val="0"/>
                <w:sz w:val="20"/>
                <w:szCs w:val="20"/>
              </w:rPr>
              <w:t>)を記載。</w:t>
            </w:r>
          </w:p>
        </w:tc>
      </w:tr>
      <w:tr w:rsidR="006D5D00" w:rsidRPr="008850D3" w14:paraId="257D4ED2" w14:textId="77777777" w:rsidTr="00E4202E">
        <w:trPr>
          <w:trHeight w:val="650"/>
        </w:trPr>
        <w:tc>
          <w:tcPr>
            <w:tcW w:w="708" w:type="dxa"/>
            <w:tcBorders>
              <w:top w:val="nil"/>
              <w:left w:val="single" w:sz="4" w:space="0" w:color="auto"/>
              <w:bottom w:val="single" w:sz="4" w:space="0" w:color="auto"/>
              <w:right w:val="single" w:sz="4" w:space="0" w:color="auto"/>
            </w:tcBorders>
            <w:vAlign w:val="center"/>
          </w:tcPr>
          <w:p w14:paraId="3E5B8CB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lastRenderedPageBreak/>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9310DC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災害種別_崖崩れ、土石流及び地滑り</w:t>
            </w:r>
          </w:p>
        </w:tc>
        <w:tc>
          <w:tcPr>
            <w:tcW w:w="4961" w:type="dxa"/>
            <w:tcBorders>
              <w:top w:val="nil"/>
              <w:left w:val="nil"/>
              <w:bottom w:val="single" w:sz="4" w:space="0" w:color="auto"/>
              <w:right w:val="single" w:sz="4" w:space="0" w:color="auto"/>
            </w:tcBorders>
            <w:shd w:val="clear" w:color="auto" w:fill="auto"/>
            <w:vAlign w:val="center"/>
            <w:hideMark/>
          </w:tcPr>
          <w:p w14:paraId="49E9B2C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指定緊急避難場所が対応している災害(崖崩れ、土石流及び地滑り)を記載。</w:t>
            </w:r>
          </w:p>
        </w:tc>
      </w:tr>
      <w:tr w:rsidR="006D5D00" w:rsidRPr="008850D3" w14:paraId="36068827" w14:textId="77777777" w:rsidTr="00E4202E">
        <w:trPr>
          <w:trHeight w:val="347"/>
        </w:trPr>
        <w:tc>
          <w:tcPr>
            <w:tcW w:w="708" w:type="dxa"/>
            <w:tcBorders>
              <w:top w:val="nil"/>
              <w:left w:val="single" w:sz="4" w:space="0" w:color="auto"/>
              <w:bottom w:val="single" w:sz="4" w:space="0" w:color="auto"/>
              <w:right w:val="single" w:sz="4" w:space="0" w:color="auto"/>
            </w:tcBorders>
            <w:vAlign w:val="center"/>
          </w:tcPr>
          <w:p w14:paraId="53459AC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305022A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災害種別_高潮</w:t>
            </w:r>
          </w:p>
        </w:tc>
        <w:tc>
          <w:tcPr>
            <w:tcW w:w="4961" w:type="dxa"/>
            <w:tcBorders>
              <w:top w:val="nil"/>
              <w:left w:val="nil"/>
              <w:bottom w:val="single" w:sz="4" w:space="0" w:color="auto"/>
              <w:right w:val="single" w:sz="4" w:space="0" w:color="auto"/>
            </w:tcBorders>
            <w:shd w:val="clear" w:color="auto" w:fill="auto"/>
            <w:vAlign w:val="center"/>
            <w:hideMark/>
          </w:tcPr>
          <w:p w14:paraId="0D4F4B4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指定緊急避難場所が対応している災害(高潮)を記載。</w:t>
            </w:r>
          </w:p>
        </w:tc>
      </w:tr>
      <w:tr w:rsidR="006D5D00" w:rsidRPr="008850D3" w14:paraId="5622EAE0" w14:textId="77777777" w:rsidTr="00E4202E">
        <w:trPr>
          <w:trHeight w:val="112"/>
        </w:trPr>
        <w:tc>
          <w:tcPr>
            <w:tcW w:w="708" w:type="dxa"/>
            <w:tcBorders>
              <w:top w:val="nil"/>
              <w:left w:val="single" w:sz="4" w:space="0" w:color="auto"/>
              <w:bottom w:val="single" w:sz="4" w:space="0" w:color="auto"/>
              <w:right w:val="single" w:sz="4" w:space="0" w:color="auto"/>
            </w:tcBorders>
            <w:vAlign w:val="center"/>
          </w:tcPr>
          <w:p w14:paraId="33A218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CA4523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災害種別_地震</w:t>
            </w:r>
          </w:p>
        </w:tc>
        <w:tc>
          <w:tcPr>
            <w:tcW w:w="4961" w:type="dxa"/>
            <w:tcBorders>
              <w:top w:val="nil"/>
              <w:left w:val="nil"/>
              <w:bottom w:val="single" w:sz="4" w:space="0" w:color="auto"/>
              <w:right w:val="single" w:sz="4" w:space="0" w:color="auto"/>
            </w:tcBorders>
            <w:shd w:val="clear" w:color="auto" w:fill="auto"/>
            <w:vAlign w:val="center"/>
            <w:hideMark/>
          </w:tcPr>
          <w:p w14:paraId="76F2A7F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指定緊急避難場所が対応している災害(地震)を記載。</w:t>
            </w:r>
          </w:p>
        </w:tc>
      </w:tr>
      <w:tr w:rsidR="006D5D00" w:rsidRPr="008850D3" w14:paraId="5E54A037" w14:textId="77777777" w:rsidTr="00E4202E">
        <w:trPr>
          <w:trHeight w:val="315"/>
        </w:trPr>
        <w:tc>
          <w:tcPr>
            <w:tcW w:w="708" w:type="dxa"/>
            <w:tcBorders>
              <w:top w:val="nil"/>
              <w:left w:val="single" w:sz="4" w:space="0" w:color="auto"/>
              <w:bottom w:val="single" w:sz="4" w:space="0" w:color="auto"/>
              <w:right w:val="single" w:sz="4" w:space="0" w:color="auto"/>
            </w:tcBorders>
            <w:vAlign w:val="center"/>
          </w:tcPr>
          <w:p w14:paraId="1499711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D9521E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災害種別_津波</w:t>
            </w:r>
          </w:p>
        </w:tc>
        <w:tc>
          <w:tcPr>
            <w:tcW w:w="4961" w:type="dxa"/>
            <w:tcBorders>
              <w:top w:val="nil"/>
              <w:left w:val="nil"/>
              <w:bottom w:val="single" w:sz="4" w:space="0" w:color="auto"/>
              <w:right w:val="single" w:sz="4" w:space="0" w:color="auto"/>
            </w:tcBorders>
            <w:shd w:val="clear" w:color="auto" w:fill="auto"/>
            <w:vAlign w:val="center"/>
            <w:hideMark/>
          </w:tcPr>
          <w:p w14:paraId="3D436A5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指定緊急避難場所が対応している災害(津波)を記載。</w:t>
            </w:r>
          </w:p>
        </w:tc>
      </w:tr>
      <w:tr w:rsidR="006D5D00" w:rsidRPr="008850D3" w14:paraId="0CEEFBAB" w14:textId="77777777" w:rsidTr="00E4202E">
        <w:trPr>
          <w:trHeight w:val="377"/>
        </w:trPr>
        <w:tc>
          <w:tcPr>
            <w:tcW w:w="708" w:type="dxa"/>
            <w:tcBorders>
              <w:top w:val="nil"/>
              <w:left w:val="single" w:sz="4" w:space="0" w:color="auto"/>
              <w:bottom w:val="single" w:sz="4" w:space="0" w:color="auto"/>
              <w:right w:val="single" w:sz="4" w:space="0" w:color="auto"/>
            </w:tcBorders>
            <w:vAlign w:val="center"/>
          </w:tcPr>
          <w:p w14:paraId="6F9358C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C20C1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災害種別_大規模な火事</w:t>
            </w:r>
          </w:p>
        </w:tc>
        <w:tc>
          <w:tcPr>
            <w:tcW w:w="4961" w:type="dxa"/>
            <w:tcBorders>
              <w:top w:val="nil"/>
              <w:left w:val="nil"/>
              <w:bottom w:val="single" w:sz="4" w:space="0" w:color="auto"/>
              <w:right w:val="single" w:sz="4" w:space="0" w:color="auto"/>
            </w:tcBorders>
            <w:shd w:val="clear" w:color="auto" w:fill="auto"/>
            <w:vAlign w:val="center"/>
            <w:hideMark/>
          </w:tcPr>
          <w:p w14:paraId="69556AC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指定緊急避難場所が対応している災害(大規模な火事)を記載。</w:t>
            </w:r>
          </w:p>
        </w:tc>
      </w:tr>
      <w:tr w:rsidR="006D5D00" w:rsidRPr="008850D3" w14:paraId="027F79DE" w14:textId="77777777" w:rsidTr="00E4202E">
        <w:trPr>
          <w:trHeight w:val="203"/>
        </w:trPr>
        <w:tc>
          <w:tcPr>
            <w:tcW w:w="708" w:type="dxa"/>
            <w:tcBorders>
              <w:top w:val="nil"/>
              <w:left w:val="single" w:sz="4" w:space="0" w:color="auto"/>
              <w:bottom w:val="single" w:sz="4" w:space="0" w:color="auto"/>
              <w:right w:val="single" w:sz="4" w:space="0" w:color="auto"/>
            </w:tcBorders>
            <w:vAlign w:val="center"/>
          </w:tcPr>
          <w:p w14:paraId="4739744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2EF1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災害種別_内水氾濫</w:t>
            </w:r>
          </w:p>
        </w:tc>
        <w:tc>
          <w:tcPr>
            <w:tcW w:w="4961" w:type="dxa"/>
            <w:tcBorders>
              <w:top w:val="nil"/>
              <w:left w:val="nil"/>
              <w:bottom w:val="single" w:sz="4" w:space="0" w:color="auto"/>
              <w:right w:val="single" w:sz="4" w:space="0" w:color="auto"/>
            </w:tcBorders>
            <w:shd w:val="clear" w:color="auto" w:fill="auto"/>
            <w:vAlign w:val="center"/>
            <w:hideMark/>
          </w:tcPr>
          <w:p w14:paraId="5E050AE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指定緊急避難場所が対応している災害(内水氾濫)を記載。</w:t>
            </w:r>
          </w:p>
        </w:tc>
      </w:tr>
      <w:tr w:rsidR="006D5D00" w:rsidRPr="008850D3" w14:paraId="35BC9D10" w14:textId="77777777" w:rsidTr="00E4202E">
        <w:trPr>
          <w:trHeight w:val="185"/>
        </w:trPr>
        <w:tc>
          <w:tcPr>
            <w:tcW w:w="708" w:type="dxa"/>
            <w:tcBorders>
              <w:top w:val="nil"/>
              <w:left w:val="single" w:sz="4" w:space="0" w:color="auto"/>
              <w:bottom w:val="single" w:sz="4" w:space="0" w:color="auto"/>
              <w:right w:val="single" w:sz="4" w:space="0" w:color="auto"/>
            </w:tcBorders>
            <w:vAlign w:val="center"/>
          </w:tcPr>
          <w:p w14:paraId="6F72E421"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25A6C5D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災害種別_火山現象</w:t>
            </w:r>
          </w:p>
        </w:tc>
        <w:tc>
          <w:tcPr>
            <w:tcW w:w="4961" w:type="dxa"/>
            <w:tcBorders>
              <w:top w:val="nil"/>
              <w:left w:val="nil"/>
              <w:bottom w:val="single" w:sz="4" w:space="0" w:color="auto"/>
              <w:right w:val="single" w:sz="4" w:space="0" w:color="auto"/>
            </w:tcBorders>
            <w:shd w:val="clear" w:color="auto" w:fill="auto"/>
            <w:vAlign w:val="center"/>
            <w:hideMark/>
          </w:tcPr>
          <w:p w14:paraId="09FFCF33"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指定緊急避難場所が対応している災害(火山現象)を記載。</w:t>
            </w:r>
          </w:p>
        </w:tc>
      </w:tr>
      <w:tr w:rsidR="006D5D00" w:rsidRPr="008850D3" w14:paraId="1139F172" w14:textId="77777777" w:rsidTr="00E4202E">
        <w:trPr>
          <w:trHeight w:val="168"/>
        </w:trPr>
        <w:tc>
          <w:tcPr>
            <w:tcW w:w="708" w:type="dxa"/>
            <w:tcBorders>
              <w:top w:val="nil"/>
              <w:left w:val="single" w:sz="4" w:space="0" w:color="auto"/>
              <w:bottom w:val="single" w:sz="4" w:space="0" w:color="auto"/>
              <w:right w:val="single" w:sz="4" w:space="0" w:color="auto"/>
            </w:tcBorders>
            <w:vAlign w:val="center"/>
          </w:tcPr>
          <w:p w14:paraId="1FE237D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44861D4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w:t>
            </w:r>
          </w:p>
        </w:tc>
        <w:tc>
          <w:tcPr>
            <w:tcW w:w="4961" w:type="dxa"/>
            <w:tcBorders>
              <w:top w:val="nil"/>
              <w:left w:val="nil"/>
              <w:bottom w:val="single" w:sz="4" w:space="0" w:color="auto"/>
              <w:right w:val="single" w:sz="4" w:space="0" w:color="auto"/>
            </w:tcBorders>
            <w:shd w:val="clear" w:color="auto" w:fill="auto"/>
            <w:vAlign w:val="center"/>
            <w:hideMark/>
          </w:tcPr>
          <w:p w14:paraId="681F3B7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指定避難所との重複している施設の際に記載。</w:t>
            </w:r>
          </w:p>
        </w:tc>
      </w:tr>
      <w:tr w:rsidR="006D5D00" w:rsidRPr="008850D3" w14:paraId="30BA1D26" w14:textId="77777777" w:rsidTr="00E4202E">
        <w:trPr>
          <w:trHeight w:val="50"/>
        </w:trPr>
        <w:tc>
          <w:tcPr>
            <w:tcW w:w="708" w:type="dxa"/>
            <w:tcBorders>
              <w:top w:val="nil"/>
              <w:left w:val="single" w:sz="4" w:space="0" w:color="auto"/>
              <w:bottom w:val="single" w:sz="4" w:space="0" w:color="auto"/>
              <w:right w:val="single" w:sz="4" w:space="0" w:color="auto"/>
            </w:tcBorders>
            <w:vAlign w:val="center"/>
          </w:tcPr>
          <w:p w14:paraId="76F05D61" w14:textId="5F0D123D"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E3B509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想定収容人数</w:t>
            </w:r>
          </w:p>
        </w:tc>
        <w:tc>
          <w:tcPr>
            <w:tcW w:w="4961" w:type="dxa"/>
            <w:tcBorders>
              <w:top w:val="nil"/>
              <w:left w:val="nil"/>
              <w:bottom w:val="single" w:sz="4" w:space="0" w:color="auto"/>
              <w:right w:val="single" w:sz="4" w:space="0" w:color="auto"/>
            </w:tcBorders>
            <w:shd w:val="clear" w:color="auto" w:fill="auto"/>
            <w:vAlign w:val="center"/>
            <w:hideMark/>
          </w:tcPr>
          <w:p w14:paraId="448EAE1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指定緊急避難場所に収容可能な人数を記載。</w:t>
            </w:r>
          </w:p>
        </w:tc>
      </w:tr>
      <w:tr w:rsidR="006D5D00" w:rsidRPr="008850D3" w14:paraId="25B85E8C" w14:textId="77777777" w:rsidTr="00E4202E">
        <w:trPr>
          <w:trHeight w:val="560"/>
        </w:trPr>
        <w:tc>
          <w:tcPr>
            <w:tcW w:w="708" w:type="dxa"/>
            <w:tcBorders>
              <w:top w:val="nil"/>
              <w:left w:val="single" w:sz="4" w:space="0" w:color="auto"/>
              <w:bottom w:val="single" w:sz="4" w:space="0" w:color="auto"/>
              <w:right w:val="single" w:sz="4" w:space="0" w:color="auto"/>
            </w:tcBorders>
            <w:vAlign w:val="center"/>
          </w:tcPr>
          <w:p w14:paraId="6EFCFE63" w14:textId="13819C4F"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AB8160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対象となる町会・自治会</w:t>
            </w:r>
          </w:p>
        </w:tc>
        <w:tc>
          <w:tcPr>
            <w:tcW w:w="4961" w:type="dxa"/>
            <w:tcBorders>
              <w:top w:val="nil"/>
              <w:left w:val="nil"/>
              <w:bottom w:val="single" w:sz="4" w:space="0" w:color="auto"/>
              <w:right w:val="single" w:sz="4" w:space="0" w:color="auto"/>
            </w:tcBorders>
            <w:shd w:val="clear" w:color="auto" w:fill="auto"/>
            <w:vAlign w:val="center"/>
            <w:hideMark/>
          </w:tcPr>
          <w:p w14:paraId="0331B9F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指定緊急避難場所へ避難する対象の地域等を「;」（半角のセミコロン）区切りで記載。</w:t>
            </w:r>
          </w:p>
        </w:tc>
      </w:tr>
    </w:tbl>
    <w:p w14:paraId="6AE40F2A" w14:textId="6F90AB0D" w:rsidR="006D5D00" w:rsidRDefault="006D5D00" w:rsidP="00E4202E">
      <w:pPr>
        <w:pStyle w:val="a8"/>
        <w:ind w:left="120" w:firstLine="240"/>
      </w:pPr>
      <w:r>
        <w:rPr>
          <w:rFonts w:hint="eastAsia"/>
        </w:rPr>
        <w:t>※災害種別は該当する場合は「1」、該当しない場合は「0」を記入</w:t>
      </w:r>
    </w:p>
    <w:p w14:paraId="79402D0E" w14:textId="77777777" w:rsidR="00BB7219" w:rsidRDefault="00BB7219" w:rsidP="00BB7219">
      <w:pPr>
        <w:pStyle w:val="a8"/>
        <w:ind w:left="120" w:firstLine="240"/>
      </w:pPr>
    </w:p>
    <w:p w14:paraId="19DCD533" w14:textId="06C45BAF" w:rsidR="00BB7219" w:rsidRDefault="00BB7219" w:rsidP="00BB7219">
      <w:pPr>
        <w:pStyle w:val="a8"/>
        <w:ind w:left="120" w:firstLine="240"/>
      </w:pPr>
      <w:r>
        <w:rPr>
          <w:rFonts w:hint="eastAsia"/>
        </w:rPr>
        <w:t>上記の災害種別データは、以下のように構造化することも可能です。</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B7219" w:rsidRPr="00FB6F8F" w14:paraId="4FA95E39"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EBC3F1"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C8DA27"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65EFB2"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BB7219" w:rsidRPr="00FB6F8F" w14:paraId="76CE4842"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09364"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31F45" w14:textId="1CD1573F"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37FE5" w14:textId="376DDEE4"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災害種別名</w:t>
            </w:r>
            <w:r w:rsidR="00BB7219">
              <w:rPr>
                <w:rFonts w:asciiTheme="minorEastAsia" w:eastAsiaTheme="minorEastAsia" w:hAnsiTheme="minorEastAsia" w:cs="ＭＳ Ｐゴシック" w:hint="eastAsia"/>
                <w:kern w:val="0"/>
                <w:sz w:val="20"/>
                <w:szCs w:val="20"/>
              </w:rPr>
              <w:t>を記載</w:t>
            </w:r>
          </w:p>
        </w:tc>
      </w:tr>
      <w:tr w:rsidR="00BB7219" w:rsidRPr="00FB6F8F" w14:paraId="150CDDB6" w14:textId="77777777" w:rsidTr="00661C90">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B70489"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35DFA7" w14:textId="473BEA6F"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該当</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1C205" w14:textId="135C87B5"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sidRPr="00B25A7C">
              <w:rPr>
                <w:rFonts w:asciiTheme="minorEastAsia" w:eastAsiaTheme="minorEastAsia" w:hAnsiTheme="minorEastAsia" w:cs="ＭＳ Ｐゴシック" w:hint="eastAsia"/>
                <w:kern w:val="0"/>
                <w:sz w:val="20"/>
                <w:szCs w:val="20"/>
              </w:rPr>
              <w:t>該当する場合は「1」、該当しない場合は「0」</w:t>
            </w:r>
            <w:r w:rsidR="00BB7219">
              <w:rPr>
                <w:rFonts w:asciiTheme="minorEastAsia" w:eastAsiaTheme="minorEastAsia" w:hAnsiTheme="minorEastAsia" w:cs="ＭＳ Ｐゴシック" w:hint="eastAsia"/>
                <w:kern w:val="0"/>
                <w:sz w:val="20"/>
                <w:szCs w:val="20"/>
              </w:rPr>
              <w:t>を記載</w:t>
            </w:r>
          </w:p>
        </w:tc>
      </w:tr>
    </w:tbl>
    <w:p w14:paraId="0E6CD7C5" w14:textId="02152650" w:rsidR="006D5D00" w:rsidRDefault="006D5D00" w:rsidP="006D5D00">
      <w:pPr>
        <w:pStyle w:val="32"/>
      </w:pPr>
      <w:bookmarkStart w:id="140" w:name="_Toc103598231"/>
      <w:bookmarkStart w:id="141" w:name="_Toc103599554"/>
      <w:bookmarkStart w:id="142" w:name="_Toc103600033"/>
      <w:bookmarkStart w:id="143" w:name="_Toc103600034"/>
      <w:bookmarkEnd w:id="140"/>
      <w:bookmarkEnd w:id="141"/>
      <w:bookmarkEnd w:id="142"/>
      <w:r>
        <w:rPr>
          <w:rFonts w:hint="eastAsia"/>
        </w:rPr>
        <w:t>ゴミ集積場所</w:t>
      </w:r>
      <w:bookmarkEnd w:id="143"/>
    </w:p>
    <w:p w14:paraId="2D903D61" w14:textId="195BB3DC" w:rsidR="002748DC" w:rsidRPr="00EF1B75" w:rsidRDefault="002748DC" w:rsidP="002748DC">
      <w:pPr>
        <w:pStyle w:val="a8"/>
        <w:ind w:left="120" w:firstLine="240"/>
      </w:pPr>
      <w:r>
        <w:rPr>
          <w:rFonts w:hint="eastAsia"/>
        </w:rPr>
        <w:t>ゴミ集積場所の情報を以下に示します。</w:t>
      </w:r>
    </w:p>
    <w:p w14:paraId="118F6E42" w14:textId="77777777" w:rsidR="002748DC" w:rsidRDefault="002748DC"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48DC" w:rsidRPr="00B7091E" w14:paraId="5652E22A" w14:textId="77777777" w:rsidTr="00645636">
        <w:tc>
          <w:tcPr>
            <w:tcW w:w="1667" w:type="pct"/>
            <w:shd w:val="clear" w:color="auto" w:fill="D9D9D9" w:themeFill="background1" w:themeFillShade="D9"/>
          </w:tcPr>
          <w:p w14:paraId="4685A06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F67AC1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741E74B"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参照元</w:t>
            </w:r>
          </w:p>
        </w:tc>
      </w:tr>
      <w:tr w:rsidR="002748DC" w:rsidRPr="00B7091E" w14:paraId="56097977" w14:textId="77777777" w:rsidTr="00645636">
        <w:tc>
          <w:tcPr>
            <w:tcW w:w="1667" w:type="pct"/>
          </w:tcPr>
          <w:p w14:paraId="44BB4EC2" w14:textId="7EC0CEF1" w:rsidR="002748DC" w:rsidRPr="0097334B" w:rsidRDefault="002748DC" w:rsidP="00645636">
            <w:pPr>
              <w:pStyle w:val="aa"/>
              <w:snapToGrid w:val="0"/>
              <w:ind w:leftChars="0" w:left="0" w:firstLineChars="0" w:firstLine="0"/>
              <w:rPr>
                <w:sz w:val="20"/>
                <w:szCs w:val="18"/>
              </w:rPr>
            </w:pPr>
            <w:r w:rsidRPr="002748DC">
              <w:rPr>
                <w:rFonts w:hint="eastAsia"/>
                <w:sz w:val="20"/>
                <w:szCs w:val="18"/>
              </w:rPr>
              <w:t>ゴミ集積場所</w:t>
            </w:r>
          </w:p>
        </w:tc>
        <w:tc>
          <w:tcPr>
            <w:tcW w:w="1667" w:type="pct"/>
          </w:tcPr>
          <w:p w14:paraId="60C938B9" w14:textId="4462322E" w:rsidR="002748DC" w:rsidRPr="0097334B" w:rsidRDefault="002748DC" w:rsidP="00645636">
            <w:pPr>
              <w:pStyle w:val="aa"/>
              <w:snapToGrid w:val="0"/>
              <w:ind w:leftChars="0" w:left="0" w:firstLineChars="0" w:firstLine="0"/>
              <w:rPr>
                <w:sz w:val="20"/>
                <w:szCs w:val="18"/>
              </w:rPr>
            </w:pPr>
            <w:r>
              <w:rPr>
                <w:rFonts w:hint="eastAsia"/>
                <w:sz w:val="20"/>
                <w:szCs w:val="18"/>
              </w:rPr>
              <w:t>Waste station</w:t>
            </w:r>
          </w:p>
        </w:tc>
        <w:tc>
          <w:tcPr>
            <w:tcW w:w="1667" w:type="pct"/>
          </w:tcPr>
          <w:p w14:paraId="2291FFA7" w14:textId="39A38981" w:rsidR="002748DC" w:rsidRPr="0097334B" w:rsidRDefault="002748DC" w:rsidP="00645636">
            <w:pPr>
              <w:pStyle w:val="aa"/>
              <w:snapToGrid w:val="0"/>
              <w:ind w:leftChars="0" w:left="0" w:firstLineChars="0" w:firstLine="0"/>
              <w:rPr>
                <w:sz w:val="20"/>
                <w:szCs w:val="18"/>
              </w:rPr>
            </w:pPr>
          </w:p>
        </w:tc>
      </w:tr>
    </w:tbl>
    <w:p w14:paraId="4485B53A" w14:textId="77777777" w:rsidR="002748DC" w:rsidRDefault="002748DC" w:rsidP="002748DC">
      <w:pPr>
        <w:pStyle w:val="51"/>
      </w:pPr>
      <w:r>
        <w:rPr>
          <w:rFonts w:hint="eastAsia"/>
        </w:rPr>
        <w:t>データモデル</w:t>
      </w:r>
    </w:p>
    <w:p w14:paraId="58865A98" w14:textId="77777777" w:rsidR="002748DC" w:rsidRDefault="002748DC" w:rsidP="002748DC">
      <w:pPr>
        <w:pStyle w:val="aa"/>
        <w:ind w:left="360" w:firstLine="240"/>
      </w:pPr>
      <w:r>
        <w:rPr>
          <w:rFonts w:hint="eastAsia"/>
        </w:rPr>
        <w:t>施設の基本モデルに、目的別追加データ項目として以下を付加して利用します。</w:t>
      </w:r>
    </w:p>
    <w:p w14:paraId="354E61F8" w14:textId="77777777" w:rsidR="002748DC" w:rsidRDefault="002748DC" w:rsidP="002748DC">
      <w:pPr>
        <w:pStyle w:val="aa"/>
        <w:ind w:left="360" w:firstLine="240"/>
      </w:pPr>
    </w:p>
    <w:p w14:paraId="1B113E63" w14:textId="77777777" w:rsidR="002748DC" w:rsidRDefault="002748DC" w:rsidP="002748DC">
      <w:pPr>
        <w:pStyle w:val="aa"/>
        <w:ind w:left="360" w:firstLine="240"/>
      </w:pPr>
      <w:r>
        <w:rPr>
          <w:rFonts w:hint="eastAsia"/>
          <w:noProof/>
        </w:rPr>
        <w:drawing>
          <wp:inline distT="0" distB="0" distL="0" distR="0" wp14:anchorId="547FA494" wp14:editId="1E51F0DE">
            <wp:extent cx="4914900" cy="1009650"/>
            <wp:effectExtent l="0" t="0" r="0" b="19050"/>
            <wp:docPr id="50" name="図表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7F9326E4" w14:textId="77777777" w:rsidR="002748DC" w:rsidRDefault="002748DC" w:rsidP="002748DC">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2748DC" w:rsidRPr="008850D3" w14:paraId="3A281D57" w14:textId="77777777" w:rsidTr="00645636">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47EB3E"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189174"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690C025"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2748DC" w:rsidRPr="008850D3" w14:paraId="1081895E"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2FFA5A8A"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021FF" w14:textId="18B79CF4"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ゴミ種類</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2D50084" w14:textId="235B75C1"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廃棄可能なゴミの種類</w:t>
            </w:r>
          </w:p>
        </w:tc>
      </w:tr>
      <w:tr w:rsidR="002748DC" w:rsidRPr="008850D3" w14:paraId="657F1C1F"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38699C4D"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69E11E9" w14:textId="1D5BFDA3"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ゴミ収集日</w:t>
            </w:r>
          </w:p>
        </w:tc>
        <w:tc>
          <w:tcPr>
            <w:tcW w:w="4961" w:type="dxa"/>
            <w:tcBorders>
              <w:top w:val="single" w:sz="4" w:space="0" w:color="auto"/>
              <w:left w:val="nil"/>
              <w:bottom w:val="single" w:sz="4" w:space="0" w:color="auto"/>
              <w:right w:val="single" w:sz="4" w:space="0" w:color="auto"/>
            </w:tcBorders>
            <w:shd w:val="clear" w:color="auto" w:fill="auto"/>
            <w:vAlign w:val="center"/>
          </w:tcPr>
          <w:p w14:paraId="3921EC9D" w14:textId="7A732AAC"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ゴミの収集日</w:t>
            </w:r>
          </w:p>
        </w:tc>
      </w:tr>
    </w:tbl>
    <w:p w14:paraId="54D3D7DD" w14:textId="13D70352" w:rsidR="00FD08FC" w:rsidRDefault="006D5D00" w:rsidP="006D5D00">
      <w:pPr>
        <w:pStyle w:val="32"/>
      </w:pPr>
      <w:bookmarkStart w:id="144" w:name="_Toc103600035"/>
      <w:r>
        <w:rPr>
          <w:rFonts w:hint="eastAsia"/>
        </w:rPr>
        <w:t>その他地点</w:t>
      </w:r>
      <w:bookmarkEnd w:id="144"/>
    </w:p>
    <w:p w14:paraId="258CE9F9" w14:textId="4A8CDC9C" w:rsidR="00FD08FC" w:rsidRPr="00FD08FC" w:rsidRDefault="00FD08FC" w:rsidP="00552D20">
      <w:pPr>
        <w:pStyle w:val="a8"/>
        <w:ind w:left="120" w:firstLine="240"/>
      </w:pPr>
      <w:r>
        <w:rPr>
          <w:rFonts w:hint="eastAsia"/>
        </w:rPr>
        <w:t>何らかの目的により位置を示したいときの情報は、地物</w:t>
      </w:r>
      <w:r w:rsidR="00552D20">
        <w:rPr>
          <w:rFonts w:hint="eastAsia"/>
        </w:rPr>
        <w:t>・地点</w:t>
      </w:r>
      <w:r>
        <w:rPr>
          <w:rFonts w:hint="eastAsia"/>
        </w:rPr>
        <w:t>の基本形を使用</w:t>
      </w:r>
      <w:r w:rsidR="002748DC">
        <w:rPr>
          <w:rFonts w:hint="eastAsia"/>
        </w:rPr>
        <w:t>します</w:t>
      </w:r>
      <w:r>
        <w:rPr>
          <w:rFonts w:hint="eastAsia"/>
        </w:rPr>
        <w:t>。</w:t>
      </w:r>
    </w:p>
    <w:p w14:paraId="66ECBF7E" w14:textId="2991BF73" w:rsidR="006D68DE" w:rsidRDefault="00F40CBA">
      <w:pPr>
        <w:pStyle w:val="22"/>
      </w:pPr>
      <w:r>
        <w:rPr>
          <w:rFonts w:hint="eastAsia"/>
        </w:rPr>
        <w:t xml:space="preserve">　</w:t>
      </w:r>
      <w:bookmarkStart w:id="145" w:name="_Toc103600036"/>
      <w:r w:rsidR="008850CE">
        <w:rPr>
          <w:rFonts w:hint="eastAsia"/>
        </w:rPr>
        <w:t>移動</w:t>
      </w:r>
      <w:r>
        <w:rPr>
          <w:rFonts w:hint="eastAsia"/>
        </w:rPr>
        <w:t>オブジェクト</w:t>
      </w:r>
      <w:bookmarkEnd w:id="145"/>
    </w:p>
    <w:p w14:paraId="1459E224" w14:textId="2F39119B" w:rsidR="008850CE" w:rsidRPr="008850CE" w:rsidRDefault="008850CE" w:rsidP="003C672B">
      <w:pPr>
        <w:pStyle w:val="a7"/>
      </w:pPr>
      <w:r>
        <w:rPr>
          <w:rFonts w:hint="eastAsia"/>
        </w:rPr>
        <w:t>都市を構成する要素として、人や自動車</w:t>
      </w:r>
      <w:r w:rsidR="0054794C">
        <w:rPr>
          <w:rFonts w:hint="eastAsia"/>
        </w:rPr>
        <w:t>等の移動する対象物を考える必要があります。</w:t>
      </w:r>
      <w:r w:rsidR="00564556">
        <w:rPr>
          <w:rFonts w:hint="eastAsia"/>
        </w:rPr>
        <w:t>各対象物には詳細なデータモデルがありますが、ここでは都市</w:t>
      </w:r>
      <w:r w:rsidR="00086C5C">
        <w:rPr>
          <w:rFonts w:hint="eastAsia"/>
        </w:rPr>
        <w:t>内を移動する対象物という観点からデータモデルを</w:t>
      </w:r>
      <w:r w:rsidR="00BF7352">
        <w:rPr>
          <w:rFonts w:hint="eastAsia"/>
        </w:rPr>
        <w:t>整理します</w:t>
      </w:r>
      <w:r w:rsidR="0011380B">
        <w:rPr>
          <w:rFonts w:hint="eastAsia"/>
        </w:rPr>
        <w:t>。</w:t>
      </w:r>
    </w:p>
    <w:p w14:paraId="5F514D5D" w14:textId="6947DBDC" w:rsidR="00FD271A" w:rsidRDefault="00FD271A" w:rsidP="001F162B">
      <w:pPr>
        <w:pStyle w:val="32"/>
        <w:numPr>
          <w:ilvl w:val="0"/>
          <w:numId w:val="7"/>
        </w:numPr>
      </w:pPr>
      <w:bookmarkStart w:id="146" w:name="_Toc103600037"/>
      <w:r>
        <w:rPr>
          <w:rFonts w:hint="eastAsia"/>
        </w:rPr>
        <w:t>基本形</w:t>
      </w:r>
      <w:bookmarkEnd w:id="146"/>
    </w:p>
    <w:p w14:paraId="04CA7A17" w14:textId="53EE8F52" w:rsidR="00FD271A" w:rsidRDefault="0004769A" w:rsidP="00CB2498">
      <w:pPr>
        <w:pStyle w:val="51"/>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6831B59A" w14:textId="77777777" w:rsidTr="008E436D">
        <w:tc>
          <w:tcPr>
            <w:tcW w:w="2693" w:type="dxa"/>
            <w:shd w:val="clear" w:color="auto" w:fill="D9D9D9" w:themeFill="background1" w:themeFillShade="D9"/>
          </w:tcPr>
          <w:p w14:paraId="1C8DE7C8"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B01AB37"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5A12225D"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参照元</w:t>
            </w:r>
          </w:p>
        </w:tc>
      </w:tr>
      <w:tr w:rsidR="008E436D" w14:paraId="5BA212A0" w14:textId="77777777" w:rsidTr="008E436D">
        <w:tc>
          <w:tcPr>
            <w:tcW w:w="2693" w:type="dxa"/>
          </w:tcPr>
          <w:p w14:paraId="5610D658" w14:textId="44FA5304" w:rsidR="008E436D" w:rsidRPr="008540FB" w:rsidRDefault="008E436D" w:rsidP="002748DC">
            <w:pPr>
              <w:pStyle w:val="a8"/>
              <w:snapToGrid w:val="0"/>
              <w:ind w:leftChars="0" w:left="0" w:firstLineChars="0" w:firstLine="0"/>
              <w:rPr>
                <w:sz w:val="20"/>
                <w:szCs w:val="20"/>
              </w:rPr>
            </w:pPr>
            <w:r>
              <w:rPr>
                <w:rFonts w:hint="eastAsia"/>
                <w:sz w:val="20"/>
                <w:szCs w:val="20"/>
              </w:rPr>
              <w:t>物</w:t>
            </w:r>
          </w:p>
        </w:tc>
        <w:tc>
          <w:tcPr>
            <w:tcW w:w="2693" w:type="dxa"/>
          </w:tcPr>
          <w:p w14:paraId="5EFBE268" w14:textId="70E49CC8" w:rsidR="008E436D" w:rsidRPr="008540FB" w:rsidRDefault="008E436D" w:rsidP="002748DC">
            <w:pPr>
              <w:pStyle w:val="a8"/>
              <w:snapToGrid w:val="0"/>
              <w:ind w:leftChars="0" w:left="0" w:firstLineChars="0" w:firstLine="0"/>
              <w:rPr>
                <w:sz w:val="20"/>
                <w:szCs w:val="20"/>
              </w:rPr>
            </w:pPr>
            <w:r>
              <w:rPr>
                <w:rFonts w:hint="eastAsia"/>
                <w:sz w:val="20"/>
                <w:szCs w:val="20"/>
              </w:rPr>
              <w:t>Product</w:t>
            </w:r>
          </w:p>
        </w:tc>
        <w:tc>
          <w:tcPr>
            <w:tcW w:w="2693" w:type="dxa"/>
          </w:tcPr>
          <w:p w14:paraId="002993F7" w14:textId="238639FD" w:rsidR="008E436D" w:rsidRPr="008540FB" w:rsidRDefault="008E436D" w:rsidP="002748DC">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94B8554" w14:textId="23EDDCE5" w:rsidR="00FD271A" w:rsidRDefault="00FD271A" w:rsidP="00CB2498">
      <w:pPr>
        <w:pStyle w:val="51"/>
      </w:pPr>
      <w:r>
        <w:rPr>
          <w:rFonts w:hint="eastAsia"/>
        </w:rPr>
        <w:t>データモデル</w:t>
      </w:r>
    </w:p>
    <w:tbl>
      <w:tblPr>
        <w:tblStyle w:val="aff"/>
        <w:tblW w:w="0" w:type="auto"/>
        <w:tblInd w:w="360" w:type="dxa"/>
        <w:tblLook w:val="04A0" w:firstRow="1" w:lastRow="0" w:firstColumn="1" w:lastColumn="0" w:noHBand="0" w:noVBand="1"/>
      </w:tblPr>
      <w:tblGrid>
        <w:gridCol w:w="1620"/>
        <w:gridCol w:w="1417"/>
        <w:gridCol w:w="5097"/>
      </w:tblGrid>
      <w:tr w:rsidR="005F5C70" w14:paraId="3E90110E" w14:textId="77777777" w:rsidTr="008E436D">
        <w:tc>
          <w:tcPr>
            <w:tcW w:w="1620" w:type="dxa"/>
            <w:shd w:val="clear" w:color="auto" w:fill="D9D9D9" w:themeFill="background1" w:themeFillShade="D9"/>
          </w:tcPr>
          <w:p w14:paraId="4157DF2C" w14:textId="1C3089E6" w:rsidR="005F5C70"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1417" w:type="dxa"/>
            <w:shd w:val="clear" w:color="auto" w:fill="D9D9D9" w:themeFill="background1" w:themeFillShade="D9"/>
          </w:tcPr>
          <w:p w14:paraId="63196E4E" w14:textId="49B94359" w:rsidR="005F5C70"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5097" w:type="dxa"/>
            <w:shd w:val="clear" w:color="auto" w:fill="D9D9D9" w:themeFill="background1" w:themeFillShade="D9"/>
          </w:tcPr>
          <w:p w14:paraId="61A97F93" w14:textId="4E626217" w:rsidR="005F5C70"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5F5C70" w14:paraId="09CC936B" w14:textId="77777777" w:rsidTr="00D445AD">
        <w:tc>
          <w:tcPr>
            <w:tcW w:w="1620" w:type="dxa"/>
          </w:tcPr>
          <w:p w14:paraId="37EB1A15" w14:textId="5B13972C" w:rsidR="005F5C70" w:rsidRPr="00C60FD3" w:rsidRDefault="00EC70D6" w:rsidP="00C60FD3">
            <w:pPr>
              <w:pStyle w:val="aa"/>
              <w:snapToGrid w:val="0"/>
              <w:ind w:leftChars="0" w:left="0" w:firstLineChars="0" w:firstLine="0"/>
              <w:rPr>
                <w:sz w:val="20"/>
                <w:szCs w:val="20"/>
              </w:rPr>
            </w:pPr>
            <w:r w:rsidRPr="00C60FD3">
              <w:rPr>
                <w:rFonts w:hint="eastAsia"/>
                <w:sz w:val="20"/>
                <w:szCs w:val="20"/>
              </w:rPr>
              <w:t>ID</w:t>
            </w:r>
          </w:p>
        </w:tc>
        <w:tc>
          <w:tcPr>
            <w:tcW w:w="1417" w:type="dxa"/>
          </w:tcPr>
          <w:p w14:paraId="515462DB" w14:textId="5C028162" w:rsidR="005F5C70" w:rsidRPr="00C60FD3" w:rsidRDefault="00F84E1B" w:rsidP="00C60FD3">
            <w:pPr>
              <w:pStyle w:val="aa"/>
              <w:snapToGrid w:val="0"/>
              <w:ind w:leftChars="0" w:left="0" w:firstLineChars="0" w:firstLine="0"/>
              <w:rPr>
                <w:sz w:val="20"/>
                <w:szCs w:val="20"/>
              </w:rPr>
            </w:pPr>
            <w:r w:rsidRPr="00C60FD3">
              <w:rPr>
                <w:rFonts w:hint="eastAsia"/>
                <w:sz w:val="20"/>
                <w:szCs w:val="20"/>
              </w:rPr>
              <w:t>Id</w:t>
            </w:r>
          </w:p>
        </w:tc>
        <w:tc>
          <w:tcPr>
            <w:tcW w:w="5097" w:type="dxa"/>
          </w:tcPr>
          <w:p w14:paraId="2D61537C" w14:textId="6840E7FD" w:rsidR="005F5C70" w:rsidRPr="00C60FD3" w:rsidRDefault="00536B5D" w:rsidP="00C60FD3">
            <w:pPr>
              <w:pStyle w:val="aa"/>
              <w:snapToGrid w:val="0"/>
              <w:ind w:leftChars="0" w:left="0" w:firstLineChars="0" w:firstLine="0"/>
              <w:rPr>
                <w:sz w:val="20"/>
                <w:szCs w:val="20"/>
              </w:rPr>
            </w:pPr>
            <w:r w:rsidRPr="00C60FD3">
              <w:rPr>
                <w:rFonts w:hint="eastAsia"/>
                <w:sz w:val="20"/>
                <w:szCs w:val="20"/>
              </w:rPr>
              <w:t>一意に付番されたID</w:t>
            </w:r>
          </w:p>
        </w:tc>
      </w:tr>
      <w:tr w:rsidR="005F5C70" w14:paraId="0BCD3ED9" w14:textId="77777777" w:rsidTr="00D445AD">
        <w:tc>
          <w:tcPr>
            <w:tcW w:w="1620" w:type="dxa"/>
          </w:tcPr>
          <w:p w14:paraId="08401B68" w14:textId="30316D7F" w:rsidR="005F5C70" w:rsidRPr="00C60FD3" w:rsidRDefault="00EC70D6" w:rsidP="00C60FD3">
            <w:pPr>
              <w:pStyle w:val="aa"/>
              <w:snapToGrid w:val="0"/>
              <w:ind w:leftChars="0" w:left="0" w:firstLineChars="0" w:firstLine="0"/>
              <w:rPr>
                <w:sz w:val="20"/>
                <w:szCs w:val="20"/>
              </w:rPr>
            </w:pPr>
            <w:r w:rsidRPr="00C60FD3">
              <w:rPr>
                <w:rFonts w:hint="eastAsia"/>
                <w:sz w:val="20"/>
                <w:szCs w:val="20"/>
              </w:rPr>
              <w:t>カテゴリ</w:t>
            </w:r>
          </w:p>
        </w:tc>
        <w:tc>
          <w:tcPr>
            <w:tcW w:w="1417" w:type="dxa"/>
          </w:tcPr>
          <w:p w14:paraId="1E682CB7" w14:textId="4CB8C1E4" w:rsidR="005F5C70" w:rsidRPr="00C60FD3" w:rsidRDefault="00E847F9" w:rsidP="00C60FD3">
            <w:pPr>
              <w:pStyle w:val="aa"/>
              <w:snapToGrid w:val="0"/>
              <w:ind w:leftChars="0" w:left="0" w:firstLineChars="0" w:firstLine="0"/>
              <w:rPr>
                <w:sz w:val="20"/>
                <w:szCs w:val="20"/>
              </w:rPr>
            </w:pPr>
            <w:r w:rsidRPr="00C60FD3">
              <w:rPr>
                <w:sz w:val="20"/>
                <w:szCs w:val="20"/>
              </w:rPr>
              <w:t>category</w:t>
            </w:r>
          </w:p>
        </w:tc>
        <w:tc>
          <w:tcPr>
            <w:tcW w:w="5097" w:type="dxa"/>
          </w:tcPr>
          <w:p w14:paraId="1D882A58" w14:textId="13D525DA" w:rsidR="005F5C70" w:rsidRPr="00C60FD3" w:rsidRDefault="00536B5D" w:rsidP="00C60FD3">
            <w:pPr>
              <w:pStyle w:val="aa"/>
              <w:snapToGrid w:val="0"/>
              <w:ind w:leftChars="0" w:left="0" w:firstLineChars="0" w:firstLine="0"/>
              <w:rPr>
                <w:sz w:val="20"/>
                <w:szCs w:val="20"/>
              </w:rPr>
            </w:pPr>
            <w:r w:rsidRPr="00C60FD3">
              <w:rPr>
                <w:rFonts w:hint="eastAsia"/>
                <w:sz w:val="20"/>
                <w:szCs w:val="20"/>
              </w:rPr>
              <w:t>移動オブジェクトのカテゴリ</w:t>
            </w:r>
          </w:p>
        </w:tc>
      </w:tr>
      <w:tr w:rsidR="005F5C70" w14:paraId="2B1DF0DC" w14:textId="77777777" w:rsidTr="00D445AD">
        <w:tc>
          <w:tcPr>
            <w:tcW w:w="1620" w:type="dxa"/>
          </w:tcPr>
          <w:p w14:paraId="5BF0CC3E" w14:textId="403C92B5" w:rsidR="005F5C70" w:rsidRPr="00C60FD3" w:rsidRDefault="00EC70D6" w:rsidP="00C60FD3">
            <w:pPr>
              <w:pStyle w:val="aa"/>
              <w:snapToGrid w:val="0"/>
              <w:ind w:leftChars="0" w:left="0" w:firstLineChars="0" w:firstLine="0"/>
              <w:rPr>
                <w:sz w:val="20"/>
                <w:szCs w:val="20"/>
              </w:rPr>
            </w:pPr>
            <w:r w:rsidRPr="00C60FD3">
              <w:rPr>
                <w:rFonts w:hint="eastAsia"/>
                <w:sz w:val="20"/>
                <w:szCs w:val="20"/>
              </w:rPr>
              <w:t>高さ</w:t>
            </w:r>
          </w:p>
        </w:tc>
        <w:tc>
          <w:tcPr>
            <w:tcW w:w="1417" w:type="dxa"/>
          </w:tcPr>
          <w:p w14:paraId="3FD85651" w14:textId="7D902F9A" w:rsidR="005F5C70" w:rsidRPr="00C60FD3" w:rsidRDefault="00E646C8" w:rsidP="00C60FD3">
            <w:pPr>
              <w:pStyle w:val="aa"/>
              <w:snapToGrid w:val="0"/>
              <w:ind w:leftChars="0" w:left="0" w:firstLineChars="0" w:firstLine="0"/>
              <w:rPr>
                <w:sz w:val="20"/>
                <w:szCs w:val="20"/>
              </w:rPr>
            </w:pPr>
            <w:r w:rsidRPr="00C60FD3">
              <w:rPr>
                <w:sz w:val="20"/>
                <w:szCs w:val="20"/>
              </w:rPr>
              <w:t>height</w:t>
            </w:r>
          </w:p>
        </w:tc>
        <w:tc>
          <w:tcPr>
            <w:tcW w:w="5097" w:type="dxa"/>
          </w:tcPr>
          <w:p w14:paraId="69743B90" w14:textId="176325DD" w:rsidR="005F5C70" w:rsidRPr="00C60FD3" w:rsidRDefault="00C47B5C" w:rsidP="00C60FD3">
            <w:pPr>
              <w:pStyle w:val="aa"/>
              <w:snapToGrid w:val="0"/>
              <w:ind w:leftChars="0" w:left="0" w:firstLineChars="0" w:firstLine="0"/>
              <w:rPr>
                <w:sz w:val="20"/>
                <w:szCs w:val="20"/>
              </w:rPr>
            </w:pPr>
            <w:r w:rsidRPr="00C60FD3">
              <w:rPr>
                <w:rFonts w:hint="eastAsia"/>
                <w:sz w:val="20"/>
                <w:szCs w:val="20"/>
              </w:rPr>
              <w:t>高さ</w:t>
            </w:r>
          </w:p>
        </w:tc>
      </w:tr>
      <w:tr w:rsidR="005F5C70" w14:paraId="074DCE96" w14:textId="77777777" w:rsidTr="00D445AD">
        <w:tc>
          <w:tcPr>
            <w:tcW w:w="1620" w:type="dxa"/>
          </w:tcPr>
          <w:p w14:paraId="36ADF0D4" w14:textId="651F484A" w:rsidR="005F5C70" w:rsidRPr="00C60FD3" w:rsidRDefault="00CF1725" w:rsidP="00C60FD3">
            <w:pPr>
              <w:pStyle w:val="aa"/>
              <w:snapToGrid w:val="0"/>
              <w:ind w:leftChars="0" w:left="0" w:firstLineChars="0" w:firstLine="0"/>
              <w:rPr>
                <w:sz w:val="20"/>
                <w:szCs w:val="20"/>
              </w:rPr>
            </w:pPr>
            <w:r w:rsidRPr="00C60FD3">
              <w:rPr>
                <w:rFonts w:hint="eastAsia"/>
                <w:sz w:val="20"/>
                <w:szCs w:val="20"/>
              </w:rPr>
              <w:t>長さ</w:t>
            </w:r>
          </w:p>
        </w:tc>
        <w:tc>
          <w:tcPr>
            <w:tcW w:w="1417" w:type="dxa"/>
          </w:tcPr>
          <w:p w14:paraId="49FCC4BD" w14:textId="551AA8AB" w:rsidR="005F5C70" w:rsidRPr="00C60FD3" w:rsidRDefault="00E646C8" w:rsidP="00C60FD3">
            <w:pPr>
              <w:pStyle w:val="aa"/>
              <w:snapToGrid w:val="0"/>
              <w:ind w:leftChars="0" w:left="0" w:firstLineChars="0" w:firstLine="0"/>
              <w:rPr>
                <w:sz w:val="20"/>
                <w:szCs w:val="20"/>
              </w:rPr>
            </w:pPr>
            <w:r w:rsidRPr="00C60FD3">
              <w:rPr>
                <w:sz w:val="20"/>
                <w:szCs w:val="20"/>
              </w:rPr>
              <w:t>depth</w:t>
            </w:r>
          </w:p>
        </w:tc>
        <w:tc>
          <w:tcPr>
            <w:tcW w:w="5097" w:type="dxa"/>
          </w:tcPr>
          <w:p w14:paraId="01146AB2" w14:textId="1C26BC50" w:rsidR="005F5C70" w:rsidRPr="00C60FD3" w:rsidRDefault="00C47B5C" w:rsidP="00C60FD3">
            <w:pPr>
              <w:pStyle w:val="aa"/>
              <w:snapToGrid w:val="0"/>
              <w:ind w:leftChars="0" w:left="0" w:firstLineChars="0" w:firstLine="0"/>
              <w:rPr>
                <w:sz w:val="20"/>
                <w:szCs w:val="20"/>
              </w:rPr>
            </w:pPr>
            <w:r w:rsidRPr="00C60FD3">
              <w:rPr>
                <w:rFonts w:hint="eastAsia"/>
                <w:sz w:val="20"/>
                <w:szCs w:val="20"/>
              </w:rPr>
              <w:t>長さ</w:t>
            </w:r>
          </w:p>
        </w:tc>
      </w:tr>
      <w:tr w:rsidR="005F5C70" w14:paraId="00A1E511" w14:textId="77777777" w:rsidTr="00D445AD">
        <w:tc>
          <w:tcPr>
            <w:tcW w:w="1620" w:type="dxa"/>
          </w:tcPr>
          <w:p w14:paraId="4EFB1281" w14:textId="53417A3B" w:rsidR="005F5C70" w:rsidRPr="00C60FD3" w:rsidRDefault="00CF1725" w:rsidP="00C60FD3">
            <w:pPr>
              <w:pStyle w:val="aa"/>
              <w:snapToGrid w:val="0"/>
              <w:ind w:leftChars="0" w:left="0" w:firstLineChars="0" w:firstLine="0"/>
              <w:rPr>
                <w:sz w:val="20"/>
                <w:szCs w:val="20"/>
              </w:rPr>
            </w:pPr>
            <w:r w:rsidRPr="00C60FD3">
              <w:rPr>
                <w:rFonts w:hint="eastAsia"/>
                <w:sz w:val="20"/>
                <w:szCs w:val="20"/>
              </w:rPr>
              <w:t>幅</w:t>
            </w:r>
          </w:p>
        </w:tc>
        <w:tc>
          <w:tcPr>
            <w:tcW w:w="1417" w:type="dxa"/>
          </w:tcPr>
          <w:p w14:paraId="1101C52E" w14:textId="7E803A02" w:rsidR="005F5C70" w:rsidRPr="00C60FD3" w:rsidRDefault="00E646C8" w:rsidP="00C60FD3">
            <w:pPr>
              <w:pStyle w:val="aa"/>
              <w:snapToGrid w:val="0"/>
              <w:ind w:leftChars="0" w:left="0" w:firstLineChars="0" w:firstLine="0"/>
              <w:rPr>
                <w:sz w:val="20"/>
                <w:szCs w:val="20"/>
              </w:rPr>
            </w:pPr>
            <w:r w:rsidRPr="00C60FD3">
              <w:rPr>
                <w:sz w:val="20"/>
                <w:szCs w:val="20"/>
              </w:rPr>
              <w:t>width</w:t>
            </w:r>
          </w:p>
        </w:tc>
        <w:tc>
          <w:tcPr>
            <w:tcW w:w="5097" w:type="dxa"/>
          </w:tcPr>
          <w:p w14:paraId="0BF63D7F" w14:textId="66F0DD32" w:rsidR="005F5C70" w:rsidRPr="00C60FD3" w:rsidRDefault="00C47B5C" w:rsidP="00C60FD3">
            <w:pPr>
              <w:pStyle w:val="aa"/>
              <w:snapToGrid w:val="0"/>
              <w:ind w:leftChars="0" w:left="0" w:firstLineChars="0" w:firstLine="0"/>
              <w:rPr>
                <w:sz w:val="20"/>
                <w:szCs w:val="20"/>
              </w:rPr>
            </w:pPr>
            <w:r w:rsidRPr="00C60FD3">
              <w:rPr>
                <w:rFonts w:hint="eastAsia"/>
                <w:sz w:val="20"/>
                <w:szCs w:val="20"/>
              </w:rPr>
              <w:t>幅</w:t>
            </w:r>
          </w:p>
        </w:tc>
      </w:tr>
      <w:tr w:rsidR="005F5C70" w14:paraId="0B17F64E" w14:textId="77777777" w:rsidTr="00D445AD">
        <w:tc>
          <w:tcPr>
            <w:tcW w:w="1620" w:type="dxa"/>
          </w:tcPr>
          <w:p w14:paraId="5DDD6BEE" w14:textId="0933175B" w:rsidR="005F5C70" w:rsidRPr="00C60FD3" w:rsidRDefault="00CF1725" w:rsidP="00C60FD3">
            <w:pPr>
              <w:pStyle w:val="aa"/>
              <w:snapToGrid w:val="0"/>
              <w:ind w:leftChars="0" w:left="0" w:firstLineChars="0" w:firstLine="0"/>
              <w:rPr>
                <w:sz w:val="20"/>
                <w:szCs w:val="20"/>
              </w:rPr>
            </w:pPr>
            <w:r w:rsidRPr="00C60FD3">
              <w:rPr>
                <w:rFonts w:hint="eastAsia"/>
                <w:sz w:val="20"/>
                <w:szCs w:val="20"/>
              </w:rPr>
              <w:t>重量</w:t>
            </w:r>
          </w:p>
        </w:tc>
        <w:tc>
          <w:tcPr>
            <w:tcW w:w="1417" w:type="dxa"/>
          </w:tcPr>
          <w:p w14:paraId="1282707E" w14:textId="1E3F87CC" w:rsidR="005F5C70" w:rsidRPr="00C60FD3" w:rsidRDefault="00E646C8" w:rsidP="00C60FD3">
            <w:pPr>
              <w:pStyle w:val="aa"/>
              <w:snapToGrid w:val="0"/>
              <w:ind w:leftChars="0" w:left="0" w:firstLineChars="0" w:firstLine="0"/>
              <w:rPr>
                <w:sz w:val="20"/>
                <w:szCs w:val="20"/>
              </w:rPr>
            </w:pPr>
            <w:r w:rsidRPr="00C60FD3">
              <w:rPr>
                <w:sz w:val="20"/>
                <w:szCs w:val="20"/>
              </w:rPr>
              <w:t>weight</w:t>
            </w:r>
          </w:p>
        </w:tc>
        <w:tc>
          <w:tcPr>
            <w:tcW w:w="5097" w:type="dxa"/>
          </w:tcPr>
          <w:p w14:paraId="31224759" w14:textId="5D79B573" w:rsidR="005F5C70" w:rsidRPr="00C60FD3" w:rsidRDefault="00C47B5C" w:rsidP="00C60FD3">
            <w:pPr>
              <w:pStyle w:val="aa"/>
              <w:snapToGrid w:val="0"/>
              <w:ind w:leftChars="0" w:left="0" w:firstLineChars="0" w:firstLine="0"/>
              <w:rPr>
                <w:sz w:val="20"/>
                <w:szCs w:val="20"/>
              </w:rPr>
            </w:pPr>
            <w:r w:rsidRPr="00C60FD3">
              <w:rPr>
                <w:rFonts w:hint="eastAsia"/>
                <w:sz w:val="20"/>
                <w:szCs w:val="20"/>
              </w:rPr>
              <w:t>重量</w:t>
            </w:r>
          </w:p>
        </w:tc>
      </w:tr>
    </w:tbl>
    <w:p w14:paraId="774014EE" w14:textId="5C75771E" w:rsidR="009F188E" w:rsidRDefault="00550C04" w:rsidP="00CB2498">
      <w:pPr>
        <w:pStyle w:val="51"/>
      </w:pPr>
      <w:r>
        <w:rPr>
          <w:rFonts w:hint="eastAsia"/>
        </w:rPr>
        <w:t>データ項目に選択肢があるときの候補</w:t>
      </w:r>
    </w:p>
    <w:p w14:paraId="0F973913" w14:textId="1140D36F" w:rsidR="00BF4568" w:rsidRDefault="00BF4568" w:rsidP="00D055D8">
      <w:pPr>
        <w:pStyle w:val="aa"/>
        <w:ind w:left="360" w:firstLine="240"/>
      </w:pPr>
      <w:r>
        <w:rPr>
          <w:rFonts w:hint="eastAsia"/>
        </w:rPr>
        <w:t>カテゴリには以下の項目を選択</w:t>
      </w:r>
      <w:r w:rsidR="002748DC">
        <w:rPr>
          <w:rFonts w:hint="eastAsia"/>
        </w:rPr>
        <w:t>します</w:t>
      </w:r>
      <w:r>
        <w:rPr>
          <w:rFonts w:hint="eastAsia"/>
        </w:rPr>
        <w:t>。</w:t>
      </w:r>
    </w:p>
    <w:p w14:paraId="70EB409A" w14:textId="0871C4CA" w:rsidR="00D055D8" w:rsidRPr="002748DC" w:rsidRDefault="00800832" w:rsidP="00BF4568">
      <w:pPr>
        <w:pStyle w:val="affd"/>
        <w:ind w:left="960"/>
        <w:rPr>
          <w:sz w:val="20"/>
          <w:szCs w:val="18"/>
        </w:rPr>
      </w:pPr>
      <w:r w:rsidRPr="002748DC">
        <w:rPr>
          <w:rFonts w:hint="eastAsia"/>
          <w:sz w:val="20"/>
          <w:szCs w:val="18"/>
        </w:rPr>
        <w:t>人、物、</w:t>
      </w:r>
      <w:r w:rsidR="005B610A" w:rsidRPr="002748DC">
        <w:rPr>
          <w:rFonts w:hint="eastAsia"/>
          <w:sz w:val="20"/>
          <w:szCs w:val="18"/>
        </w:rPr>
        <w:t>自動車、オートバイ、自転車、電動スクーター</w:t>
      </w:r>
      <w:r w:rsidR="00F66893" w:rsidRPr="002748DC">
        <w:rPr>
          <w:rFonts w:hint="eastAsia"/>
          <w:sz w:val="20"/>
          <w:szCs w:val="18"/>
        </w:rPr>
        <w:t>等、車椅子、UAV、農耕</w:t>
      </w:r>
      <w:r w:rsidR="0035574A" w:rsidRPr="002748DC">
        <w:rPr>
          <w:rFonts w:hint="eastAsia"/>
          <w:sz w:val="20"/>
          <w:szCs w:val="18"/>
        </w:rPr>
        <w:t>車両</w:t>
      </w:r>
      <w:r w:rsidR="00F66893" w:rsidRPr="002748DC">
        <w:rPr>
          <w:rFonts w:hint="eastAsia"/>
          <w:sz w:val="20"/>
          <w:szCs w:val="18"/>
        </w:rPr>
        <w:t>、</w:t>
      </w:r>
      <w:r w:rsidR="0035574A" w:rsidRPr="002748DC">
        <w:rPr>
          <w:rFonts w:hint="eastAsia"/>
          <w:sz w:val="20"/>
          <w:szCs w:val="18"/>
        </w:rPr>
        <w:t>工事車両、</w:t>
      </w:r>
      <w:r w:rsidR="00F66893" w:rsidRPr="002748DC">
        <w:rPr>
          <w:rFonts w:hint="eastAsia"/>
          <w:sz w:val="20"/>
          <w:szCs w:val="18"/>
        </w:rPr>
        <w:t>その他</w:t>
      </w:r>
    </w:p>
    <w:p w14:paraId="1D49B099" w14:textId="46932F53" w:rsidR="007C11B0" w:rsidRDefault="00F40CBA" w:rsidP="001F162B">
      <w:pPr>
        <w:pStyle w:val="32"/>
        <w:numPr>
          <w:ilvl w:val="0"/>
          <w:numId w:val="7"/>
        </w:numPr>
      </w:pPr>
      <w:bookmarkStart w:id="147" w:name="_Toc103600038"/>
      <w:r>
        <w:rPr>
          <w:rFonts w:hint="eastAsia"/>
        </w:rPr>
        <w:t>人</w:t>
      </w:r>
      <w:bookmarkEnd w:id="147"/>
    </w:p>
    <w:p w14:paraId="00CE55B9" w14:textId="32D544DB" w:rsidR="001A2913" w:rsidRDefault="001A2913" w:rsidP="001A2913">
      <w:pPr>
        <w:pStyle w:val="aa"/>
        <w:ind w:left="360" w:firstLine="240"/>
      </w:pPr>
      <w:r>
        <w:rPr>
          <w:rFonts w:hint="eastAsia"/>
        </w:rPr>
        <w:t>人の特性のデータ項目のみ対象とし、個人情報は扱</w:t>
      </w:r>
      <w:r w:rsidR="00616FC8">
        <w:rPr>
          <w:rFonts w:hint="eastAsia"/>
        </w:rPr>
        <w:t>いません</w:t>
      </w:r>
      <w:r>
        <w:rPr>
          <w:rFonts w:hint="eastAsia"/>
        </w:rPr>
        <w:t>。</w:t>
      </w:r>
    </w:p>
    <w:p w14:paraId="104539F8" w14:textId="77777777" w:rsidR="00645B63" w:rsidRPr="000D0D55" w:rsidRDefault="00645B63" w:rsidP="001A2913">
      <w:pPr>
        <w:pStyle w:val="aa"/>
        <w:ind w:left="360" w:firstLine="240"/>
      </w:pPr>
    </w:p>
    <w:p w14:paraId="5EC80553" w14:textId="11911602" w:rsidR="001A2913" w:rsidRDefault="0004769A" w:rsidP="001F162B">
      <w:pPr>
        <w:pStyle w:val="51"/>
        <w:numPr>
          <w:ilvl w:val="4"/>
          <w:numId w:val="13"/>
        </w:numPr>
      </w:pPr>
      <w:r w:rsidRPr="0004769A">
        <w:rPr>
          <w:rFonts w:hint="eastAsia"/>
        </w:rPr>
        <w:lastRenderedPageBreak/>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34F166A8" w14:textId="77777777" w:rsidTr="008E436D">
        <w:tc>
          <w:tcPr>
            <w:tcW w:w="2693" w:type="dxa"/>
            <w:shd w:val="clear" w:color="auto" w:fill="D9D9D9" w:themeFill="background1" w:themeFillShade="D9"/>
          </w:tcPr>
          <w:p w14:paraId="3A81313F"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94B0D8A"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1F531DD5"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参照元</w:t>
            </w:r>
          </w:p>
        </w:tc>
      </w:tr>
      <w:tr w:rsidR="008E436D" w14:paraId="7699975B" w14:textId="77777777" w:rsidTr="008E436D">
        <w:tc>
          <w:tcPr>
            <w:tcW w:w="2693" w:type="dxa"/>
          </w:tcPr>
          <w:p w14:paraId="2BFC195E" w14:textId="693BB39D" w:rsidR="008E436D" w:rsidRPr="008540FB" w:rsidRDefault="008E436D" w:rsidP="00616FC8">
            <w:pPr>
              <w:pStyle w:val="a8"/>
              <w:snapToGrid w:val="0"/>
              <w:ind w:leftChars="0" w:left="0" w:firstLineChars="0" w:firstLine="0"/>
              <w:rPr>
                <w:sz w:val="20"/>
                <w:szCs w:val="20"/>
              </w:rPr>
            </w:pPr>
            <w:r>
              <w:rPr>
                <w:rFonts w:hint="eastAsia"/>
                <w:sz w:val="20"/>
                <w:szCs w:val="20"/>
              </w:rPr>
              <w:t>人</w:t>
            </w:r>
          </w:p>
        </w:tc>
        <w:tc>
          <w:tcPr>
            <w:tcW w:w="2693" w:type="dxa"/>
          </w:tcPr>
          <w:p w14:paraId="0165F8EE" w14:textId="3314B4CF" w:rsidR="008E436D" w:rsidRPr="008540FB" w:rsidRDefault="008E436D" w:rsidP="00616FC8">
            <w:pPr>
              <w:pStyle w:val="a8"/>
              <w:snapToGrid w:val="0"/>
              <w:ind w:leftChars="0" w:left="0" w:firstLineChars="0" w:firstLine="0"/>
              <w:rPr>
                <w:sz w:val="20"/>
                <w:szCs w:val="20"/>
              </w:rPr>
            </w:pPr>
            <w:r>
              <w:rPr>
                <w:rFonts w:hint="eastAsia"/>
                <w:sz w:val="20"/>
                <w:szCs w:val="20"/>
              </w:rPr>
              <w:t>Person</w:t>
            </w:r>
          </w:p>
        </w:tc>
        <w:tc>
          <w:tcPr>
            <w:tcW w:w="2693" w:type="dxa"/>
          </w:tcPr>
          <w:p w14:paraId="400B6467" w14:textId="77777777" w:rsidR="008E436D" w:rsidRPr="008540FB" w:rsidRDefault="008E436D"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7F79BD29" w14:textId="39F6E53F" w:rsidR="0011380B" w:rsidRPr="0011380B" w:rsidRDefault="00EA6307" w:rsidP="00EA6307">
      <w:pPr>
        <w:pStyle w:val="51"/>
      </w:pPr>
      <w:r>
        <w:rPr>
          <w:rFonts w:hint="eastAsia"/>
        </w:rPr>
        <w:t>データモデル</w:t>
      </w:r>
    </w:p>
    <w:tbl>
      <w:tblPr>
        <w:tblStyle w:val="aff"/>
        <w:tblW w:w="0" w:type="auto"/>
        <w:tblInd w:w="360" w:type="dxa"/>
        <w:tblLook w:val="04A0" w:firstRow="1" w:lastRow="0" w:firstColumn="1" w:lastColumn="0" w:noHBand="0" w:noVBand="1"/>
      </w:tblPr>
      <w:tblGrid>
        <w:gridCol w:w="1524"/>
        <w:gridCol w:w="2364"/>
        <w:gridCol w:w="4246"/>
      </w:tblGrid>
      <w:tr w:rsidR="00190AFA" w14:paraId="76A7BD9D" w14:textId="77777777" w:rsidTr="0027182E">
        <w:tc>
          <w:tcPr>
            <w:tcW w:w="1524" w:type="dxa"/>
            <w:shd w:val="clear" w:color="auto" w:fill="D9D9D9" w:themeFill="background1" w:themeFillShade="D9"/>
          </w:tcPr>
          <w:p w14:paraId="3C856EF9" w14:textId="64971C6A" w:rsidR="000A71A3"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2364" w:type="dxa"/>
            <w:shd w:val="clear" w:color="auto" w:fill="D9D9D9" w:themeFill="background1" w:themeFillShade="D9"/>
          </w:tcPr>
          <w:p w14:paraId="65FF107C" w14:textId="1429F829" w:rsidR="000A71A3"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4246" w:type="dxa"/>
            <w:shd w:val="clear" w:color="auto" w:fill="D9D9D9" w:themeFill="background1" w:themeFillShade="D9"/>
          </w:tcPr>
          <w:p w14:paraId="05285093" w14:textId="2921F4B8" w:rsidR="000A71A3"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190AFA" w14:paraId="3FA2F8F8" w14:textId="77777777" w:rsidTr="0027182E">
        <w:tc>
          <w:tcPr>
            <w:tcW w:w="1524" w:type="dxa"/>
          </w:tcPr>
          <w:p w14:paraId="1C22224E"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ID</w:t>
            </w:r>
          </w:p>
        </w:tc>
        <w:tc>
          <w:tcPr>
            <w:tcW w:w="2364" w:type="dxa"/>
          </w:tcPr>
          <w:p w14:paraId="648ABDF6" w14:textId="22218717" w:rsidR="000A71A3" w:rsidRPr="00C60FD3" w:rsidRDefault="00E646C8" w:rsidP="00C60FD3">
            <w:pPr>
              <w:pStyle w:val="aa"/>
              <w:snapToGrid w:val="0"/>
              <w:ind w:leftChars="0" w:left="0" w:firstLineChars="0" w:firstLine="0"/>
              <w:rPr>
                <w:sz w:val="20"/>
                <w:szCs w:val="20"/>
              </w:rPr>
            </w:pPr>
            <w:r w:rsidRPr="00C60FD3">
              <w:rPr>
                <w:sz w:val="20"/>
                <w:szCs w:val="20"/>
              </w:rPr>
              <w:t>identifier</w:t>
            </w:r>
          </w:p>
        </w:tc>
        <w:tc>
          <w:tcPr>
            <w:tcW w:w="4246" w:type="dxa"/>
          </w:tcPr>
          <w:p w14:paraId="39A665FA"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一意に付番されたID</w:t>
            </w:r>
          </w:p>
        </w:tc>
      </w:tr>
      <w:tr w:rsidR="00190AFA" w14:paraId="7D9E4728" w14:textId="77777777" w:rsidTr="0027182E">
        <w:tc>
          <w:tcPr>
            <w:tcW w:w="1524" w:type="dxa"/>
          </w:tcPr>
          <w:p w14:paraId="38044951" w14:textId="196DC6E2" w:rsidR="000A71A3" w:rsidRPr="00C60FD3" w:rsidRDefault="000A71A3" w:rsidP="00C60FD3">
            <w:pPr>
              <w:pStyle w:val="aa"/>
              <w:snapToGrid w:val="0"/>
              <w:ind w:leftChars="0" w:left="0" w:firstLineChars="0" w:firstLine="0"/>
              <w:rPr>
                <w:sz w:val="20"/>
                <w:szCs w:val="20"/>
              </w:rPr>
            </w:pPr>
            <w:r w:rsidRPr="00C60FD3">
              <w:rPr>
                <w:rFonts w:hint="eastAsia"/>
                <w:sz w:val="20"/>
                <w:szCs w:val="20"/>
              </w:rPr>
              <w:t>身長</w:t>
            </w:r>
          </w:p>
        </w:tc>
        <w:tc>
          <w:tcPr>
            <w:tcW w:w="2364" w:type="dxa"/>
          </w:tcPr>
          <w:p w14:paraId="177D6FD6" w14:textId="3DBF5455" w:rsidR="000A71A3" w:rsidRPr="00C60FD3" w:rsidRDefault="00E646C8" w:rsidP="00C60FD3">
            <w:pPr>
              <w:pStyle w:val="aa"/>
              <w:snapToGrid w:val="0"/>
              <w:ind w:leftChars="0" w:left="0" w:firstLineChars="0" w:firstLine="0"/>
              <w:rPr>
                <w:sz w:val="20"/>
                <w:szCs w:val="20"/>
              </w:rPr>
            </w:pPr>
            <w:r w:rsidRPr="00C60FD3">
              <w:rPr>
                <w:sz w:val="20"/>
                <w:szCs w:val="20"/>
              </w:rPr>
              <w:t>height</w:t>
            </w:r>
          </w:p>
        </w:tc>
        <w:tc>
          <w:tcPr>
            <w:tcW w:w="4246" w:type="dxa"/>
          </w:tcPr>
          <w:p w14:paraId="42381C30" w14:textId="62073BCB" w:rsidR="000A71A3" w:rsidRPr="00C60FD3" w:rsidRDefault="004A52F3" w:rsidP="00C60FD3">
            <w:pPr>
              <w:pStyle w:val="aa"/>
              <w:snapToGrid w:val="0"/>
              <w:ind w:leftChars="0" w:left="0" w:firstLineChars="0" w:firstLine="0"/>
              <w:rPr>
                <w:sz w:val="20"/>
                <w:szCs w:val="20"/>
              </w:rPr>
            </w:pPr>
            <w:r w:rsidRPr="00C60FD3">
              <w:rPr>
                <w:rFonts w:hint="eastAsia"/>
                <w:sz w:val="20"/>
                <w:szCs w:val="20"/>
              </w:rPr>
              <w:t>身長を記入。</w:t>
            </w:r>
          </w:p>
        </w:tc>
      </w:tr>
      <w:tr w:rsidR="00190AFA" w14:paraId="1036DB5A" w14:textId="77777777" w:rsidTr="0027182E">
        <w:tc>
          <w:tcPr>
            <w:tcW w:w="1524" w:type="dxa"/>
          </w:tcPr>
          <w:p w14:paraId="4FE992DE" w14:textId="1D2E4BFE"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p>
        </w:tc>
        <w:tc>
          <w:tcPr>
            <w:tcW w:w="2364" w:type="dxa"/>
          </w:tcPr>
          <w:p w14:paraId="4EB42D0F" w14:textId="778968C4" w:rsidR="000A71A3" w:rsidRPr="00C60FD3" w:rsidRDefault="001B4980" w:rsidP="00C60FD3">
            <w:pPr>
              <w:pStyle w:val="aa"/>
              <w:snapToGrid w:val="0"/>
              <w:ind w:leftChars="0" w:left="0" w:firstLineChars="0" w:firstLine="0"/>
              <w:rPr>
                <w:sz w:val="20"/>
                <w:szCs w:val="20"/>
              </w:rPr>
            </w:pPr>
            <w:r w:rsidRPr="00C60FD3">
              <w:rPr>
                <w:sz w:val="20"/>
                <w:szCs w:val="20"/>
              </w:rPr>
              <w:t>W</w:t>
            </w:r>
            <w:r w:rsidR="00E646C8" w:rsidRPr="00C60FD3">
              <w:rPr>
                <w:sz w:val="20"/>
                <w:szCs w:val="20"/>
              </w:rPr>
              <w:t>eight</w:t>
            </w:r>
          </w:p>
        </w:tc>
        <w:tc>
          <w:tcPr>
            <w:tcW w:w="4246" w:type="dxa"/>
          </w:tcPr>
          <w:p w14:paraId="71316D31" w14:textId="2E151861"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r w:rsidR="003C3857" w:rsidRPr="00C60FD3">
              <w:rPr>
                <w:rFonts w:hint="eastAsia"/>
                <w:sz w:val="20"/>
                <w:szCs w:val="20"/>
              </w:rPr>
              <w:t>を記入。</w:t>
            </w:r>
          </w:p>
        </w:tc>
      </w:tr>
      <w:tr w:rsidR="00435A9E" w14:paraId="42A75A97" w14:textId="77777777" w:rsidTr="0027182E">
        <w:tc>
          <w:tcPr>
            <w:tcW w:w="1524" w:type="dxa"/>
          </w:tcPr>
          <w:p w14:paraId="538CDB31" w14:textId="175E8431"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p>
        </w:tc>
        <w:tc>
          <w:tcPr>
            <w:tcW w:w="2364" w:type="dxa"/>
          </w:tcPr>
          <w:p w14:paraId="5DC1D5EB" w14:textId="27907A9A" w:rsidR="00435A9E" w:rsidRPr="00C60FD3" w:rsidRDefault="001B4980" w:rsidP="00C60FD3">
            <w:pPr>
              <w:pStyle w:val="aa"/>
              <w:snapToGrid w:val="0"/>
              <w:ind w:leftChars="0" w:left="0" w:firstLineChars="0" w:firstLine="0"/>
              <w:rPr>
                <w:sz w:val="20"/>
                <w:szCs w:val="20"/>
              </w:rPr>
            </w:pPr>
            <w:r w:rsidRPr="00C60FD3">
              <w:rPr>
                <w:sz w:val="20"/>
                <w:szCs w:val="20"/>
              </w:rPr>
              <w:t>G</w:t>
            </w:r>
            <w:r w:rsidR="00E646C8" w:rsidRPr="00C60FD3">
              <w:rPr>
                <w:sz w:val="20"/>
                <w:szCs w:val="20"/>
              </w:rPr>
              <w:t>ender</w:t>
            </w:r>
          </w:p>
        </w:tc>
        <w:tc>
          <w:tcPr>
            <w:tcW w:w="4246" w:type="dxa"/>
          </w:tcPr>
          <w:p w14:paraId="70388085" w14:textId="10D11DB7"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r w:rsidR="003C3857" w:rsidRPr="00C60FD3">
              <w:rPr>
                <w:rFonts w:hint="eastAsia"/>
                <w:sz w:val="20"/>
                <w:szCs w:val="20"/>
              </w:rPr>
              <w:t>をコードで記入。</w:t>
            </w:r>
          </w:p>
        </w:tc>
      </w:tr>
      <w:tr w:rsidR="00435A9E" w14:paraId="13C99455" w14:textId="77777777" w:rsidTr="0027182E">
        <w:tc>
          <w:tcPr>
            <w:tcW w:w="1524" w:type="dxa"/>
          </w:tcPr>
          <w:p w14:paraId="294B1877" w14:textId="6E9F6367"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p>
        </w:tc>
        <w:tc>
          <w:tcPr>
            <w:tcW w:w="2364" w:type="dxa"/>
          </w:tcPr>
          <w:p w14:paraId="40F65D41" w14:textId="70B388DB" w:rsidR="00435A9E" w:rsidRPr="00C60FD3" w:rsidRDefault="001B4980" w:rsidP="00C60FD3">
            <w:pPr>
              <w:pStyle w:val="aa"/>
              <w:snapToGrid w:val="0"/>
              <w:ind w:leftChars="0" w:left="0" w:firstLineChars="0" w:firstLine="0"/>
              <w:rPr>
                <w:sz w:val="20"/>
                <w:szCs w:val="20"/>
              </w:rPr>
            </w:pPr>
            <w:r>
              <w:rPr>
                <w:sz w:val="20"/>
                <w:szCs w:val="20"/>
              </w:rPr>
              <w:t>(</w:t>
            </w:r>
            <w:r w:rsidR="00E646C8" w:rsidRPr="00C60FD3">
              <w:rPr>
                <w:sz w:val="20"/>
                <w:szCs w:val="20"/>
              </w:rPr>
              <w:t>age</w:t>
            </w:r>
            <w:r>
              <w:rPr>
                <w:sz w:val="20"/>
                <w:szCs w:val="20"/>
              </w:rPr>
              <w:t>)</w:t>
            </w:r>
          </w:p>
        </w:tc>
        <w:tc>
          <w:tcPr>
            <w:tcW w:w="4246" w:type="dxa"/>
          </w:tcPr>
          <w:p w14:paraId="46646027" w14:textId="2950D5BD"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r w:rsidR="003C3857" w:rsidRPr="00C60FD3">
              <w:rPr>
                <w:rFonts w:hint="eastAsia"/>
                <w:sz w:val="20"/>
                <w:szCs w:val="20"/>
              </w:rPr>
              <w:t>を記入。</w:t>
            </w:r>
          </w:p>
        </w:tc>
      </w:tr>
      <w:tr w:rsidR="001B4980" w14:paraId="1E105EF7" w14:textId="77777777" w:rsidTr="0027182E">
        <w:tc>
          <w:tcPr>
            <w:tcW w:w="1524" w:type="dxa"/>
          </w:tcPr>
          <w:p w14:paraId="22E1484A" w14:textId="78F36DBA" w:rsidR="001B4980" w:rsidRPr="00C60FD3" w:rsidRDefault="001B4980" w:rsidP="00C60FD3">
            <w:pPr>
              <w:pStyle w:val="aa"/>
              <w:snapToGrid w:val="0"/>
              <w:ind w:leftChars="0" w:left="0" w:firstLineChars="0" w:firstLine="0"/>
              <w:rPr>
                <w:sz w:val="20"/>
                <w:szCs w:val="20"/>
              </w:rPr>
            </w:pPr>
            <w:r w:rsidRPr="001B4980">
              <w:rPr>
                <w:rFonts w:hint="eastAsia"/>
                <w:sz w:val="20"/>
                <w:szCs w:val="20"/>
              </w:rPr>
              <w:t>機能支援の</w:t>
            </w:r>
            <w:r>
              <w:rPr>
                <w:rFonts w:hint="eastAsia"/>
                <w:sz w:val="20"/>
                <w:szCs w:val="20"/>
              </w:rPr>
              <w:t>種別</w:t>
            </w:r>
          </w:p>
        </w:tc>
        <w:tc>
          <w:tcPr>
            <w:tcW w:w="2364" w:type="dxa"/>
          </w:tcPr>
          <w:p w14:paraId="379F0863" w14:textId="1679A79E" w:rsidR="001B4980" w:rsidRPr="00C60FD3" w:rsidRDefault="001B4980" w:rsidP="00C60FD3">
            <w:pPr>
              <w:pStyle w:val="aa"/>
              <w:snapToGrid w:val="0"/>
              <w:ind w:leftChars="0" w:left="0" w:firstLineChars="0" w:firstLine="0"/>
              <w:rPr>
                <w:sz w:val="20"/>
                <w:szCs w:val="20"/>
              </w:rPr>
            </w:pPr>
            <w:r w:rsidRPr="001B4980">
              <w:rPr>
                <w:sz w:val="20"/>
                <w:szCs w:val="20"/>
              </w:rPr>
              <w:t>FunctionalSupportType</w:t>
            </w:r>
          </w:p>
        </w:tc>
        <w:tc>
          <w:tcPr>
            <w:tcW w:w="4246" w:type="dxa"/>
          </w:tcPr>
          <w:p w14:paraId="6B119F12" w14:textId="44680CE2" w:rsidR="001B4980" w:rsidRPr="00C60FD3" w:rsidRDefault="001B4980" w:rsidP="00C60FD3">
            <w:pPr>
              <w:pStyle w:val="aa"/>
              <w:snapToGrid w:val="0"/>
              <w:ind w:leftChars="0" w:left="0" w:firstLineChars="0" w:firstLine="0"/>
              <w:rPr>
                <w:sz w:val="20"/>
                <w:szCs w:val="20"/>
              </w:rPr>
            </w:pPr>
            <w:r w:rsidRPr="001B4980">
              <w:rPr>
                <w:rFonts w:hint="eastAsia"/>
                <w:sz w:val="20"/>
                <w:szCs w:val="20"/>
              </w:rPr>
              <w:t>視覚支援、聴覚支援、移動支援など</w:t>
            </w:r>
          </w:p>
        </w:tc>
      </w:tr>
    </w:tbl>
    <w:p w14:paraId="492F2D8E" w14:textId="720A2D4C" w:rsidR="00A10BFF" w:rsidRPr="00616FC8" w:rsidRDefault="00616FC8" w:rsidP="00616FC8">
      <w:pPr>
        <w:pStyle w:val="a8"/>
        <w:ind w:leftChars="150" w:left="560" w:hangingChars="100" w:hanging="200"/>
        <w:rPr>
          <w:sz w:val="20"/>
          <w:szCs w:val="18"/>
        </w:rPr>
      </w:pPr>
      <w:r w:rsidRPr="00616FC8">
        <w:rPr>
          <w:rFonts w:hint="eastAsia"/>
          <w:sz w:val="20"/>
          <w:szCs w:val="18"/>
        </w:rPr>
        <w:t>※</w:t>
      </w:r>
      <w:r w:rsidR="00D96E42" w:rsidRPr="00616FC8">
        <w:rPr>
          <w:rFonts w:hint="eastAsia"/>
          <w:sz w:val="20"/>
          <w:szCs w:val="18"/>
        </w:rPr>
        <w:t>性別以下の</w:t>
      </w:r>
      <w:r w:rsidR="003814FE" w:rsidRPr="00616FC8">
        <w:rPr>
          <w:rFonts w:hint="eastAsia"/>
          <w:sz w:val="20"/>
          <w:szCs w:val="18"/>
        </w:rPr>
        <w:t>項目は、移動速度、配慮事項などが異なる</w:t>
      </w:r>
      <w:r w:rsidR="005A0B86" w:rsidRPr="00616FC8">
        <w:rPr>
          <w:rFonts w:hint="eastAsia"/>
          <w:sz w:val="20"/>
          <w:szCs w:val="18"/>
        </w:rPr>
        <w:t>こと、パーソントリップ等の人流データ解析に使う</w:t>
      </w:r>
      <w:r w:rsidR="00C560DE" w:rsidRPr="00616FC8">
        <w:rPr>
          <w:rFonts w:hint="eastAsia"/>
          <w:sz w:val="20"/>
          <w:szCs w:val="18"/>
        </w:rPr>
        <w:t>ことから追加</w:t>
      </w:r>
      <w:r w:rsidR="00BF7352" w:rsidRPr="00616FC8">
        <w:rPr>
          <w:rFonts w:hint="eastAsia"/>
          <w:sz w:val="20"/>
          <w:szCs w:val="18"/>
        </w:rPr>
        <w:t>しています</w:t>
      </w:r>
      <w:r w:rsidR="00C560DE" w:rsidRPr="00616FC8">
        <w:rPr>
          <w:rFonts w:hint="eastAsia"/>
          <w:sz w:val="20"/>
          <w:szCs w:val="18"/>
        </w:rPr>
        <w:t>。</w:t>
      </w:r>
    </w:p>
    <w:p w14:paraId="42977E33" w14:textId="1EFFFB4C" w:rsidR="003C1050" w:rsidRDefault="00550C04" w:rsidP="00CB2498">
      <w:pPr>
        <w:pStyle w:val="51"/>
      </w:pPr>
      <w:r>
        <w:rPr>
          <w:rFonts w:hint="eastAsia"/>
        </w:rPr>
        <w:t>データ項目に選択肢があるときの候補</w:t>
      </w:r>
    </w:p>
    <w:p w14:paraId="213E1B8C" w14:textId="40BC9C5B" w:rsidR="003C1050" w:rsidRDefault="00420E84">
      <w:pPr>
        <w:pStyle w:val="6"/>
      </w:pPr>
      <w:r>
        <w:rPr>
          <w:rFonts w:hint="eastAsia"/>
        </w:rPr>
        <w:t>性別</w:t>
      </w:r>
    </w:p>
    <w:p w14:paraId="1EC71857" w14:textId="75B74E34" w:rsidR="00420E84" w:rsidRDefault="009F444B" w:rsidP="00DE2F8B">
      <w:pPr>
        <w:pStyle w:val="afd"/>
      </w:pPr>
      <w:r>
        <w:rPr>
          <w:rFonts w:hint="eastAsia"/>
        </w:rPr>
        <w:t>国際標準</w:t>
      </w:r>
      <w:r w:rsidR="002427D9">
        <w:t>ISO 5218</w:t>
      </w:r>
      <w:r>
        <w:rPr>
          <w:rFonts w:hint="eastAsia"/>
        </w:rPr>
        <w:t>に準拠する</w:t>
      </w:r>
      <w:r w:rsidR="002427D9">
        <w:rPr>
          <w:rFonts w:hint="eastAsia"/>
        </w:rPr>
        <w:t>。</w:t>
      </w:r>
    </w:p>
    <w:p w14:paraId="144005D2" w14:textId="35A87F85" w:rsidR="002427D9" w:rsidRPr="00616FC8" w:rsidRDefault="00065CA5" w:rsidP="00616FC8">
      <w:pPr>
        <w:pStyle w:val="affd"/>
        <w:ind w:leftChars="600" w:left="1440"/>
        <w:rPr>
          <w:sz w:val="20"/>
          <w:szCs w:val="18"/>
        </w:rPr>
      </w:pPr>
      <w:r w:rsidRPr="00616FC8">
        <w:rPr>
          <w:rFonts w:hint="eastAsia"/>
          <w:sz w:val="20"/>
          <w:szCs w:val="18"/>
        </w:rPr>
        <w:t>0:不明　1:男性　2:女性　9:適用外</w:t>
      </w:r>
    </w:p>
    <w:p w14:paraId="1C30ECF5" w14:textId="0E0DEF9A" w:rsidR="00065CA5" w:rsidRDefault="00E90A94">
      <w:pPr>
        <w:pStyle w:val="6"/>
      </w:pPr>
      <w:r>
        <w:rPr>
          <w:rFonts w:hint="eastAsia"/>
        </w:rPr>
        <w:t>移動、</w:t>
      </w:r>
      <w:r w:rsidR="00065CA5">
        <w:rPr>
          <w:rFonts w:hint="eastAsia"/>
        </w:rPr>
        <w:t>視覚、</w:t>
      </w:r>
      <w:r>
        <w:rPr>
          <w:rFonts w:hint="eastAsia"/>
        </w:rPr>
        <w:t>聴覚条件</w:t>
      </w:r>
    </w:p>
    <w:p w14:paraId="44E50DB4" w14:textId="4ECD2346" w:rsidR="00E90A94" w:rsidRDefault="00E90A94" w:rsidP="00DE2F8B">
      <w:pPr>
        <w:pStyle w:val="afd"/>
      </w:pPr>
      <w:r>
        <w:rPr>
          <w:rFonts w:hint="eastAsia"/>
        </w:rPr>
        <w:t>アクセシビリティを求める条件</w:t>
      </w:r>
      <w:r w:rsidR="005533F0">
        <w:rPr>
          <w:rFonts w:hint="eastAsia"/>
        </w:rPr>
        <w:t>を</w:t>
      </w:r>
      <w:r>
        <w:rPr>
          <w:rFonts w:hint="eastAsia"/>
        </w:rPr>
        <w:t>以下の</w:t>
      </w:r>
      <w:r w:rsidR="005533F0">
        <w:rPr>
          <w:rFonts w:hint="eastAsia"/>
        </w:rPr>
        <w:t>コードで記入する。</w:t>
      </w:r>
    </w:p>
    <w:p w14:paraId="74FCE006" w14:textId="67A9CBD7" w:rsidR="00E90A94" w:rsidRPr="00616FC8" w:rsidRDefault="00E90A94" w:rsidP="00616FC8">
      <w:pPr>
        <w:pStyle w:val="affd"/>
        <w:ind w:leftChars="600" w:left="1440"/>
        <w:rPr>
          <w:sz w:val="20"/>
          <w:szCs w:val="18"/>
        </w:rPr>
      </w:pPr>
      <w:r w:rsidRPr="00616FC8">
        <w:rPr>
          <w:rFonts w:hint="eastAsia"/>
          <w:sz w:val="20"/>
          <w:szCs w:val="18"/>
        </w:rPr>
        <w:t>0:無　1:有</w:t>
      </w:r>
    </w:p>
    <w:p w14:paraId="4916D1B9" w14:textId="77777777" w:rsidR="00616FC8" w:rsidRDefault="00616FC8" w:rsidP="00616FC8">
      <w:pPr>
        <w:pStyle w:val="51"/>
      </w:pPr>
      <w:r>
        <w:rPr>
          <w:rFonts w:hint="eastAsia"/>
        </w:rPr>
        <w:t>既存データモデル</w:t>
      </w:r>
    </w:p>
    <w:p w14:paraId="1FFA73E4" w14:textId="344DE28C" w:rsidR="00616FC8" w:rsidRDefault="00616FC8">
      <w:pPr>
        <w:pStyle w:val="6"/>
      </w:pPr>
      <w:r>
        <w:rPr>
          <w:rFonts w:hint="eastAsia"/>
        </w:rPr>
        <w:t>人の流れ（パーソントリップ）に関するデータモデル</w:t>
      </w:r>
    </w:p>
    <w:p w14:paraId="567D472B" w14:textId="3FF334F0" w:rsidR="00616FC8" w:rsidRPr="00616FC8" w:rsidRDefault="00616FC8" w:rsidP="00616FC8">
      <w:pPr>
        <w:pStyle w:val="afd"/>
      </w:pPr>
      <w:r>
        <w:rPr>
          <w:rFonts w:hint="eastAsia"/>
        </w:rPr>
        <w:t>「東京大学CSIS人の流れデータセット」</w:t>
      </w:r>
      <w:r>
        <w:rPr>
          <w:rStyle w:val="affa"/>
        </w:rPr>
        <w:footnoteReference w:id="48"/>
      </w:r>
      <w:r>
        <w:rPr>
          <w:rFonts w:hint="eastAsia"/>
        </w:rPr>
        <w:t>や「</w:t>
      </w:r>
      <w:r w:rsidRPr="00214F11">
        <w:rPr>
          <w:rFonts w:hint="eastAsia"/>
        </w:rPr>
        <w:t>交通流動量 パーソントリップＯＤ量データ</w:t>
      </w:r>
      <w:r>
        <w:rPr>
          <w:rFonts w:hint="eastAsia"/>
        </w:rPr>
        <w:t>」</w:t>
      </w:r>
      <w:r>
        <w:rPr>
          <w:rStyle w:val="affa"/>
        </w:rPr>
        <w:footnoteReference w:id="49"/>
      </w:r>
      <w:r>
        <w:rPr>
          <w:rFonts w:hint="eastAsia"/>
        </w:rPr>
        <w:t>があります。</w:t>
      </w:r>
    </w:p>
    <w:p w14:paraId="128A3FEF" w14:textId="620D722A" w:rsidR="00F40CBA" w:rsidRDefault="00790ED6" w:rsidP="00E878F4">
      <w:pPr>
        <w:pStyle w:val="32"/>
      </w:pPr>
      <w:bookmarkStart w:id="148" w:name="_Toc103600039"/>
      <w:r>
        <w:rPr>
          <w:rFonts w:hint="eastAsia"/>
        </w:rPr>
        <w:t>乗り物</w:t>
      </w:r>
      <w:r w:rsidR="001071EE">
        <w:rPr>
          <w:rFonts w:hint="eastAsia"/>
        </w:rPr>
        <w:t>（自動車、オートバイ、自転車</w:t>
      </w:r>
      <w:r w:rsidR="00F5776C">
        <w:rPr>
          <w:rFonts w:hint="eastAsia"/>
        </w:rPr>
        <w:t>、</w:t>
      </w:r>
      <w:r w:rsidR="001071EE">
        <w:rPr>
          <w:rFonts w:hint="eastAsia"/>
        </w:rPr>
        <w:t>船、飛行物</w:t>
      </w:r>
      <w:r w:rsidR="001A15BF">
        <w:rPr>
          <w:rFonts w:hint="eastAsia"/>
        </w:rPr>
        <w:t>、その</w:t>
      </w:r>
      <w:r w:rsidR="00F5776C">
        <w:rPr>
          <w:rFonts w:hint="eastAsia"/>
        </w:rPr>
        <w:t>他</w:t>
      </w:r>
      <w:r w:rsidR="001071EE">
        <w:rPr>
          <w:rFonts w:hint="eastAsia"/>
        </w:rPr>
        <w:t>）</w:t>
      </w:r>
      <w:bookmarkEnd w:id="148"/>
    </w:p>
    <w:p w14:paraId="245AD259" w14:textId="6E56369F" w:rsidR="00A10BFF" w:rsidRDefault="001A15BF" w:rsidP="000223E3">
      <w:pPr>
        <w:pStyle w:val="a8"/>
        <w:ind w:left="120" w:firstLine="240"/>
      </w:pPr>
      <w:r>
        <w:rPr>
          <w:rFonts w:hint="eastAsia"/>
        </w:rPr>
        <w:t>陸</w:t>
      </w:r>
      <w:r w:rsidR="00AA3557">
        <w:rPr>
          <w:rFonts w:hint="eastAsia"/>
        </w:rPr>
        <w:t>海</w:t>
      </w:r>
      <w:r>
        <w:rPr>
          <w:rFonts w:hint="eastAsia"/>
        </w:rPr>
        <w:t>空</w:t>
      </w:r>
      <w:r w:rsidR="00AA3557">
        <w:rPr>
          <w:rFonts w:hint="eastAsia"/>
        </w:rPr>
        <w:t>の移動</w:t>
      </w:r>
      <w:r w:rsidR="00386B2C">
        <w:rPr>
          <w:rFonts w:hint="eastAsia"/>
        </w:rPr>
        <w:t>体</w:t>
      </w:r>
      <w:r w:rsidR="00AA3557">
        <w:rPr>
          <w:rFonts w:hint="eastAsia"/>
        </w:rPr>
        <w:t>についてのデータモデル</w:t>
      </w:r>
      <w:r w:rsidR="00616FC8">
        <w:rPr>
          <w:rFonts w:hint="eastAsia"/>
        </w:rPr>
        <w:t>です</w:t>
      </w:r>
      <w:r w:rsidR="00CE7554">
        <w:rPr>
          <w:rFonts w:hint="eastAsia"/>
        </w:rPr>
        <w:t>。</w:t>
      </w:r>
    </w:p>
    <w:p w14:paraId="33C031AC" w14:textId="404DD357" w:rsidR="00BE4902" w:rsidRDefault="0004769A" w:rsidP="001F162B">
      <w:pPr>
        <w:pStyle w:val="51"/>
        <w:numPr>
          <w:ilvl w:val="4"/>
          <w:numId w:val="92"/>
        </w:numPr>
      </w:pPr>
      <w:r w:rsidRPr="0004769A">
        <w:rPr>
          <w:rFonts w:hint="eastAsia"/>
        </w:rPr>
        <w:lastRenderedPageBreak/>
        <w:t>参照元データ</w:t>
      </w:r>
    </w:p>
    <w:tbl>
      <w:tblPr>
        <w:tblStyle w:val="aff"/>
        <w:tblW w:w="8079" w:type="dxa"/>
        <w:tblInd w:w="421" w:type="dxa"/>
        <w:tblLook w:val="04A0" w:firstRow="1" w:lastRow="0" w:firstColumn="1" w:lastColumn="0" w:noHBand="0" w:noVBand="1"/>
      </w:tblPr>
      <w:tblGrid>
        <w:gridCol w:w="2693"/>
        <w:gridCol w:w="2693"/>
        <w:gridCol w:w="2693"/>
      </w:tblGrid>
      <w:tr w:rsidR="00CE3DF9" w14:paraId="3C4AB079" w14:textId="77777777" w:rsidTr="00CE3DF9">
        <w:tc>
          <w:tcPr>
            <w:tcW w:w="2693" w:type="dxa"/>
            <w:shd w:val="clear" w:color="auto" w:fill="D9D9D9" w:themeFill="background1" w:themeFillShade="D9"/>
          </w:tcPr>
          <w:p w14:paraId="6F3E547B"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453BF5B2"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284D8B67"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参照元</w:t>
            </w:r>
          </w:p>
        </w:tc>
      </w:tr>
      <w:tr w:rsidR="00CE3DF9" w14:paraId="3DCC39FD" w14:textId="77777777" w:rsidTr="00CE3DF9">
        <w:tc>
          <w:tcPr>
            <w:tcW w:w="2693" w:type="dxa"/>
          </w:tcPr>
          <w:p w14:paraId="1860F3AB" w14:textId="4E38971E" w:rsidR="00CE3DF9" w:rsidRPr="008540FB" w:rsidRDefault="00CE3DF9" w:rsidP="00616FC8">
            <w:pPr>
              <w:pStyle w:val="a8"/>
              <w:snapToGrid w:val="0"/>
              <w:ind w:leftChars="0" w:left="0" w:firstLineChars="0" w:firstLine="0"/>
              <w:rPr>
                <w:sz w:val="20"/>
                <w:szCs w:val="20"/>
              </w:rPr>
            </w:pPr>
            <w:r>
              <w:rPr>
                <w:rFonts w:hint="eastAsia"/>
                <w:sz w:val="20"/>
                <w:szCs w:val="20"/>
              </w:rPr>
              <w:t>乗り物</w:t>
            </w:r>
          </w:p>
        </w:tc>
        <w:tc>
          <w:tcPr>
            <w:tcW w:w="2693" w:type="dxa"/>
          </w:tcPr>
          <w:p w14:paraId="5A709533" w14:textId="222EF99A" w:rsidR="00CE3DF9" w:rsidRPr="008540FB" w:rsidRDefault="00CE3DF9" w:rsidP="00616FC8">
            <w:pPr>
              <w:pStyle w:val="a8"/>
              <w:snapToGrid w:val="0"/>
              <w:ind w:leftChars="0" w:left="0" w:firstLineChars="0" w:firstLine="0"/>
              <w:rPr>
                <w:sz w:val="20"/>
                <w:szCs w:val="20"/>
              </w:rPr>
            </w:pPr>
            <w:r>
              <w:rPr>
                <w:sz w:val="20"/>
                <w:szCs w:val="20"/>
              </w:rPr>
              <w:t>V</w:t>
            </w:r>
            <w:r>
              <w:rPr>
                <w:rFonts w:hint="eastAsia"/>
                <w:sz w:val="20"/>
                <w:szCs w:val="20"/>
              </w:rPr>
              <w:t>ehicle</w:t>
            </w:r>
          </w:p>
        </w:tc>
        <w:tc>
          <w:tcPr>
            <w:tcW w:w="2693" w:type="dxa"/>
          </w:tcPr>
          <w:p w14:paraId="2C18BA91" w14:textId="77777777" w:rsidR="00CE3DF9" w:rsidRPr="008540FB" w:rsidRDefault="00CE3DF9"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09B7AE3A" w14:textId="77777777" w:rsidR="00BE4902" w:rsidRPr="0011380B" w:rsidRDefault="00BE4902" w:rsidP="001F162B">
      <w:pPr>
        <w:pStyle w:val="51"/>
        <w:numPr>
          <w:ilvl w:val="4"/>
          <w:numId w:val="14"/>
        </w:numPr>
      </w:pPr>
      <w:r>
        <w:rPr>
          <w:rFonts w:hint="eastAsia"/>
        </w:rPr>
        <w:t>データモデル</w:t>
      </w:r>
    </w:p>
    <w:tbl>
      <w:tblPr>
        <w:tblStyle w:val="aff"/>
        <w:tblW w:w="0" w:type="auto"/>
        <w:tblInd w:w="360" w:type="dxa"/>
        <w:tblLook w:val="04A0" w:firstRow="1" w:lastRow="0" w:firstColumn="1" w:lastColumn="0" w:noHBand="0" w:noVBand="1"/>
      </w:tblPr>
      <w:tblGrid>
        <w:gridCol w:w="1524"/>
        <w:gridCol w:w="1896"/>
        <w:gridCol w:w="4714"/>
      </w:tblGrid>
      <w:tr w:rsidR="00BE4902" w14:paraId="003355DE" w14:textId="77777777" w:rsidTr="00CE3DF9">
        <w:tc>
          <w:tcPr>
            <w:tcW w:w="1524" w:type="dxa"/>
            <w:shd w:val="clear" w:color="auto" w:fill="D9D9D9" w:themeFill="background1" w:themeFillShade="D9"/>
          </w:tcPr>
          <w:p w14:paraId="66A3AE53"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項目</w:t>
            </w:r>
          </w:p>
        </w:tc>
        <w:tc>
          <w:tcPr>
            <w:tcW w:w="1896" w:type="dxa"/>
            <w:shd w:val="clear" w:color="auto" w:fill="D9D9D9" w:themeFill="background1" w:themeFillShade="D9"/>
          </w:tcPr>
          <w:p w14:paraId="30639C64" w14:textId="77777777" w:rsidR="00BE4902" w:rsidRPr="004B704E" w:rsidRDefault="00BE4902"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chema.org</w:t>
            </w:r>
          </w:p>
        </w:tc>
        <w:tc>
          <w:tcPr>
            <w:tcW w:w="4714" w:type="dxa"/>
            <w:shd w:val="clear" w:color="auto" w:fill="D9D9D9" w:themeFill="background1" w:themeFillShade="D9"/>
          </w:tcPr>
          <w:p w14:paraId="787373ED"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説明</w:t>
            </w:r>
          </w:p>
        </w:tc>
      </w:tr>
      <w:tr w:rsidR="00BE4902" w14:paraId="5E5F49C2" w14:textId="77777777" w:rsidTr="00247293">
        <w:tc>
          <w:tcPr>
            <w:tcW w:w="1524" w:type="dxa"/>
          </w:tcPr>
          <w:p w14:paraId="4C71E869"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ID</w:t>
            </w:r>
          </w:p>
        </w:tc>
        <w:tc>
          <w:tcPr>
            <w:tcW w:w="1896" w:type="dxa"/>
          </w:tcPr>
          <w:p w14:paraId="48EDD7EA" w14:textId="77777777" w:rsidR="00BE4902" w:rsidRPr="004B704E" w:rsidRDefault="00BE4902" w:rsidP="00C60FD3">
            <w:pPr>
              <w:pStyle w:val="aa"/>
              <w:snapToGrid w:val="0"/>
              <w:ind w:leftChars="0" w:left="0" w:firstLineChars="0" w:firstLine="0"/>
              <w:rPr>
                <w:sz w:val="20"/>
                <w:szCs w:val="18"/>
              </w:rPr>
            </w:pPr>
            <w:r w:rsidRPr="004B704E">
              <w:rPr>
                <w:sz w:val="20"/>
                <w:szCs w:val="18"/>
              </w:rPr>
              <w:t>Identifier</w:t>
            </w:r>
          </w:p>
        </w:tc>
        <w:tc>
          <w:tcPr>
            <w:tcW w:w="4714" w:type="dxa"/>
          </w:tcPr>
          <w:p w14:paraId="67811714"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一意に付番されたID</w:t>
            </w:r>
          </w:p>
        </w:tc>
      </w:tr>
      <w:tr w:rsidR="0037136D" w14:paraId="4DAD053C" w14:textId="77777777" w:rsidTr="00247293">
        <w:tc>
          <w:tcPr>
            <w:tcW w:w="1524" w:type="dxa"/>
          </w:tcPr>
          <w:p w14:paraId="548841F0"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乗り物タイプ</w:t>
            </w:r>
          </w:p>
        </w:tc>
        <w:tc>
          <w:tcPr>
            <w:tcW w:w="1896" w:type="dxa"/>
          </w:tcPr>
          <w:p w14:paraId="0A567659"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bodyType</w:t>
            </w:r>
          </w:p>
        </w:tc>
        <w:tc>
          <w:tcPr>
            <w:tcW w:w="4714" w:type="dxa"/>
          </w:tcPr>
          <w:p w14:paraId="3206E5DC" w14:textId="03B33379"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乗り物やボディの形状を記入。</w:t>
            </w:r>
          </w:p>
        </w:tc>
      </w:tr>
      <w:tr w:rsidR="00BE4902" w14:paraId="0E77D762" w14:textId="77777777" w:rsidTr="00247293">
        <w:tc>
          <w:tcPr>
            <w:tcW w:w="1524" w:type="dxa"/>
          </w:tcPr>
          <w:p w14:paraId="089D7C1C" w14:textId="13A689A7" w:rsidR="00BE4902" w:rsidRPr="004B704E" w:rsidRDefault="00EB7BE4" w:rsidP="00C60FD3">
            <w:pPr>
              <w:pStyle w:val="aa"/>
              <w:snapToGrid w:val="0"/>
              <w:ind w:leftChars="0" w:left="0" w:firstLineChars="0" w:firstLine="0"/>
              <w:rPr>
                <w:sz w:val="20"/>
                <w:szCs w:val="18"/>
              </w:rPr>
            </w:pPr>
            <w:r w:rsidRPr="004B704E">
              <w:rPr>
                <w:rFonts w:hint="eastAsia"/>
                <w:sz w:val="20"/>
                <w:szCs w:val="18"/>
              </w:rPr>
              <w:t>高さ</w:t>
            </w:r>
          </w:p>
        </w:tc>
        <w:tc>
          <w:tcPr>
            <w:tcW w:w="1896" w:type="dxa"/>
          </w:tcPr>
          <w:p w14:paraId="1CAEEF7A" w14:textId="77777777" w:rsidR="00BE4902" w:rsidRPr="004B704E" w:rsidRDefault="00BE4902" w:rsidP="00C60FD3">
            <w:pPr>
              <w:pStyle w:val="aa"/>
              <w:snapToGrid w:val="0"/>
              <w:ind w:leftChars="0" w:left="0" w:firstLineChars="0" w:firstLine="0"/>
              <w:rPr>
                <w:sz w:val="20"/>
                <w:szCs w:val="18"/>
              </w:rPr>
            </w:pPr>
            <w:r w:rsidRPr="004B704E">
              <w:rPr>
                <w:sz w:val="20"/>
                <w:szCs w:val="18"/>
              </w:rPr>
              <w:t>H</w:t>
            </w:r>
            <w:r w:rsidRPr="004B704E">
              <w:rPr>
                <w:rFonts w:hint="eastAsia"/>
                <w:sz w:val="20"/>
                <w:szCs w:val="18"/>
              </w:rPr>
              <w:t>eight</w:t>
            </w:r>
          </w:p>
        </w:tc>
        <w:tc>
          <w:tcPr>
            <w:tcW w:w="4714" w:type="dxa"/>
          </w:tcPr>
          <w:p w14:paraId="7E25E2B9" w14:textId="7103689C" w:rsidR="00BE4902" w:rsidRPr="004B704E" w:rsidRDefault="006111A0" w:rsidP="00C60FD3">
            <w:pPr>
              <w:pStyle w:val="aa"/>
              <w:snapToGrid w:val="0"/>
              <w:ind w:leftChars="0" w:left="0" w:firstLineChars="0" w:firstLine="0"/>
              <w:rPr>
                <w:sz w:val="20"/>
                <w:szCs w:val="18"/>
              </w:rPr>
            </w:pPr>
            <w:r w:rsidRPr="004B704E">
              <w:rPr>
                <w:rFonts w:hint="eastAsia"/>
                <w:sz w:val="20"/>
                <w:szCs w:val="18"/>
              </w:rPr>
              <w:t>高さ</w:t>
            </w:r>
            <w:r w:rsidR="00BE4902" w:rsidRPr="004B704E">
              <w:rPr>
                <w:rFonts w:hint="eastAsia"/>
                <w:sz w:val="20"/>
                <w:szCs w:val="18"/>
              </w:rPr>
              <w:t>を記入。</w:t>
            </w:r>
            <w:r w:rsidR="002C630B" w:rsidRPr="004B704E">
              <w:rPr>
                <w:rFonts w:hint="eastAsia"/>
                <w:sz w:val="20"/>
                <w:szCs w:val="18"/>
              </w:rPr>
              <w:t>（m）</w:t>
            </w:r>
          </w:p>
        </w:tc>
      </w:tr>
      <w:tr w:rsidR="00BE4902" w14:paraId="7F23BCF9" w14:textId="77777777" w:rsidTr="00247293">
        <w:tc>
          <w:tcPr>
            <w:tcW w:w="1524" w:type="dxa"/>
          </w:tcPr>
          <w:p w14:paraId="268E8DF7" w14:textId="3020FB56" w:rsidR="00BE4902" w:rsidRPr="004B704E" w:rsidRDefault="0006160E" w:rsidP="00C60FD3">
            <w:pPr>
              <w:pStyle w:val="aa"/>
              <w:snapToGrid w:val="0"/>
              <w:ind w:leftChars="0" w:left="0" w:firstLineChars="0" w:firstLine="0"/>
              <w:rPr>
                <w:sz w:val="20"/>
                <w:szCs w:val="18"/>
              </w:rPr>
            </w:pPr>
            <w:r w:rsidRPr="004B704E">
              <w:rPr>
                <w:rFonts w:hint="eastAsia"/>
                <w:sz w:val="20"/>
                <w:szCs w:val="18"/>
              </w:rPr>
              <w:t>長さ</w:t>
            </w:r>
          </w:p>
        </w:tc>
        <w:tc>
          <w:tcPr>
            <w:tcW w:w="1896" w:type="dxa"/>
          </w:tcPr>
          <w:p w14:paraId="45E8FB85" w14:textId="76739563" w:rsidR="00BE4902" w:rsidRPr="004B704E" w:rsidRDefault="0006160E"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ize</w:t>
            </w:r>
          </w:p>
        </w:tc>
        <w:tc>
          <w:tcPr>
            <w:tcW w:w="4714" w:type="dxa"/>
          </w:tcPr>
          <w:p w14:paraId="1605FF67" w14:textId="36112000" w:rsidR="00BE4902" w:rsidRPr="004B704E" w:rsidRDefault="006111A0" w:rsidP="00C60FD3">
            <w:pPr>
              <w:pStyle w:val="aa"/>
              <w:snapToGrid w:val="0"/>
              <w:ind w:leftChars="0" w:left="0" w:firstLineChars="0" w:firstLine="0"/>
              <w:rPr>
                <w:sz w:val="20"/>
                <w:szCs w:val="18"/>
              </w:rPr>
            </w:pPr>
            <w:r w:rsidRPr="004B704E">
              <w:rPr>
                <w:rFonts w:hint="eastAsia"/>
                <w:sz w:val="20"/>
                <w:szCs w:val="18"/>
              </w:rPr>
              <w:t>長さ</w:t>
            </w:r>
            <w:r w:rsidR="00BE4902" w:rsidRPr="004B704E">
              <w:rPr>
                <w:rFonts w:hint="eastAsia"/>
                <w:sz w:val="20"/>
                <w:szCs w:val="18"/>
              </w:rPr>
              <w:t>を記入。</w:t>
            </w:r>
            <w:r w:rsidR="002C630B" w:rsidRPr="004B704E">
              <w:rPr>
                <w:rFonts w:hint="eastAsia"/>
                <w:sz w:val="20"/>
                <w:szCs w:val="18"/>
              </w:rPr>
              <w:t>（m）</w:t>
            </w:r>
          </w:p>
        </w:tc>
      </w:tr>
      <w:tr w:rsidR="00BE4902" w14:paraId="51CA4EC9" w14:textId="77777777" w:rsidTr="00247293">
        <w:tc>
          <w:tcPr>
            <w:tcW w:w="1524" w:type="dxa"/>
          </w:tcPr>
          <w:p w14:paraId="1915A341"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w:t>
            </w:r>
          </w:p>
        </w:tc>
        <w:tc>
          <w:tcPr>
            <w:tcW w:w="1896" w:type="dxa"/>
          </w:tcPr>
          <w:p w14:paraId="6E24C5C2" w14:textId="03B2A6FC" w:rsidR="00BE4902" w:rsidRPr="004B704E" w:rsidRDefault="00034942" w:rsidP="00C60FD3">
            <w:pPr>
              <w:pStyle w:val="aa"/>
              <w:snapToGrid w:val="0"/>
              <w:ind w:leftChars="0" w:left="0" w:firstLineChars="0" w:firstLine="0"/>
              <w:rPr>
                <w:sz w:val="20"/>
                <w:szCs w:val="18"/>
              </w:rPr>
            </w:pPr>
            <w:r w:rsidRPr="004B704E">
              <w:rPr>
                <w:sz w:val="20"/>
                <w:szCs w:val="18"/>
              </w:rPr>
              <w:t>W</w:t>
            </w:r>
            <w:r w:rsidRPr="004B704E">
              <w:rPr>
                <w:rFonts w:hint="eastAsia"/>
                <w:sz w:val="20"/>
                <w:szCs w:val="18"/>
              </w:rPr>
              <w:t>idth</w:t>
            </w:r>
          </w:p>
        </w:tc>
        <w:tc>
          <w:tcPr>
            <w:tcW w:w="4714" w:type="dxa"/>
          </w:tcPr>
          <w:p w14:paraId="13C398D1" w14:textId="4A05773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幅を記入。</w:t>
            </w:r>
            <w:r w:rsidR="002C630B" w:rsidRPr="004B704E">
              <w:rPr>
                <w:rFonts w:hint="eastAsia"/>
                <w:sz w:val="20"/>
                <w:szCs w:val="18"/>
              </w:rPr>
              <w:t>（m）</w:t>
            </w:r>
          </w:p>
        </w:tc>
      </w:tr>
      <w:tr w:rsidR="00BE4902" w14:paraId="4F480E65" w14:textId="77777777" w:rsidTr="00247293">
        <w:tc>
          <w:tcPr>
            <w:tcW w:w="1524" w:type="dxa"/>
          </w:tcPr>
          <w:p w14:paraId="593D4C16"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w:t>
            </w:r>
          </w:p>
        </w:tc>
        <w:tc>
          <w:tcPr>
            <w:tcW w:w="1896" w:type="dxa"/>
          </w:tcPr>
          <w:p w14:paraId="1F9CC462" w14:textId="77777777" w:rsidR="00BE4902" w:rsidRPr="004B704E" w:rsidRDefault="00BE4902" w:rsidP="00C60FD3">
            <w:pPr>
              <w:pStyle w:val="aa"/>
              <w:snapToGrid w:val="0"/>
              <w:ind w:leftChars="0" w:left="0" w:firstLineChars="0" w:firstLine="0"/>
              <w:rPr>
                <w:sz w:val="20"/>
                <w:szCs w:val="18"/>
              </w:rPr>
            </w:pPr>
            <w:r w:rsidRPr="004B704E">
              <w:rPr>
                <w:sz w:val="20"/>
                <w:szCs w:val="18"/>
              </w:rPr>
              <w:t>weight</w:t>
            </w:r>
          </w:p>
        </w:tc>
        <w:tc>
          <w:tcPr>
            <w:tcW w:w="4714" w:type="dxa"/>
          </w:tcPr>
          <w:p w14:paraId="5C2695A7" w14:textId="7F27C50E"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重量を記入。</w:t>
            </w:r>
            <w:r w:rsidR="002C630B" w:rsidRPr="004B704E">
              <w:rPr>
                <w:rFonts w:hint="eastAsia"/>
                <w:sz w:val="20"/>
                <w:szCs w:val="18"/>
              </w:rPr>
              <w:t>（kg）</w:t>
            </w:r>
          </w:p>
        </w:tc>
      </w:tr>
      <w:tr w:rsidR="00BE4902" w14:paraId="68098B4C" w14:textId="77777777" w:rsidTr="00247293">
        <w:tc>
          <w:tcPr>
            <w:tcW w:w="1524" w:type="dxa"/>
          </w:tcPr>
          <w:p w14:paraId="1A5D13A8" w14:textId="7D5120A0"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燃料種別</w:t>
            </w:r>
          </w:p>
        </w:tc>
        <w:tc>
          <w:tcPr>
            <w:tcW w:w="1896" w:type="dxa"/>
          </w:tcPr>
          <w:p w14:paraId="7FC7DB22" w14:textId="257A26D0" w:rsidR="00BE4902" w:rsidRPr="004B704E" w:rsidRDefault="009D34BC" w:rsidP="00C60FD3">
            <w:pPr>
              <w:pStyle w:val="aa"/>
              <w:snapToGrid w:val="0"/>
              <w:ind w:leftChars="0" w:left="0" w:firstLineChars="0" w:firstLine="0"/>
              <w:rPr>
                <w:sz w:val="20"/>
                <w:szCs w:val="18"/>
              </w:rPr>
            </w:pPr>
            <w:r w:rsidRPr="004B704E">
              <w:rPr>
                <w:rFonts w:hint="eastAsia"/>
                <w:sz w:val="20"/>
                <w:szCs w:val="18"/>
              </w:rPr>
              <w:t>fuelType</w:t>
            </w:r>
          </w:p>
        </w:tc>
        <w:tc>
          <w:tcPr>
            <w:tcW w:w="4714" w:type="dxa"/>
          </w:tcPr>
          <w:p w14:paraId="312EB604" w14:textId="5DFAFF63"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燃料の種類</w:t>
            </w:r>
          </w:p>
        </w:tc>
      </w:tr>
      <w:tr w:rsidR="0027182E" w14:paraId="3CBBC59E" w14:textId="77777777" w:rsidTr="00247293">
        <w:tc>
          <w:tcPr>
            <w:tcW w:w="1524" w:type="dxa"/>
          </w:tcPr>
          <w:p w14:paraId="055EBE5B" w14:textId="07653541" w:rsidR="0027182E" w:rsidRPr="004B704E" w:rsidRDefault="0027182E" w:rsidP="00C60FD3">
            <w:pPr>
              <w:pStyle w:val="aa"/>
              <w:snapToGrid w:val="0"/>
              <w:ind w:leftChars="0" w:left="0" w:firstLineChars="0" w:firstLine="0"/>
              <w:rPr>
                <w:sz w:val="20"/>
                <w:szCs w:val="18"/>
              </w:rPr>
            </w:pPr>
            <w:r>
              <w:rPr>
                <w:rFonts w:hint="eastAsia"/>
                <w:sz w:val="20"/>
                <w:szCs w:val="18"/>
              </w:rPr>
              <w:t>定員</w:t>
            </w:r>
          </w:p>
        </w:tc>
        <w:tc>
          <w:tcPr>
            <w:tcW w:w="1896" w:type="dxa"/>
          </w:tcPr>
          <w:p w14:paraId="1EB968C0" w14:textId="4517AF77" w:rsidR="0027182E" w:rsidRPr="004B704E" w:rsidRDefault="0027182E" w:rsidP="00C60FD3">
            <w:pPr>
              <w:pStyle w:val="aa"/>
              <w:snapToGrid w:val="0"/>
              <w:ind w:leftChars="0" w:left="0" w:firstLineChars="0" w:firstLine="0"/>
              <w:rPr>
                <w:sz w:val="20"/>
                <w:szCs w:val="18"/>
              </w:rPr>
            </w:pPr>
            <w:r w:rsidRPr="0027182E">
              <w:rPr>
                <w:rFonts w:hint="eastAsia"/>
                <w:sz w:val="20"/>
                <w:szCs w:val="18"/>
              </w:rPr>
              <w:t xml:space="preserve">seatingFacility </w:t>
            </w:r>
          </w:p>
        </w:tc>
        <w:tc>
          <w:tcPr>
            <w:tcW w:w="4714" w:type="dxa"/>
          </w:tcPr>
          <w:p w14:paraId="49F4505C" w14:textId="7C7A6D3D" w:rsidR="0027182E" w:rsidRPr="004B704E" w:rsidRDefault="0027182E" w:rsidP="00C60FD3">
            <w:pPr>
              <w:pStyle w:val="aa"/>
              <w:snapToGrid w:val="0"/>
              <w:ind w:leftChars="0" w:left="0" w:firstLineChars="0" w:firstLine="0"/>
              <w:rPr>
                <w:sz w:val="20"/>
                <w:szCs w:val="18"/>
              </w:rPr>
            </w:pPr>
            <w:r w:rsidRPr="0027182E">
              <w:rPr>
                <w:rFonts w:hint="eastAsia"/>
                <w:sz w:val="20"/>
                <w:szCs w:val="18"/>
              </w:rPr>
              <w:t>定員数</w:t>
            </w:r>
          </w:p>
        </w:tc>
      </w:tr>
      <w:tr w:rsidR="0027182E" w14:paraId="647FBACD" w14:textId="77777777" w:rsidTr="00247293">
        <w:tc>
          <w:tcPr>
            <w:tcW w:w="1524" w:type="dxa"/>
          </w:tcPr>
          <w:p w14:paraId="0A992355" w14:textId="28D880A8" w:rsidR="0027182E" w:rsidRPr="004B704E" w:rsidRDefault="0027182E" w:rsidP="00C60FD3">
            <w:pPr>
              <w:pStyle w:val="aa"/>
              <w:snapToGrid w:val="0"/>
              <w:ind w:leftChars="0" w:left="0" w:firstLineChars="0" w:firstLine="0"/>
              <w:rPr>
                <w:sz w:val="20"/>
                <w:szCs w:val="18"/>
              </w:rPr>
            </w:pPr>
            <w:r>
              <w:rPr>
                <w:rFonts w:hint="eastAsia"/>
                <w:sz w:val="20"/>
                <w:szCs w:val="18"/>
              </w:rPr>
              <w:t>積載量</w:t>
            </w:r>
          </w:p>
        </w:tc>
        <w:tc>
          <w:tcPr>
            <w:tcW w:w="1896" w:type="dxa"/>
          </w:tcPr>
          <w:p w14:paraId="2FED1AB1" w14:textId="276ABE6A" w:rsidR="0027182E" w:rsidRPr="004B704E" w:rsidRDefault="0027182E" w:rsidP="00C60FD3">
            <w:pPr>
              <w:pStyle w:val="aa"/>
              <w:snapToGrid w:val="0"/>
              <w:ind w:leftChars="0" w:left="0" w:firstLineChars="0" w:firstLine="0"/>
              <w:rPr>
                <w:sz w:val="20"/>
                <w:szCs w:val="18"/>
              </w:rPr>
            </w:pPr>
            <w:r w:rsidRPr="0027182E">
              <w:rPr>
                <w:rFonts w:hint="eastAsia"/>
                <w:sz w:val="20"/>
                <w:szCs w:val="18"/>
              </w:rPr>
              <w:t>payload</w:t>
            </w:r>
            <w:r w:rsidRPr="0027182E">
              <w:rPr>
                <w:rFonts w:hint="eastAsia"/>
                <w:sz w:val="20"/>
                <w:szCs w:val="18"/>
              </w:rPr>
              <w:tab/>
            </w:r>
          </w:p>
        </w:tc>
        <w:tc>
          <w:tcPr>
            <w:tcW w:w="4714" w:type="dxa"/>
          </w:tcPr>
          <w:p w14:paraId="3625D596" w14:textId="2859B952" w:rsidR="0027182E" w:rsidRPr="004B704E" w:rsidRDefault="0027182E" w:rsidP="00C60FD3">
            <w:pPr>
              <w:pStyle w:val="aa"/>
              <w:snapToGrid w:val="0"/>
              <w:ind w:leftChars="0" w:left="0" w:firstLineChars="0" w:firstLine="0"/>
              <w:rPr>
                <w:sz w:val="20"/>
                <w:szCs w:val="18"/>
              </w:rPr>
            </w:pPr>
            <w:r w:rsidRPr="0027182E">
              <w:rPr>
                <w:rFonts w:hint="eastAsia"/>
                <w:sz w:val="20"/>
                <w:szCs w:val="18"/>
              </w:rPr>
              <w:t>積載量（kg）</w:t>
            </w:r>
          </w:p>
        </w:tc>
      </w:tr>
    </w:tbl>
    <w:p w14:paraId="5ACF4C62" w14:textId="225C9F70" w:rsidR="002C630B" w:rsidRDefault="00550C04" w:rsidP="002C630B">
      <w:pPr>
        <w:pStyle w:val="51"/>
      </w:pPr>
      <w:r>
        <w:rPr>
          <w:rFonts w:hint="eastAsia"/>
        </w:rPr>
        <w:t>データ項目に選択肢があるときの候補</w:t>
      </w:r>
    </w:p>
    <w:p w14:paraId="78BE1252" w14:textId="5193FA8C" w:rsidR="00EC2086" w:rsidRDefault="00B0671E">
      <w:pPr>
        <w:pStyle w:val="6"/>
      </w:pPr>
      <w:r>
        <w:rPr>
          <w:rFonts w:hint="eastAsia"/>
        </w:rPr>
        <w:t>乗り物タイプ</w:t>
      </w:r>
    </w:p>
    <w:p w14:paraId="34FFAB6B" w14:textId="074EE68C" w:rsidR="00D96E42" w:rsidRPr="00D96E42" w:rsidRDefault="00D96E42" w:rsidP="00DE2F8B">
      <w:pPr>
        <w:pStyle w:val="afd"/>
      </w:pPr>
      <w:r>
        <w:rPr>
          <w:rFonts w:hint="eastAsia"/>
        </w:rPr>
        <w:t>乗り物タイプは以下から選択</w:t>
      </w:r>
      <w:r w:rsidR="00616FC8">
        <w:rPr>
          <w:rFonts w:hint="eastAsia"/>
        </w:rPr>
        <w:t>します。</w:t>
      </w:r>
    </w:p>
    <w:p w14:paraId="5E7C020C" w14:textId="01AA743E" w:rsidR="00B0671E" w:rsidRPr="00616FC8" w:rsidRDefault="00B0671E" w:rsidP="00616FC8">
      <w:pPr>
        <w:pStyle w:val="affd"/>
        <w:ind w:leftChars="700" w:left="1680"/>
        <w:rPr>
          <w:sz w:val="20"/>
          <w:szCs w:val="18"/>
        </w:rPr>
      </w:pPr>
      <w:r w:rsidRPr="00616FC8">
        <w:rPr>
          <w:rFonts w:hint="eastAsia"/>
          <w:sz w:val="20"/>
          <w:szCs w:val="18"/>
        </w:rPr>
        <w:t>乗用車</w:t>
      </w:r>
      <w:r w:rsidR="006624AB" w:rsidRPr="00616FC8">
        <w:rPr>
          <w:rFonts w:hint="eastAsia"/>
          <w:sz w:val="20"/>
          <w:szCs w:val="18"/>
        </w:rPr>
        <w:t>、</w:t>
      </w:r>
      <w:r w:rsidRPr="00616FC8">
        <w:rPr>
          <w:rFonts w:hint="eastAsia"/>
          <w:sz w:val="20"/>
          <w:szCs w:val="18"/>
        </w:rPr>
        <w:t>トラック</w:t>
      </w:r>
      <w:r w:rsidR="006624AB" w:rsidRPr="00616FC8">
        <w:rPr>
          <w:rFonts w:hint="eastAsia"/>
          <w:sz w:val="20"/>
          <w:szCs w:val="18"/>
        </w:rPr>
        <w:t>、</w:t>
      </w:r>
      <w:r w:rsidRPr="00616FC8">
        <w:rPr>
          <w:rFonts w:hint="eastAsia"/>
          <w:sz w:val="20"/>
          <w:szCs w:val="18"/>
        </w:rPr>
        <w:t>バス</w:t>
      </w:r>
    </w:p>
    <w:p w14:paraId="0F604F95" w14:textId="1C1ADC09" w:rsidR="00B0671E" w:rsidRPr="00616FC8" w:rsidRDefault="00B0671E" w:rsidP="00616FC8">
      <w:pPr>
        <w:pStyle w:val="affd"/>
        <w:ind w:leftChars="700" w:left="1680"/>
        <w:rPr>
          <w:sz w:val="20"/>
          <w:szCs w:val="18"/>
        </w:rPr>
      </w:pPr>
      <w:r w:rsidRPr="00616FC8">
        <w:rPr>
          <w:rFonts w:hint="eastAsia"/>
          <w:sz w:val="20"/>
          <w:szCs w:val="18"/>
        </w:rPr>
        <w:t>農耕車両</w:t>
      </w:r>
      <w:r w:rsidR="00E23713" w:rsidRPr="00616FC8">
        <w:rPr>
          <w:rFonts w:hint="eastAsia"/>
          <w:sz w:val="20"/>
          <w:szCs w:val="18"/>
        </w:rPr>
        <w:t>、</w:t>
      </w:r>
      <w:r w:rsidRPr="00616FC8">
        <w:rPr>
          <w:rFonts w:hint="eastAsia"/>
          <w:sz w:val="20"/>
          <w:szCs w:val="18"/>
        </w:rPr>
        <w:t>工事車両</w:t>
      </w:r>
    </w:p>
    <w:p w14:paraId="03B30531" w14:textId="1F1614F2" w:rsidR="00B0671E" w:rsidRPr="00616FC8" w:rsidRDefault="00B0671E" w:rsidP="00616FC8">
      <w:pPr>
        <w:pStyle w:val="affd"/>
        <w:ind w:leftChars="700" w:left="1680"/>
        <w:rPr>
          <w:sz w:val="20"/>
          <w:szCs w:val="18"/>
        </w:rPr>
      </w:pPr>
      <w:r w:rsidRPr="00616FC8">
        <w:rPr>
          <w:rFonts w:hint="eastAsia"/>
          <w:sz w:val="20"/>
          <w:szCs w:val="18"/>
        </w:rPr>
        <w:t>オートバイ</w:t>
      </w:r>
    </w:p>
    <w:p w14:paraId="1880C566" w14:textId="16BF8CF0" w:rsidR="002F6598" w:rsidRPr="00616FC8" w:rsidRDefault="00B0671E" w:rsidP="00616FC8">
      <w:pPr>
        <w:pStyle w:val="affd"/>
        <w:ind w:leftChars="700" w:left="1680"/>
        <w:rPr>
          <w:sz w:val="20"/>
          <w:szCs w:val="18"/>
        </w:rPr>
      </w:pPr>
      <w:r w:rsidRPr="00616FC8">
        <w:rPr>
          <w:rFonts w:hint="eastAsia"/>
          <w:sz w:val="20"/>
          <w:szCs w:val="18"/>
        </w:rPr>
        <w:t>自転車</w:t>
      </w:r>
      <w:r w:rsidR="00E23713" w:rsidRPr="00616FC8">
        <w:rPr>
          <w:rFonts w:hint="eastAsia"/>
          <w:sz w:val="20"/>
          <w:szCs w:val="18"/>
        </w:rPr>
        <w:t>、</w:t>
      </w:r>
      <w:r w:rsidR="002F6598" w:rsidRPr="00616FC8">
        <w:rPr>
          <w:rFonts w:hint="eastAsia"/>
          <w:sz w:val="20"/>
          <w:szCs w:val="18"/>
        </w:rPr>
        <w:t>車いす</w:t>
      </w:r>
      <w:r w:rsidR="00E23713" w:rsidRPr="00616FC8">
        <w:rPr>
          <w:rFonts w:hint="eastAsia"/>
          <w:sz w:val="20"/>
          <w:szCs w:val="18"/>
        </w:rPr>
        <w:t>、</w:t>
      </w:r>
      <w:r w:rsidR="002F6598" w:rsidRPr="00616FC8">
        <w:rPr>
          <w:rFonts w:hint="eastAsia"/>
          <w:sz w:val="20"/>
          <w:szCs w:val="18"/>
        </w:rPr>
        <w:t>動力付きスクーター</w:t>
      </w:r>
    </w:p>
    <w:p w14:paraId="0A33D1DF" w14:textId="595DF739" w:rsidR="002F6598" w:rsidRPr="00616FC8" w:rsidRDefault="002F6598" w:rsidP="00616FC8">
      <w:pPr>
        <w:pStyle w:val="affd"/>
        <w:ind w:leftChars="700" w:left="1680"/>
        <w:rPr>
          <w:sz w:val="20"/>
          <w:szCs w:val="18"/>
        </w:rPr>
      </w:pPr>
      <w:r w:rsidRPr="00616FC8">
        <w:rPr>
          <w:rFonts w:hint="eastAsia"/>
          <w:sz w:val="20"/>
          <w:szCs w:val="18"/>
        </w:rPr>
        <w:t>UAV</w:t>
      </w:r>
    </w:p>
    <w:p w14:paraId="04E23DD2" w14:textId="4F600A8D" w:rsidR="006624AB" w:rsidRDefault="006624AB">
      <w:pPr>
        <w:pStyle w:val="6"/>
      </w:pPr>
      <w:r>
        <w:rPr>
          <w:rFonts w:hint="eastAsia"/>
        </w:rPr>
        <w:t>燃料種別</w:t>
      </w:r>
    </w:p>
    <w:p w14:paraId="3281A588" w14:textId="1061FEAC" w:rsidR="00D96E42" w:rsidRPr="00D96E42" w:rsidRDefault="00D96E42" w:rsidP="00DE2F8B">
      <w:pPr>
        <w:pStyle w:val="afd"/>
      </w:pPr>
      <w:r>
        <w:rPr>
          <w:rFonts w:hint="eastAsia"/>
        </w:rPr>
        <w:t>燃料種別は以下から選択</w:t>
      </w:r>
      <w:r w:rsidR="00F64D6E">
        <w:rPr>
          <w:rFonts w:hint="eastAsia"/>
        </w:rPr>
        <w:t>します</w:t>
      </w:r>
      <w:r>
        <w:rPr>
          <w:rFonts w:hint="eastAsia"/>
        </w:rPr>
        <w:t>。</w:t>
      </w:r>
    </w:p>
    <w:p w14:paraId="3734569B" w14:textId="015550A1" w:rsidR="00091994" w:rsidRPr="00F64D6E" w:rsidRDefault="00091994" w:rsidP="00F64D6E">
      <w:pPr>
        <w:pStyle w:val="affd"/>
        <w:ind w:left="960" w:firstLineChars="300" w:firstLine="600"/>
        <w:rPr>
          <w:sz w:val="20"/>
          <w:szCs w:val="18"/>
        </w:rPr>
      </w:pPr>
      <w:r w:rsidRPr="00F64D6E">
        <w:rPr>
          <w:rFonts w:hint="eastAsia"/>
          <w:sz w:val="20"/>
          <w:szCs w:val="18"/>
        </w:rPr>
        <w:t>電気</w:t>
      </w:r>
      <w:r w:rsidR="00D96E42" w:rsidRPr="00F64D6E">
        <w:rPr>
          <w:rFonts w:hint="eastAsia"/>
          <w:sz w:val="20"/>
          <w:szCs w:val="18"/>
        </w:rPr>
        <w:t>、</w:t>
      </w:r>
      <w:r w:rsidRPr="00F64D6E">
        <w:rPr>
          <w:rFonts w:hint="eastAsia"/>
          <w:sz w:val="20"/>
          <w:szCs w:val="18"/>
        </w:rPr>
        <w:t>ガソリン</w:t>
      </w:r>
      <w:r w:rsidR="00D96E42" w:rsidRPr="00F64D6E">
        <w:rPr>
          <w:rFonts w:hint="eastAsia"/>
          <w:sz w:val="20"/>
          <w:szCs w:val="18"/>
        </w:rPr>
        <w:t>、</w:t>
      </w:r>
      <w:r w:rsidRPr="00F64D6E">
        <w:rPr>
          <w:rFonts w:hint="eastAsia"/>
          <w:sz w:val="20"/>
          <w:szCs w:val="18"/>
        </w:rPr>
        <w:t>ディーゼル</w:t>
      </w:r>
      <w:r w:rsidR="00D96E42" w:rsidRPr="00F64D6E">
        <w:rPr>
          <w:rFonts w:hint="eastAsia"/>
          <w:sz w:val="20"/>
          <w:szCs w:val="18"/>
        </w:rPr>
        <w:t>、自然エネルギー、</w:t>
      </w:r>
      <w:r w:rsidRPr="00F64D6E">
        <w:rPr>
          <w:rFonts w:hint="eastAsia"/>
          <w:sz w:val="20"/>
          <w:szCs w:val="18"/>
        </w:rPr>
        <w:t>なし</w:t>
      </w:r>
    </w:p>
    <w:p w14:paraId="2BECCB38" w14:textId="77777777" w:rsidR="004E0B49" w:rsidRDefault="004E0B49" w:rsidP="004E0B49">
      <w:pPr>
        <w:pStyle w:val="32"/>
      </w:pPr>
      <w:bookmarkStart w:id="149" w:name="_Toc103600040"/>
      <w:r>
        <w:rPr>
          <w:rFonts w:hint="eastAsia"/>
        </w:rPr>
        <w:t>物</w:t>
      </w:r>
      <w:bookmarkEnd w:id="149"/>
    </w:p>
    <w:p w14:paraId="34AB551B" w14:textId="102EC0B5" w:rsidR="004E0B49" w:rsidRPr="00B0671E" w:rsidRDefault="004E0B49" w:rsidP="00616FC8">
      <w:pPr>
        <w:pStyle w:val="a8"/>
        <w:ind w:left="120" w:firstLine="240"/>
      </w:pPr>
      <w:r>
        <w:rPr>
          <w:rFonts w:hint="eastAsia"/>
        </w:rPr>
        <w:t>無人搬送機</w:t>
      </w:r>
      <w:r w:rsidR="000E4270">
        <w:rPr>
          <w:rFonts w:hint="eastAsia"/>
        </w:rPr>
        <w:t>、無人清掃ロボット</w:t>
      </w:r>
      <w:r>
        <w:rPr>
          <w:rFonts w:hint="eastAsia"/>
        </w:rPr>
        <w:t>など</w:t>
      </w:r>
      <w:r w:rsidR="00616FC8">
        <w:rPr>
          <w:rFonts w:hint="eastAsia"/>
        </w:rPr>
        <w:t>のデータモデルは、移動</w:t>
      </w:r>
      <w:r w:rsidR="0053383D">
        <w:rPr>
          <w:rFonts w:hint="eastAsia"/>
        </w:rPr>
        <w:t>オブジェクト</w:t>
      </w:r>
      <w:r w:rsidR="00616FC8">
        <w:rPr>
          <w:rFonts w:hint="eastAsia"/>
        </w:rPr>
        <w:t>の</w:t>
      </w:r>
      <w:r w:rsidR="000E4270">
        <w:rPr>
          <w:rFonts w:hint="eastAsia"/>
        </w:rPr>
        <w:t>基本形を</w:t>
      </w:r>
      <w:r w:rsidR="004C7DA2">
        <w:rPr>
          <w:rFonts w:hint="eastAsia"/>
        </w:rPr>
        <w:t>活用</w:t>
      </w:r>
      <w:r w:rsidR="00616FC8">
        <w:rPr>
          <w:rFonts w:hint="eastAsia"/>
        </w:rPr>
        <w:t>します</w:t>
      </w:r>
      <w:r w:rsidR="004C7DA2">
        <w:rPr>
          <w:rFonts w:hint="eastAsia"/>
        </w:rPr>
        <w:t>。</w:t>
      </w:r>
    </w:p>
    <w:p w14:paraId="67B2E6CF" w14:textId="47C933E4" w:rsidR="00782370" w:rsidRDefault="00790568">
      <w:pPr>
        <w:pStyle w:val="22"/>
      </w:pPr>
      <w:bookmarkStart w:id="150" w:name="_Toc63030276"/>
      <w:bookmarkStart w:id="151" w:name="_Toc63160936"/>
      <w:bookmarkEnd w:id="150"/>
      <w:bookmarkEnd w:id="151"/>
      <w:r>
        <w:rPr>
          <w:rFonts w:hint="eastAsia"/>
        </w:rPr>
        <w:t xml:space="preserve">　</w:t>
      </w:r>
      <w:bookmarkStart w:id="152" w:name="_Toc103600041"/>
      <w:r>
        <w:rPr>
          <w:rFonts w:hint="eastAsia"/>
        </w:rPr>
        <w:t>自然</w:t>
      </w:r>
      <w:bookmarkEnd w:id="152"/>
    </w:p>
    <w:p w14:paraId="0629E458" w14:textId="73D547FB" w:rsidR="00B62CBC" w:rsidRDefault="00790568" w:rsidP="003C672B">
      <w:pPr>
        <w:pStyle w:val="a7"/>
      </w:pPr>
      <w:r>
        <w:rPr>
          <w:rFonts w:hint="eastAsia"/>
        </w:rPr>
        <w:t>植生</w:t>
      </w:r>
      <w:r w:rsidR="00721FE1">
        <w:rPr>
          <w:rFonts w:hint="eastAsia"/>
        </w:rPr>
        <w:t>、天気</w:t>
      </w:r>
      <w:r>
        <w:rPr>
          <w:rFonts w:hint="eastAsia"/>
        </w:rPr>
        <w:t>など</w:t>
      </w:r>
      <w:r w:rsidR="00806C80">
        <w:rPr>
          <w:rFonts w:hint="eastAsia"/>
        </w:rPr>
        <w:t>自然</w:t>
      </w:r>
      <w:r w:rsidR="00721FE1">
        <w:rPr>
          <w:rFonts w:hint="eastAsia"/>
        </w:rPr>
        <w:t>に関する</w:t>
      </w:r>
      <w:r w:rsidR="00806C80">
        <w:rPr>
          <w:rFonts w:hint="eastAsia"/>
        </w:rPr>
        <w:t>データ</w:t>
      </w:r>
      <w:r w:rsidR="00616FC8">
        <w:rPr>
          <w:rFonts w:hint="eastAsia"/>
        </w:rPr>
        <w:t>モデルを示します</w:t>
      </w:r>
      <w:r w:rsidR="00B62CBC">
        <w:rPr>
          <w:rFonts w:hint="eastAsia"/>
        </w:rPr>
        <w:t>。</w:t>
      </w:r>
    </w:p>
    <w:p w14:paraId="1844ACA5" w14:textId="7D9748AB" w:rsidR="0059616B" w:rsidRDefault="0059616B" w:rsidP="001F162B">
      <w:pPr>
        <w:pStyle w:val="32"/>
        <w:numPr>
          <w:ilvl w:val="0"/>
          <w:numId w:val="8"/>
        </w:numPr>
      </w:pPr>
      <w:bookmarkStart w:id="153" w:name="_Toc103600042"/>
      <w:r>
        <w:rPr>
          <w:rFonts w:hint="eastAsia"/>
        </w:rPr>
        <w:t>植生</w:t>
      </w:r>
      <w:bookmarkEnd w:id="153"/>
    </w:p>
    <w:p w14:paraId="5AD8647F" w14:textId="02D592B3" w:rsidR="00013A74" w:rsidRDefault="0059616B" w:rsidP="00013A74">
      <w:pPr>
        <w:pStyle w:val="a7"/>
      </w:pPr>
      <w:r>
        <w:rPr>
          <w:rFonts w:hint="eastAsia"/>
        </w:rPr>
        <w:t>植生は、</w:t>
      </w:r>
      <w:r w:rsidR="00616FC8">
        <w:rPr>
          <w:rFonts w:hint="eastAsia"/>
        </w:rPr>
        <w:t>３D都市モデル標準製品仕様書のVegetation</w:t>
      </w:r>
      <w:r w:rsidR="00013A74" w:rsidRPr="00013A74">
        <w:rPr>
          <w:rFonts w:hint="eastAsia"/>
        </w:rPr>
        <w:t>（CityGML）</w:t>
      </w:r>
      <w:r w:rsidR="00013A74">
        <w:rPr>
          <w:rFonts w:hint="eastAsia"/>
        </w:rPr>
        <w:t>等</w:t>
      </w:r>
      <w:r w:rsidR="00616FC8">
        <w:rPr>
          <w:rFonts w:hint="eastAsia"/>
        </w:rPr>
        <w:t>を参照し</w:t>
      </w:r>
      <w:r w:rsidR="00616FC8">
        <w:rPr>
          <w:rFonts w:hint="eastAsia"/>
        </w:rPr>
        <w:lastRenderedPageBreak/>
        <w:t>ます。</w:t>
      </w:r>
      <w:r w:rsidR="00013A74">
        <w:rPr>
          <w:rFonts w:hint="eastAsia"/>
        </w:rPr>
        <w:t>以下の定義が参照できます。</w:t>
      </w:r>
    </w:p>
    <w:tbl>
      <w:tblPr>
        <w:tblStyle w:val="aff"/>
        <w:tblW w:w="0" w:type="auto"/>
        <w:tblInd w:w="279" w:type="dxa"/>
        <w:tblLook w:val="04A0" w:firstRow="1" w:lastRow="0" w:firstColumn="1" w:lastColumn="0" w:noHBand="0" w:noVBand="1"/>
      </w:tblPr>
      <w:tblGrid>
        <w:gridCol w:w="3968"/>
        <w:gridCol w:w="3403"/>
      </w:tblGrid>
      <w:tr w:rsidR="00013A74" w:rsidRPr="00013A74" w14:paraId="19CFE6A9" w14:textId="77777777" w:rsidTr="00013A74">
        <w:tc>
          <w:tcPr>
            <w:tcW w:w="3968" w:type="dxa"/>
          </w:tcPr>
          <w:p w14:paraId="327E0B53" w14:textId="77777777" w:rsidR="00013A74" w:rsidRPr="00013A74" w:rsidRDefault="00013A74" w:rsidP="00013A74">
            <w:pPr>
              <w:pStyle w:val="a7"/>
              <w:snapToGrid w:val="0"/>
              <w:ind w:firstLineChars="0" w:firstLine="0"/>
              <w:rPr>
                <w:sz w:val="20"/>
                <w:szCs w:val="18"/>
              </w:rPr>
            </w:pPr>
            <w:r w:rsidRPr="00013A74">
              <w:rPr>
                <w:rFonts w:hint="eastAsia"/>
                <w:sz w:val="20"/>
                <w:szCs w:val="18"/>
              </w:rPr>
              <w:t>独立した樹木</w:t>
            </w:r>
          </w:p>
        </w:tc>
        <w:tc>
          <w:tcPr>
            <w:tcW w:w="3403" w:type="dxa"/>
          </w:tcPr>
          <w:p w14:paraId="2885385C" w14:textId="77777777" w:rsidR="00013A74" w:rsidRPr="00013A74" w:rsidRDefault="00013A74" w:rsidP="00013A74">
            <w:pPr>
              <w:pStyle w:val="a7"/>
              <w:snapToGrid w:val="0"/>
              <w:ind w:firstLineChars="0" w:firstLine="0"/>
              <w:rPr>
                <w:sz w:val="20"/>
                <w:szCs w:val="18"/>
              </w:rPr>
            </w:pPr>
            <w:r w:rsidRPr="00013A74">
              <w:rPr>
                <w:sz w:val="20"/>
                <w:szCs w:val="18"/>
              </w:rPr>
              <w:t>veg:SolitaryVegetationObject</w:t>
            </w:r>
          </w:p>
        </w:tc>
      </w:tr>
      <w:tr w:rsidR="00013A74" w:rsidRPr="00013A74" w14:paraId="04C85427" w14:textId="77777777" w:rsidTr="00013A74">
        <w:tc>
          <w:tcPr>
            <w:tcW w:w="3968" w:type="dxa"/>
          </w:tcPr>
          <w:p w14:paraId="57D08E93" w14:textId="77777777" w:rsidR="00013A74" w:rsidRPr="00013A74" w:rsidRDefault="00013A74" w:rsidP="00013A74">
            <w:pPr>
              <w:pStyle w:val="a7"/>
              <w:snapToGrid w:val="0"/>
              <w:ind w:firstLineChars="0" w:firstLine="0"/>
              <w:rPr>
                <w:sz w:val="20"/>
                <w:szCs w:val="18"/>
              </w:rPr>
            </w:pPr>
            <w:r w:rsidRPr="00013A74">
              <w:rPr>
                <w:rFonts w:hint="eastAsia"/>
                <w:sz w:val="20"/>
                <w:szCs w:val="18"/>
              </w:rPr>
              <w:t>植被（芝生や茂みのように、植生に覆われた範囲）</w:t>
            </w:r>
          </w:p>
        </w:tc>
        <w:tc>
          <w:tcPr>
            <w:tcW w:w="3403" w:type="dxa"/>
          </w:tcPr>
          <w:p w14:paraId="76FA8B8B" w14:textId="77777777" w:rsidR="00013A74" w:rsidRPr="00013A74" w:rsidRDefault="00013A74" w:rsidP="00013A74">
            <w:pPr>
              <w:pStyle w:val="a7"/>
              <w:snapToGrid w:val="0"/>
              <w:ind w:firstLineChars="0" w:firstLine="0"/>
              <w:rPr>
                <w:sz w:val="20"/>
                <w:szCs w:val="18"/>
              </w:rPr>
            </w:pPr>
            <w:r w:rsidRPr="00013A74">
              <w:rPr>
                <w:sz w:val="20"/>
                <w:szCs w:val="18"/>
              </w:rPr>
              <w:t>veg:PlantCover</w:t>
            </w:r>
          </w:p>
        </w:tc>
      </w:tr>
      <w:tr w:rsidR="00013A74" w:rsidRPr="00013A74" w14:paraId="52140134" w14:textId="77777777" w:rsidTr="00013A74">
        <w:tc>
          <w:tcPr>
            <w:tcW w:w="3968" w:type="dxa"/>
          </w:tcPr>
          <w:p w14:paraId="14510B00" w14:textId="77777777" w:rsidR="00013A74" w:rsidRPr="00013A74" w:rsidRDefault="00013A74" w:rsidP="00013A74">
            <w:pPr>
              <w:pStyle w:val="a7"/>
              <w:snapToGrid w:val="0"/>
              <w:ind w:firstLineChars="0" w:firstLine="0"/>
              <w:rPr>
                <w:sz w:val="20"/>
                <w:szCs w:val="18"/>
              </w:rPr>
            </w:pPr>
            <w:r w:rsidRPr="00013A74">
              <w:rPr>
                <w:rFonts w:hint="eastAsia"/>
                <w:sz w:val="20"/>
                <w:szCs w:val="18"/>
              </w:rPr>
              <w:t>生産緑地</w:t>
            </w:r>
          </w:p>
        </w:tc>
        <w:tc>
          <w:tcPr>
            <w:tcW w:w="3403" w:type="dxa"/>
          </w:tcPr>
          <w:p w14:paraId="041FC6A3" w14:textId="77777777" w:rsidR="00013A74" w:rsidRPr="00013A74" w:rsidRDefault="00013A74" w:rsidP="00013A74">
            <w:pPr>
              <w:pStyle w:val="a7"/>
              <w:snapToGrid w:val="0"/>
              <w:ind w:firstLineChars="0" w:firstLine="0"/>
              <w:rPr>
                <w:sz w:val="20"/>
                <w:szCs w:val="18"/>
              </w:rPr>
            </w:pPr>
            <w:r w:rsidRPr="00013A74">
              <w:rPr>
                <w:sz w:val="20"/>
                <w:szCs w:val="18"/>
              </w:rPr>
              <w:t>urf:ProductiveGreenZone</w:t>
            </w:r>
          </w:p>
        </w:tc>
      </w:tr>
    </w:tbl>
    <w:p w14:paraId="33D4B8C2" w14:textId="26701B64" w:rsidR="00721FE1" w:rsidRDefault="00721FE1" w:rsidP="00721FE1">
      <w:pPr>
        <w:pStyle w:val="a8"/>
        <w:ind w:left="120" w:firstLine="240"/>
      </w:pPr>
      <w:r>
        <w:rPr>
          <w:rFonts w:hint="eastAsia"/>
        </w:rPr>
        <w:t>また、</w:t>
      </w:r>
      <w:r>
        <w:rPr>
          <w:rFonts w:hint="eastAsia"/>
        </w:rPr>
        <w:tab/>
        <w:t>電子国土基本図地図情報ファイル仕様書の付属資料等のサブパッケージのデータモデルを参照できます。</w:t>
      </w:r>
    </w:p>
    <w:p w14:paraId="35D79DE6" w14:textId="35E3EE40" w:rsidR="00721FE1" w:rsidRDefault="00721FE1" w:rsidP="00721FE1">
      <w:pPr>
        <w:pStyle w:val="a8"/>
        <w:ind w:left="120" w:firstLine="240"/>
      </w:pPr>
      <w:r>
        <w:rPr>
          <w:rFonts w:hint="eastAsia"/>
        </w:rPr>
        <w:t>国土数値情報の森林地域のデータモデルを参照できます。</w:t>
      </w:r>
    </w:p>
    <w:p w14:paraId="178FE1FF" w14:textId="6FD0AEF4" w:rsidR="00616FC8" w:rsidRDefault="00616FC8" w:rsidP="00616FC8">
      <w:pPr>
        <w:pStyle w:val="32"/>
      </w:pPr>
      <w:bookmarkStart w:id="154" w:name="_Toc103600043"/>
      <w:r>
        <w:rPr>
          <w:rFonts w:hint="eastAsia"/>
        </w:rPr>
        <w:t>湖沼</w:t>
      </w:r>
      <w:bookmarkEnd w:id="154"/>
    </w:p>
    <w:p w14:paraId="28A36E2F" w14:textId="7417E55E" w:rsidR="00721FE1" w:rsidRPr="00721FE1" w:rsidRDefault="0032632D" w:rsidP="00721FE1">
      <w:pPr>
        <w:pStyle w:val="a7"/>
      </w:pPr>
      <w:r>
        <w:rPr>
          <w:rFonts w:hint="eastAsia"/>
        </w:rPr>
        <w:t>湖沼は、３D都市モデル標準製品仕様書の</w:t>
      </w:r>
      <w:r w:rsidRPr="0032632D">
        <w:rPr>
          <w:rFonts w:hint="eastAsia"/>
        </w:rPr>
        <w:t>WaterBody（CityGML）</w:t>
      </w:r>
      <w:r>
        <w:rPr>
          <w:rFonts w:hint="eastAsia"/>
        </w:rPr>
        <w:t>の</w:t>
      </w:r>
      <w:r w:rsidRPr="0032632D">
        <w:t>wtr:WaterBody</w:t>
      </w:r>
      <w:r>
        <w:rPr>
          <w:rFonts w:hint="eastAsia"/>
        </w:rPr>
        <w:t>が参照できます。</w:t>
      </w:r>
      <w:r w:rsidR="00721FE1">
        <w:rPr>
          <w:rFonts w:hint="eastAsia"/>
        </w:rPr>
        <w:tab/>
        <w:t>電子国土基本図地図情報ファイル仕様書の水部等のサブパッケージのデータモデル、国土数値情報の国土（水・土地）の湖沼のデータモデルを参照できます。</w:t>
      </w:r>
    </w:p>
    <w:p w14:paraId="59CCF5D6" w14:textId="3DB977E8" w:rsidR="00616FC8" w:rsidRDefault="00616FC8" w:rsidP="00616FC8">
      <w:pPr>
        <w:pStyle w:val="32"/>
      </w:pPr>
      <w:bookmarkStart w:id="155" w:name="_Toc103600044"/>
      <w:r>
        <w:rPr>
          <w:rFonts w:hint="eastAsia"/>
        </w:rPr>
        <w:t>河川</w:t>
      </w:r>
      <w:bookmarkEnd w:id="155"/>
    </w:p>
    <w:p w14:paraId="03A145EB" w14:textId="0F78C026" w:rsidR="0059616B" w:rsidRPr="00721FE1" w:rsidRDefault="0032632D" w:rsidP="003C672B">
      <w:pPr>
        <w:pStyle w:val="a7"/>
      </w:pPr>
      <w:r>
        <w:rPr>
          <w:rFonts w:hint="eastAsia"/>
        </w:rPr>
        <w:t>河川は、３D都市モデル標準製品仕様書の</w:t>
      </w:r>
      <w:r w:rsidRPr="0032632D">
        <w:rPr>
          <w:rFonts w:hint="eastAsia"/>
        </w:rPr>
        <w:t>WaterBody（CityGML）</w:t>
      </w:r>
      <w:r>
        <w:rPr>
          <w:rFonts w:hint="eastAsia"/>
        </w:rPr>
        <w:t>のurf</w:t>
      </w:r>
      <w:r w:rsidRPr="0032632D">
        <w:t>:Water</w:t>
      </w:r>
      <w:r>
        <w:rPr>
          <w:rFonts w:hint="eastAsia"/>
        </w:rPr>
        <w:t>wayが参照できます。</w:t>
      </w:r>
      <w:r w:rsidR="00233318" w:rsidRPr="0032632D">
        <w:t>wtr:WaterBody</w:t>
      </w:r>
      <w:r w:rsidR="00233318">
        <w:rPr>
          <w:rFonts w:hint="eastAsia"/>
        </w:rPr>
        <w:t>でも表すことができます。</w:t>
      </w:r>
      <w:r w:rsidR="00721FE1">
        <w:rPr>
          <w:rFonts w:hint="eastAsia"/>
        </w:rPr>
        <w:tab/>
        <w:t>電子国土基本図地図情報ファイル仕様書の水部等のサブパッケージのデータモデル、国土数値情報の国土（水・土地）の河川のデータモデルを参照できます。</w:t>
      </w:r>
    </w:p>
    <w:p w14:paraId="74B8475E" w14:textId="0BFC967B" w:rsidR="002A57CA" w:rsidRDefault="00187EC9" w:rsidP="001F162B">
      <w:pPr>
        <w:pStyle w:val="32"/>
        <w:numPr>
          <w:ilvl w:val="0"/>
          <w:numId w:val="8"/>
        </w:numPr>
      </w:pPr>
      <w:bookmarkStart w:id="156" w:name="_Toc103600045"/>
      <w:r>
        <w:rPr>
          <w:rFonts w:hint="eastAsia"/>
        </w:rPr>
        <w:t>自然の</w:t>
      </w:r>
      <w:r w:rsidR="002A57CA">
        <w:rPr>
          <w:rFonts w:hint="eastAsia"/>
        </w:rPr>
        <w:t>保護保全</w:t>
      </w:r>
      <w:bookmarkEnd w:id="156"/>
    </w:p>
    <w:p w14:paraId="68168D65" w14:textId="7A8E12C5" w:rsidR="002A57CA" w:rsidRPr="002A57CA" w:rsidRDefault="002A57CA" w:rsidP="002A57CA">
      <w:pPr>
        <w:pStyle w:val="a8"/>
        <w:ind w:left="120" w:firstLine="240"/>
      </w:pPr>
      <w:r>
        <w:rPr>
          <w:rFonts w:hint="eastAsia"/>
        </w:rPr>
        <w:t>自然の保護保全に関して、国土数値情報の</w:t>
      </w:r>
      <w:r w:rsidR="00187EC9">
        <w:rPr>
          <w:rFonts w:hint="eastAsia"/>
        </w:rPr>
        <w:t>地域（地域資源・観光）の世界自然遺産、</w:t>
      </w:r>
      <w:r>
        <w:rPr>
          <w:rFonts w:hint="eastAsia"/>
        </w:rPr>
        <w:t>地域</w:t>
      </w:r>
      <w:r w:rsidR="00187EC9">
        <w:rPr>
          <w:rFonts w:hint="eastAsia"/>
        </w:rPr>
        <w:t>（</w:t>
      </w:r>
      <w:r>
        <w:rPr>
          <w:rFonts w:hint="eastAsia"/>
        </w:rPr>
        <w:t>保護保全</w:t>
      </w:r>
      <w:r w:rsidR="00187EC9">
        <w:rPr>
          <w:rFonts w:hint="eastAsia"/>
        </w:rPr>
        <w:t>）</w:t>
      </w:r>
      <w:r>
        <w:rPr>
          <w:rFonts w:hint="eastAsia"/>
        </w:rPr>
        <w:t>の自然公園地域、自然保護地域、鳥獣保護区のデータモデルが参照できます。</w:t>
      </w:r>
    </w:p>
    <w:p w14:paraId="67D073BB" w14:textId="3AB2B436" w:rsidR="00806C80" w:rsidRDefault="00F96B82" w:rsidP="001F162B">
      <w:pPr>
        <w:pStyle w:val="32"/>
        <w:numPr>
          <w:ilvl w:val="0"/>
          <w:numId w:val="8"/>
        </w:numPr>
      </w:pPr>
      <w:bookmarkStart w:id="157" w:name="_Toc103600046"/>
      <w:r>
        <w:rPr>
          <w:rFonts w:hint="eastAsia"/>
        </w:rPr>
        <w:t>天気</w:t>
      </w:r>
      <w:bookmarkEnd w:id="157"/>
    </w:p>
    <w:p w14:paraId="6F835CC3" w14:textId="41EB83C4" w:rsidR="0032632D" w:rsidRDefault="0032632D" w:rsidP="003C672B">
      <w:pPr>
        <w:pStyle w:val="a7"/>
      </w:pPr>
      <w:r>
        <w:rPr>
          <w:rFonts w:hint="eastAsia"/>
        </w:rPr>
        <w:t>Smart data modelで</w:t>
      </w:r>
      <w:r w:rsidRPr="0032632D">
        <w:t>Weather</w:t>
      </w:r>
      <w:r>
        <w:rPr>
          <w:rFonts w:hint="eastAsia"/>
        </w:rPr>
        <w:t>が定義されています。以下の４種類のデータモデル</w:t>
      </w:r>
      <w:r w:rsidR="001D6868">
        <w:rPr>
          <w:rFonts w:hint="eastAsia"/>
        </w:rPr>
        <w:t>が参照できます。</w:t>
      </w:r>
    </w:p>
    <w:p w14:paraId="07EFB278" w14:textId="6B6E22CC" w:rsidR="0032632D" w:rsidRPr="001D6868" w:rsidRDefault="0032632D" w:rsidP="001D6868">
      <w:pPr>
        <w:pStyle w:val="a7"/>
        <w:ind w:leftChars="200" w:left="480" w:firstLine="200"/>
        <w:rPr>
          <w:sz w:val="20"/>
          <w:szCs w:val="18"/>
        </w:rPr>
      </w:pPr>
      <w:r w:rsidRPr="001D6868">
        <w:rPr>
          <w:sz w:val="20"/>
          <w:szCs w:val="18"/>
        </w:rPr>
        <w:t>SeaConditions</w:t>
      </w:r>
      <w:r w:rsidRPr="001D6868">
        <w:rPr>
          <w:rFonts w:hint="eastAsia"/>
          <w:sz w:val="20"/>
          <w:szCs w:val="18"/>
        </w:rPr>
        <w:t>、</w:t>
      </w:r>
      <w:r w:rsidRPr="001D6868">
        <w:rPr>
          <w:sz w:val="20"/>
          <w:szCs w:val="18"/>
        </w:rPr>
        <w:t>WeatherAlert</w:t>
      </w:r>
      <w:r w:rsidRPr="001D6868">
        <w:rPr>
          <w:rFonts w:hint="eastAsia"/>
          <w:sz w:val="20"/>
          <w:szCs w:val="18"/>
        </w:rPr>
        <w:t>、</w:t>
      </w:r>
      <w:r w:rsidRPr="001D6868">
        <w:rPr>
          <w:sz w:val="20"/>
          <w:szCs w:val="18"/>
        </w:rPr>
        <w:t>WeatherForecast</w:t>
      </w:r>
      <w:r w:rsidR="001D6868" w:rsidRPr="001D6868">
        <w:rPr>
          <w:rFonts w:hint="eastAsia"/>
          <w:sz w:val="20"/>
          <w:szCs w:val="18"/>
        </w:rPr>
        <w:t>、</w:t>
      </w:r>
      <w:r w:rsidRPr="001D6868">
        <w:rPr>
          <w:sz w:val="20"/>
          <w:szCs w:val="18"/>
        </w:rPr>
        <w:t>WeatherObserved</w:t>
      </w:r>
    </w:p>
    <w:p w14:paraId="661C2018" w14:textId="77777777" w:rsidR="0032632D" w:rsidRDefault="0032632D" w:rsidP="003C672B">
      <w:pPr>
        <w:pStyle w:val="a7"/>
      </w:pPr>
    </w:p>
    <w:p w14:paraId="0F286997" w14:textId="6C64824F" w:rsidR="001D6868" w:rsidRDefault="00BC4184" w:rsidP="003C672B">
      <w:pPr>
        <w:pStyle w:val="a7"/>
      </w:pPr>
      <w:r>
        <w:rPr>
          <w:rFonts w:hint="eastAsia"/>
        </w:rPr>
        <w:t>気象庁</w:t>
      </w:r>
      <w:r w:rsidR="001D6868">
        <w:rPr>
          <w:rFonts w:hint="eastAsia"/>
        </w:rPr>
        <w:t>は様々なデータを情報配信しています。各データモデルや技術資料は気象庁の「配信資料に関する技術情報」</w:t>
      </w:r>
      <w:r w:rsidR="001D6868">
        <w:rPr>
          <w:rStyle w:val="affa"/>
        </w:rPr>
        <w:footnoteReference w:id="50"/>
      </w:r>
      <w:r w:rsidR="001D6868">
        <w:rPr>
          <w:rFonts w:hint="eastAsia"/>
        </w:rPr>
        <w:t>を参照してください。</w:t>
      </w:r>
    </w:p>
    <w:p w14:paraId="140D6465" w14:textId="5A447424" w:rsidR="00BC4184" w:rsidRDefault="00BC4184" w:rsidP="003C672B">
      <w:pPr>
        <w:pStyle w:val="a7"/>
      </w:pPr>
      <w:r>
        <w:rPr>
          <w:rFonts w:hint="eastAsia"/>
        </w:rPr>
        <w:t>国内用</w:t>
      </w:r>
      <w:r w:rsidR="0072450B">
        <w:rPr>
          <w:rFonts w:hint="eastAsia"/>
        </w:rPr>
        <w:t>として定めた</w:t>
      </w:r>
      <w:r>
        <w:rPr>
          <w:rFonts w:hint="eastAsia"/>
        </w:rPr>
        <w:t>15種類</w:t>
      </w:r>
      <w:r w:rsidR="0072450B">
        <w:rPr>
          <w:rFonts w:hint="eastAsia"/>
        </w:rPr>
        <w:t>を</w:t>
      </w:r>
      <w:r w:rsidR="00D96E42">
        <w:rPr>
          <w:rFonts w:hint="eastAsia"/>
        </w:rPr>
        <w:t>分類として</w:t>
      </w:r>
      <w:r w:rsidR="0032632D">
        <w:rPr>
          <w:rFonts w:hint="eastAsia"/>
        </w:rPr>
        <w:t>推奨します</w:t>
      </w:r>
      <w:r w:rsidR="0072450B">
        <w:rPr>
          <w:rFonts w:hint="eastAsia"/>
        </w:rPr>
        <w:t>。（</w:t>
      </w:r>
      <w:r>
        <w:rPr>
          <w:rFonts w:hint="eastAsia"/>
        </w:rPr>
        <w:t>国際的には96種類が決められてい</w:t>
      </w:r>
      <w:r w:rsidR="0032632D">
        <w:rPr>
          <w:rFonts w:hint="eastAsia"/>
        </w:rPr>
        <w:t>ます</w:t>
      </w:r>
      <w:r>
        <w:rPr>
          <w:rFonts w:hint="eastAsia"/>
        </w:rPr>
        <w:t>。</w:t>
      </w:r>
      <w:r w:rsidR="0072450B">
        <w:rPr>
          <w:rFonts w:hint="eastAsia"/>
        </w:rPr>
        <w:t>）</w:t>
      </w:r>
    </w:p>
    <w:p w14:paraId="6AF7DFF1" w14:textId="53BCEF60" w:rsidR="000A41C3" w:rsidRDefault="00550C04" w:rsidP="000A41C3">
      <w:pPr>
        <w:pStyle w:val="51"/>
      </w:pPr>
      <w:r>
        <w:rPr>
          <w:rFonts w:hint="eastAsia"/>
        </w:rPr>
        <w:lastRenderedPageBreak/>
        <w:t>データ項目に選択肢があるときの候補</w:t>
      </w:r>
      <w:r w:rsidR="000A41C3">
        <w:tab/>
      </w:r>
    </w:p>
    <w:p w14:paraId="2D7B36F3" w14:textId="56ADB1A6" w:rsidR="000A41C3" w:rsidRDefault="001D6868" w:rsidP="001D6868">
      <w:pPr>
        <w:pStyle w:val="aa"/>
        <w:ind w:left="360" w:firstLine="240"/>
      </w:pPr>
      <w:r>
        <w:rPr>
          <w:rFonts w:hint="eastAsia"/>
        </w:rPr>
        <w:t>天気は、</w:t>
      </w:r>
      <w:r w:rsidR="00D96E42">
        <w:rPr>
          <w:rFonts w:hint="eastAsia"/>
        </w:rPr>
        <w:t>以下の項目から選択</w:t>
      </w:r>
      <w:r>
        <w:rPr>
          <w:rFonts w:hint="eastAsia"/>
        </w:rPr>
        <w:t>してください</w:t>
      </w:r>
      <w:r w:rsidR="00D96E42">
        <w:rPr>
          <w:rFonts w:hint="eastAsia"/>
        </w:rPr>
        <w:t>。</w:t>
      </w:r>
    </w:p>
    <w:p w14:paraId="17431174" w14:textId="679A5E74" w:rsidR="00192DD2" w:rsidRDefault="00BC4184" w:rsidP="001D6868">
      <w:pPr>
        <w:pStyle w:val="affd"/>
        <w:ind w:leftChars="600" w:left="1440"/>
        <w:rPr>
          <w:sz w:val="20"/>
          <w:szCs w:val="18"/>
        </w:rPr>
      </w:pPr>
      <w:r w:rsidRPr="001D6868">
        <w:rPr>
          <w:rFonts w:hint="eastAsia"/>
          <w:sz w:val="20"/>
          <w:szCs w:val="18"/>
        </w:rPr>
        <w:t>快晴</w:t>
      </w:r>
      <w:r w:rsidRPr="001D6868">
        <w:rPr>
          <w:rStyle w:val="afe"/>
          <w:rFonts w:hint="eastAsia"/>
          <w:sz w:val="20"/>
          <w:szCs w:val="18"/>
        </w:rPr>
        <w:t>、晴れ、薄曇り、曇り、煙霧、砂じん嵐、地ふぶき、霧、霧雨、雨、みぞれ、雪、あられ、ひょう、</w:t>
      </w:r>
      <w:r w:rsidRPr="001D6868">
        <w:rPr>
          <w:rFonts w:hint="eastAsia"/>
          <w:sz w:val="20"/>
          <w:szCs w:val="18"/>
        </w:rPr>
        <w:t>雷</w:t>
      </w:r>
    </w:p>
    <w:p w14:paraId="28268366" w14:textId="6760F25C" w:rsidR="001D6868" w:rsidRPr="001D6868" w:rsidRDefault="001D6868" w:rsidP="001D6868">
      <w:pPr>
        <w:pStyle w:val="aa"/>
        <w:ind w:left="360" w:firstLine="240"/>
      </w:pPr>
      <w:r>
        <w:rPr>
          <w:rFonts w:hint="eastAsia"/>
        </w:rPr>
        <w:t>より詳細な天気の分類と記号</w:t>
      </w:r>
      <w:r>
        <w:rPr>
          <w:rStyle w:val="affa"/>
        </w:rPr>
        <w:footnoteReference w:id="51"/>
      </w:r>
      <w:r>
        <w:rPr>
          <w:rFonts w:hint="eastAsia"/>
        </w:rPr>
        <w:t>は以下を参照してください。</w:t>
      </w:r>
    </w:p>
    <w:p w14:paraId="0AC57729" w14:textId="6E854494" w:rsidR="0072450B" w:rsidRDefault="00B86162" w:rsidP="003C672B">
      <w:pPr>
        <w:pStyle w:val="a7"/>
      </w:pPr>
      <w:r w:rsidRPr="00B86162">
        <w:rPr>
          <w:noProof/>
        </w:rPr>
        <w:drawing>
          <wp:inline distT="0" distB="0" distL="0" distR="0" wp14:anchorId="09A4D4B6" wp14:editId="0F4DB4BD">
            <wp:extent cx="4833877" cy="5784850"/>
            <wp:effectExtent l="0" t="0" r="508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36271" cy="5787715"/>
                    </a:xfrm>
                    <a:prstGeom prst="rect">
                      <a:avLst/>
                    </a:prstGeom>
                  </pic:spPr>
                </pic:pic>
              </a:graphicData>
            </a:graphic>
          </wp:inline>
        </w:drawing>
      </w:r>
    </w:p>
    <w:p w14:paraId="44E95027" w14:textId="1A73C728" w:rsidR="00264618" w:rsidRDefault="00264618">
      <w:pPr>
        <w:pStyle w:val="22"/>
      </w:pPr>
      <w:r>
        <w:rPr>
          <w:rFonts w:hint="eastAsia"/>
        </w:rPr>
        <w:t xml:space="preserve">　</w:t>
      </w:r>
      <w:bookmarkStart w:id="158" w:name="_Toc103600047"/>
      <w:r>
        <w:rPr>
          <w:rFonts w:hint="eastAsia"/>
        </w:rPr>
        <w:t>農地</w:t>
      </w:r>
      <w:bookmarkEnd w:id="158"/>
    </w:p>
    <w:p w14:paraId="66AC059F" w14:textId="51CA22A5" w:rsidR="00F64D6E" w:rsidRPr="00F64D6E" w:rsidRDefault="00F64D6E" w:rsidP="00F64D6E">
      <w:pPr>
        <w:pStyle w:val="a7"/>
      </w:pPr>
      <w:r>
        <w:rPr>
          <w:rFonts w:hint="eastAsia"/>
        </w:rPr>
        <w:t>農地は詳細なデータモデルもありますが、本書では、地域サービスの検討に</w:t>
      </w:r>
      <w:r>
        <w:rPr>
          <w:rFonts w:hint="eastAsia"/>
        </w:rPr>
        <w:lastRenderedPageBreak/>
        <w:t>有効なデータ項目のみ示します。</w:t>
      </w:r>
    </w:p>
    <w:p w14:paraId="4F02D23C" w14:textId="77777777" w:rsidR="00264618" w:rsidRDefault="00264618"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64618" w:rsidRPr="00B7091E" w14:paraId="64BACF49" w14:textId="77777777" w:rsidTr="003C3DBD">
        <w:tc>
          <w:tcPr>
            <w:tcW w:w="1667" w:type="pct"/>
            <w:shd w:val="clear" w:color="auto" w:fill="D9D9D9" w:themeFill="background1" w:themeFillShade="D9"/>
          </w:tcPr>
          <w:p w14:paraId="3A481CFE" w14:textId="77777777" w:rsidR="00264618" w:rsidRPr="0097334B" w:rsidRDefault="00264618"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8D03E7" w14:textId="77777777" w:rsidR="00264618" w:rsidRPr="0097334B" w:rsidRDefault="00264618" w:rsidP="00645636">
            <w:pPr>
              <w:pStyle w:val="aa"/>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BDBA7A1" w14:textId="77777777" w:rsidR="00264618" w:rsidRPr="0097334B" w:rsidRDefault="00264618" w:rsidP="00645636">
            <w:pPr>
              <w:pStyle w:val="aa"/>
              <w:ind w:leftChars="0" w:left="0" w:firstLineChars="0" w:firstLine="0"/>
              <w:rPr>
                <w:sz w:val="20"/>
                <w:szCs w:val="18"/>
              </w:rPr>
            </w:pPr>
            <w:r w:rsidRPr="0097334B">
              <w:rPr>
                <w:rFonts w:hint="eastAsia"/>
                <w:sz w:val="20"/>
                <w:szCs w:val="18"/>
              </w:rPr>
              <w:t>参照元</w:t>
            </w:r>
          </w:p>
        </w:tc>
      </w:tr>
      <w:tr w:rsidR="00264618" w:rsidRPr="00B7091E" w14:paraId="2CE342EF" w14:textId="77777777" w:rsidTr="003C3DBD">
        <w:tc>
          <w:tcPr>
            <w:tcW w:w="1667" w:type="pct"/>
          </w:tcPr>
          <w:p w14:paraId="6DAF10D6" w14:textId="320D3298" w:rsidR="00264618" w:rsidRPr="0097334B" w:rsidRDefault="003C3DBD" w:rsidP="00645636">
            <w:pPr>
              <w:pStyle w:val="aa"/>
              <w:ind w:leftChars="0" w:left="0" w:firstLineChars="0" w:firstLine="0"/>
              <w:rPr>
                <w:sz w:val="20"/>
                <w:szCs w:val="18"/>
              </w:rPr>
            </w:pPr>
            <w:r>
              <w:rPr>
                <w:rFonts w:hint="eastAsia"/>
                <w:sz w:val="20"/>
                <w:szCs w:val="18"/>
              </w:rPr>
              <w:t>農地</w:t>
            </w:r>
          </w:p>
        </w:tc>
        <w:tc>
          <w:tcPr>
            <w:tcW w:w="1667" w:type="pct"/>
          </w:tcPr>
          <w:p w14:paraId="7025E277" w14:textId="5C928D4E" w:rsidR="00264618" w:rsidRPr="0097334B" w:rsidRDefault="003C3DBD" w:rsidP="00645636">
            <w:pPr>
              <w:pStyle w:val="aa"/>
              <w:ind w:leftChars="0" w:left="0" w:firstLineChars="0" w:firstLine="0"/>
              <w:rPr>
                <w:sz w:val="20"/>
                <w:szCs w:val="18"/>
              </w:rPr>
            </w:pPr>
            <w:r>
              <w:rPr>
                <w:rFonts w:hint="eastAsia"/>
                <w:sz w:val="20"/>
                <w:szCs w:val="18"/>
              </w:rPr>
              <w:t>Farm</w:t>
            </w:r>
          </w:p>
        </w:tc>
        <w:tc>
          <w:tcPr>
            <w:tcW w:w="1666" w:type="pct"/>
          </w:tcPr>
          <w:p w14:paraId="786DF1D4" w14:textId="39FF979E" w:rsidR="00264618" w:rsidRPr="0097334B" w:rsidRDefault="003C3DBD" w:rsidP="00645636">
            <w:pPr>
              <w:pStyle w:val="aa"/>
              <w:ind w:leftChars="0" w:left="0" w:firstLineChars="0" w:firstLine="0"/>
              <w:rPr>
                <w:sz w:val="20"/>
                <w:szCs w:val="18"/>
              </w:rPr>
            </w:pPr>
            <w:r>
              <w:rPr>
                <w:rFonts w:hint="eastAsia"/>
                <w:sz w:val="20"/>
                <w:szCs w:val="18"/>
              </w:rPr>
              <w:t>eMAFF農地ナビ</w:t>
            </w:r>
          </w:p>
        </w:tc>
      </w:tr>
      <w:tr w:rsidR="00BB423A" w:rsidRPr="00B7091E" w14:paraId="58E917B9" w14:textId="77777777" w:rsidTr="003C3DBD">
        <w:tc>
          <w:tcPr>
            <w:tcW w:w="1667" w:type="pct"/>
          </w:tcPr>
          <w:p w14:paraId="3F5E4E25" w14:textId="29A9FF00" w:rsidR="00BB423A" w:rsidRDefault="00BB423A" w:rsidP="00645636">
            <w:pPr>
              <w:pStyle w:val="aa"/>
              <w:ind w:leftChars="0" w:left="0" w:firstLineChars="0" w:firstLine="0"/>
              <w:rPr>
                <w:sz w:val="20"/>
                <w:szCs w:val="18"/>
              </w:rPr>
            </w:pPr>
            <w:r>
              <w:rPr>
                <w:rFonts w:hint="eastAsia"/>
                <w:sz w:val="20"/>
                <w:szCs w:val="18"/>
              </w:rPr>
              <w:t>不動産登記</w:t>
            </w:r>
          </w:p>
        </w:tc>
        <w:tc>
          <w:tcPr>
            <w:tcW w:w="1667" w:type="pct"/>
          </w:tcPr>
          <w:p w14:paraId="1FE8ACAC" w14:textId="77777777" w:rsidR="00BB423A" w:rsidRDefault="00BB423A" w:rsidP="00645636">
            <w:pPr>
              <w:pStyle w:val="aa"/>
              <w:ind w:leftChars="0" w:left="0" w:firstLineChars="0" w:firstLine="0"/>
              <w:rPr>
                <w:sz w:val="20"/>
                <w:szCs w:val="18"/>
              </w:rPr>
            </w:pPr>
          </w:p>
        </w:tc>
        <w:tc>
          <w:tcPr>
            <w:tcW w:w="1666" w:type="pct"/>
          </w:tcPr>
          <w:p w14:paraId="3C35040C" w14:textId="1CE67426" w:rsidR="00BB423A" w:rsidRDefault="00BB423A" w:rsidP="00645636">
            <w:pPr>
              <w:pStyle w:val="aa"/>
              <w:ind w:leftChars="0" w:left="0" w:firstLineChars="0" w:firstLine="0"/>
              <w:rPr>
                <w:sz w:val="20"/>
                <w:szCs w:val="18"/>
              </w:rPr>
            </w:pPr>
            <w:r>
              <w:rPr>
                <w:rFonts w:hint="eastAsia"/>
                <w:sz w:val="20"/>
                <w:szCs w:val="18"/>
              </w:rPr>
              <w:t>不動産登記</w:t>
            </w:r>
          </w:p>
        </w:tc>
      </w:tr>
    </w:tbl>
    <w:p w14:paraId="432EB72C" w14:textId="77777777" w:rsidR="003C3DBD" w:rsidRDefault="003C3DBD" w:rsidP="001F162B">
      <w:pPr>
        <w:pStyle w:val="51"/>
        <w:numPr>
          <w:ilvl w:val="4"/>
          <w:numId w:val="37"/>
        </w:numPr>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3C3DBD" w14:paraId="68020D17"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17360A12"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0F2D22B1"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5198A516"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説明</w:t>
            </w:r>
          </w:p>
        </w:tc>
      </w:tr>
      <w:tr w:rsidR="003C3DBD" w14:paraId="40AB47A0" w14:textId="77777777" w:rsidTr="003C3DBD">
        <w:trPr>
          <w:trHeight w:val="270"/>
        </w:trPr>
        <w:tc>
          <w:tcPr>
            <w:tcW w:w="708" w:type="dxa"/>
          </w:tcPr>
          <w:p w14:paraId="31BD0BDD" w14:textId="7C33A1AE" w:rsidR="003C3DBD" w:rsidRPr="00E4202E" w:rsidRDefault="003C3DBD" w:rsidP="00645636">
            <w:pPr>
              <w:pStyle w:val="affffffff3"/>
              <w:snapToGrid w:val="0"/>
              <w:rPr>
                <w:sz w:val="20"/>
                <w:szCs w:val="20"/>
              </w:rPr>
            </w:pPr>
          </w:p>
        </w:tc>
        <w:tc>
          <w:tcPr>
            <w:tcW w:w="2127" w:type="dxa"/>
            <w:noWrap/>
          </w:tcPr>
          <w:p w14:paraId="3C7CF554" w14:textId="42AA92E0" w:rsidR="003C3DBD" w:rsidRPr="00E4202E" w:rsidRDefault="003C3DBD" w:rsidP="00645636">
            <w:pPr>
              <w:pStyle w:val="affffffff3"/>
              <w:snapToGrid w:val="0"/>
              <w:rPr>
                <w:sz w:val="20"/>
                <w:szCs w:val="20"/>
              </w:rPr>
            </w:pPr>
            <w:r>
              <w:rPr>
                <w:rFonts w:hint="eastAsia"/>
                <w:sz w:val="20"/>
                <w:szCs w:val="20"/>
              </w:rPr>
              <w:t>所在</w:t>
            </w:r>
          </w:p>
        </w:tc>
        <w:tc>
          <w:tcPr>
            <w:tcW w:w="5249" w:type="dxa"/>
            <w:noWrap/>
          </w:tcPr>
          <w:p w14:paraId="20DC5B67" w14:textId="24D16AF3" w:rsidR="003C3DBD" w:rsidRPr="00E4202E" w:rsidRDefault="003C3DBD" w:rsidP="00645636">
            <w:pPr>
              <w:pStyle w:val="affffffff3"/>
              <w:snapToGrid w:val="0"/>
              <w:rPr>
                <w:sz w:val="20"/>
                <w:szCs w:val="20"/>
              </w:rPr>
            </w:pPr>
            <w:r>
              <w:rPr>
                <w:rFonts w:hint="eastAsia"/>
                <w:sz w:val="20"/>
                <w:szCs w:val="20"/>
              </w:rPr>
              <w:t>農地の所在</w:t>
            </w:r>
            <w:r w:rsidR="00323F71">
              <w:rPr>
                <w:rFonts w:hint="eastAsia"/>
                <w:sz w:val="20"/>
                <w:szCs w:val="20"/>
              </w:rPr>
              <w:t>・地番</w:t>
            </w:r>
          </w:p>
        </w:tc>
      </w:tr>
      <w:tr w:rsidR="003C3DBD" w14:paraId="767F26A9" w14:textId="77777777" w:rsidTr="003C3DBD">
        <w:trPr>
          <w:trHeight w:val="270"/>
        </w:trPr>
        <w:tc>
          <w:tcPr>
            <w:tcW w:w="708" w:type="dxa"/>
          </w:tcPr>
          <w:p w14:paraId="05E78A5D" w14:textId="77777777" w:rsidR="003C3DBD" w:rsidRPr="00E4202E" w:rsidRDefault="003C3DBD" w:rsidP="00645636">
            <w:pPr>
              <w:pStyle w:val="affffffff3"/>
              <w:snapToGrid w:val="0"/>
              <w:rPr>
                <w:sz w:val="20"/>
                <w:szCs w:val="20"/>
              </w:rPr>
            </w:pPr>
          </w:p>
        </w:tc>
        <w:tc>
          <w:tcPr>
            <w:tcW w:w="2127" w:type="dxa"/>
            <w:noWrap/>
          </w:tcPr>
          <w:p w14:paraId="1EB3BEF8" w14:textId="475C4C85"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地目</w:t>
            </w:r>
          </w:p>
        </w:tc>
        <w:tc>
          <w:tcPr>
            <w:tcW w:w="5249" w:type="dxa"/>
            <w:noWrap/>
          </w:tcPr>
          <w:p w14:paraId="70B1F7DF" w14:textId="3F2E4704"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農地の地目</w:t>
            </w:r>
          </w:p>
        </w:tc>
      </w:tr>
      <w:tr w:rsidR="003C3DBD" w14:paraId="2A3A68E9" w14:textId="77777777" w:rsidTr="003C3DBD">
        <w:trPr>
          <w:trHeight w:val="270"/>
        </w:trPr>
        <w:tc>
          <w:tcPr>
            <w:tcW w:w="708" w:type="dxa"/>
          </w:tcPr>
          <w:p w14:paraId="06FB1CF5" w14:textId="77777777" w:rsidR="003C3DBD" w:rsidRPr="00E4202E" w:rsidRDefault="003C3DBD" w:rsidP="00645636">
            <w:pPr>
              <w:pStyle w:val="affffffff3"/>
              <w:snapToGrid w:val="0"/>
              <w:rPr>
                <w:sz w:val="20"/>
                <w:szCs w:val="20"/>
              </w:rPr>
            </w:pPr>
          </w:p>
        </w:tc>
        <w:tc>
          <w:tcPr>
            <w:tcW w:w="2127" w:type="dxa"/>
            <w:noWrap/>
          </w:tcPr>
          <w:p w14:paraId="6A928458" w14:textId="2E02FFEF"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面積</w:t>
            </w:r>
          </w:p>
        </w:tc>
        <w:tc>
          <w:tcPr>
            <w:tcW w:w="5249" w:type="dxa"/>
            <w:noWrap/>
          </w:tcPr>
          <w:p w14:paraId="11EC1DA8" w14:textId="70E7622E"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農地の面積(m2)</w:t>
            </w:r>
          </w:p>
        </w:tc>
      </w:tr>
      <w:tr w:rsidR="003C3DBD" w14:paraId="480A7B0B" w14:textId="77777777" w:rsidTr="003C3DBD">
        <w:trPr>
          <w:trHeight w:val="125"/>
        </w:trPr>
        <w:tc>
          <w:tcPr>
            <w:tcW w:w="708" w:type="dxa"/>
          </w:tcPr>
          <w:p w14:paraId="2EDEEAA6" w14:textId="77777777" w:rsidR="003C3DBD" w:rsidRPr="00E4202E" w:rsidRDefault="003C3DBD" w:rsidP="00645636">
            <w:pPr>
              <w:pStyle w:val="affffffff3"/>
              <w:snapToGrid w:val="0"/>
              <w:rPr>
                <w:sz w:val="20"/>
                <w:szCs w:val="20"/>
              </w:rPr>
            </w:pPr>
          </w:p>
        </w:tc>
        <w:tc>
          <w:tcPr>
            <w:tcW w:w="2127" w:type="dxa"/>
            <w:noWrap/>
          </w:tcPr>
          <w:p w14:paraId="38DCAE5C" w14:textId="2EA9C312"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c>
          <w:tcPr>
            <w:tcW w:w="5249" w:type="dxa"/>
            <w:noWrap/>
          </w:tcPr>
          <w:p w14:paraId="0519C0EA" w14:textId="2CFE72B9"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r>
      <w:tr w:rsidR="004C3737" w14:paraId="260C7392" w14:textId="77777777" w:rsidTr="003C3DBD">
        <w:trPr>
          <w:trHeight w:val="125"/>
        </w:trPr>
        <w:tc>
          <w:tcPr>
            <w:tcW w:w="708" w:type="dxa"/>
          </w:tcPr>
          <w:p w14:paraId="0EB9CE4B" w14:textId="77777777" w:rsidR="004C3737" w:rsidRPr="00E4202E" w:rsidRDefault="004C3737" w:rsidP="00645636">
            <w:pPr>
              <w:pStyle w:val="affffffff3"/>
              <w:snapToGrid w:val="0"/>
              <w:rPr>
                <w:sz w:val="20"/>
                <w:szCs w:val="20"/>
              </w:rPr>
            </w:pPr>
          </w:p>
        </w:tc>
        <w:tc>
          <w:tcPr>
            <w:tcW w:w="2127" w:type="dxa"/>
            <w:noWrap/>
          </w:tcPr>
          <w:p w14:paraId="092BD004" w14:textId="40F3D02A"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ポリゴン</w:t>
            </w:r>
          </w:p>
        </w:tc>
        <w:tc>
          <w:tcPr>
            <w:tcW w:w="5249" w:type="dxa"/>
            <w:noWrap/>
          </w:tcPr>
          <w:p w14:paraId="70D7E8D7" w14:textId="763914A0"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農地の形状</w:t>
            </w:r>
          </w:p>
        </w:tc>
      </w:tr>
    </w:tbl>
    <w:p w14:paraId="55C834E7" w14:textId="77777777" w:rsidR="00C0117D" w:rsidRDefault="00C0117D" w:rsidP="001F162B">
      <w:pPr>
        <w:pStyle w:val="51"/>
        <w:numPr>
          <w:ilvl w:val="4"/>
          <w:numId w:val="37"/>
        </w:numPr>
      </w:pPr>
      <w:r>
        <w:rPr>
          <w:rFonts w:hint="eastAsia"/>
        </w:rPr>
        <w:t>データ項目に選択肢があるときの候補</w:t>
      </w:r>
    </w:p>
    <w:p w14:paraId="7CA27767" w14:textId="35018263" w:rsidR="00C0117D" w:rsidRDefault="00C0117D">
      <w:pPr>
        <w:pStyle w:val="6"/>
      </w:pPr>
      <w:r>
        <w:rPr>
          <w:rFonts w:hint="eastAsia"/>
        </w:rPr>
        <w:t>地目</w:t>
      </w:r>
    </w:p>
    <w:p w14:paraId="7FCBA36C" w14:textId="7FBDCA8C" w:rsidR="00C0117D" w:rsidRDefault="00C0117D" w:rsidP="00C0117D">
      <w:pPr>
        <w:pStyle w:val="afd"/>
      </w:pPr>
      <w:r>
        <w:rPr>
          <w:rFonts w:hint="eastAsia"/>
        </w:rPr>
        <w:t>eMAFF農地ナビの選択肢が参照でき</w:t>
      </w:r>
      <w:r w:rsidR="001E703C">
        <w:rPr>
          <w:rFonts w:hint="eastAsia"/>
        </w:rPr>
        <w:t>ます</w:t>
      </w:r>
      <w:r>
        <w:rPr>
          <w:rFonts w:hint="eastAsia"/>
        </w:rPr>
        <w:t>。</w:t>
      </w:r>
    </w:p>
    <w:p w14:paraId="23F4FCA7" w14:textId="617C655B" w:rsidR="00264618" w:rsidRPr="00C0117D" w:rsidRDefault="00C0117D" w:rsidP="00C0117D">
      <w:pPr>
        <w:pStyle w:val="afd"/>
        <w:ind w:leftChars="554" w:left="1330" w:firstLine="200"/>
        <w:rPr>
          <w:sz w:val="20"/>
          <w:szCs w:val="18"/>
        </w:rPr>
      </w:pPr>
      <w:r w:rsidRPr="00C0117D">
        <w:rPr>
          <w:rFonts w:hint="eastAsia"/>
          <w:sz w:val="20"/>
          <w:szCs w:val="18"/>
        </w:rPr>
        <w:t>田、畑、樹木地、採草放牧地、農業用施設用地、その他</w:t>
      </w:r>
    </w:p>
    <w:p w14:paraId="4E0DC190" w14:textId="77777777" w:rsidR="00C0117D" w:rsidRDefault="00C0117D" w:rsidP="00C0117D">
      <w:pPr>
        <w:pStyle w:val="51"/>
      </w:pPr>
      <w:r>
        <w:rPr>
          <w:rFonts w:hint="eastAsia"/>
        </w:rPr>
        <w:t>既存データモデル</w:t>
      </w:r>
    </w:p>
    <w:p w14:paraId="00C78769" w14:textId="34D9D128" w:rsidR="00C0117D" w:rsidRDefault="00F64D6E">
      <w:pPr>
        <w:pStyle w:val="6"/>
      </w:pPr>
      <w:r>
        <w:rPr>
          <w:rFonts w:hint="eastAsia"/>
        </w:rPr>
        <w:t>Smart data model</w:t>
      </w:r>
    </w:p>
    <w:p w14:paraId="68E98981" w14:textId="088D5E6D" w:rsidR="00264618" w:rsidRDefault="00264618" w:rsidP="00C0117D">
      <w:pPr>
        <w:pStyle w:val="afd"/>
      </w:pPr>
      <w:r>
        <w:rPr>
          <w:rFonts w:hint="eastAsia"/>
        </w:rPr>
        <w:t>Smart data modelは農業や水産業のデータを定義しています。現在、農業はテスト版のデータモデルが提供されています。</w:t>
      </w:r>
    </w:p>
    <w:p w14:paraId="5CECFE02" w14:textId="58E74F17" w:rsidR="00264618" w:rsidRPr="00264618" w:rsidRDefault="00264618" w:rsidP="00C0117D">
      <w:pPr>
        <w:pStyle w:val="a7"/>
        <w:ind w:leftChars="600" w:left="1440" w:firstLineChars="0" w:firstLine="0"/>
        <w:rPr>
          <w:sz w:val="20"/>
          <w:szCs w:val="18"/>
        </w:rPr>
      </w:pPr>
      <w:r w:rsidRPr="00264618">
        <w:rPr>
          <w:sz w:val="20"/>
          <w:szCs w:val="18"/>
        </w:rPr>
        <w:t>AgriApp</w:t>
      </w:r>
      <w:r w:rsidRPr="00264618">
        <w:rPr>
          <w:rFonts w:hint="eastAsia"/>
          <w:sz w:val="20"/>
          <w:szCs w:val="18"/>
        </w:rPr>
        <w:t>、</w:t>
      </w:r>
      <w:r w:rsidRPr="00264618">
        <w:rPr>
          <w:sz w:val="20"/>
          <w:szCs w:val="18"/>
        </w:rPr>
        <w:t>AgriCrop</w:t>
      </w:r>
      <w:r w:rsidRPr="00264618">
        <w:rPr>
          <w:rFonts w:hint="eastAsia"/>
          <w:sz w:val="20"/>
          <w:szCs w:val="18"/>
        </w:rPr>
        <w:t>、</w:t>
      </w:r>
      <w:r w:rsidRPr="00264618">
        <w:rPr>
          <w:sz w:val="20"/>
          <w:szCs w:val="18"/>
        </w:rPr>
        <w:t>AgriFarm</w:t>
      </w:r>
      <w:r w:rsidRPr="00264618">
        <w:rPr>
          <w:rFonts w:hint="eastAsia"/>
          <w:sz w:val="20"/>
          <w:szCs w:val="18"/>
        </w:rPr>
        <w:t>、</w:t>
      </w:r>
      <w:r w:rsidRPr="00264618">
        <w:rPr>
          <w:sz w:val="20"/>
          <w:szCs w:val="18"/>
        </w:rPr>
        <w:t>AgriGreenhouse</w:t>
      </w:r>
      <w:r w:rsidRPr="00264618">
        <w:rPr>
          <w:rFonts w:hint="eastAsia"/>
          <w:sz w:val="20"/>
          <w:szCs w:val="18"/>
        </w:rPr>
        <w:t>、</w:t>
      </w:r>
      <w:r w:rsidRPr="00264618">
        <w:rPr>
          <w:sz w:val="20"/>
          <w:szCs w:val="18"/>
        </w:rPr>
        <w:t>AgriParcel</w:t>
      </w:r>
      <w:r w:rsidRPr="00264618">
        <w:rPr>
          <w:rFonts w:hint="eastAsia"/>
          <w:sz w:val="20"/>
          <w:szCs w:val="18"/>
        </w:rPr>
        <w:t>、</w:t>
      </w:r>
      <w:r w:rsidRPr="00264618">
        <w:rPr>
          <w:sz w:val="20"/>
          <w:szCs w:val="18"/>
        </w:rPr>
        <w:t>AgriParcelOperation</w:t>
      </w:r>
      <w:r w:rsidRPr="00264618">
        <w:rPr>
          <w:rFonts w:hint="eastAsia"/>
          <w:sz w:val="20"/>
          <w:szCs w:val="18"/>
        </w:rPr>
        <w:t>、</w:t>
      </w:r>
      <w:r w:rsidRPr="00264618">
        <w:rPr>
          <w:sz w:val="20"/>
          <w:szCs w:val="18"/>
        </w:rPr>
        <w:t>AgriParcelRecord</w:t>
      </w:r>
      <w:r w:rsidRPr="00264618">
        <w:rPr>
          <w:rFonts w:hint="eastAsia"/>
          <w:sz w:val="20"/>
          <w:szCs w:val="18"/>
        </w:rPr>
        <w:t>、</w:t>
      </w:r>
      <w:r w:rsidRPr="00264618">
        <w:rPr>
          <w:sz w:val="20"/>
          <w:szCs w:val="18"/>
        </w:rPr>
        <w:t>AgriPest</w:t>
      </w:r>
      <w:r w:rsidRPr="00264618">
        <w:rPr>
          <w:rFonts w:hint="eastAsia"/>
          <w:sz w:val="20"/>
          <w:szCs w:val="18"/>
        </w:rPr>
        <w:t>、</w:t>
      </w:r>
      <w:r w:rsidRPr="00264618">
        <w:rPr>
          <w:sz w:val="20"/>
          <w:szCs w:val="18"/>
        </w:rPr>
        <w:t>AgriProductType</w:t>
      </w:r>
      <w:r w:rsidRPr="00264618">
        <w:rPr>
          <w:rFonts w:hint="eastAsia"/>
          <w:sz w:val="20"/>
          <w:szCs w:val="18"/>
        </w:rPr>
        <w:t>、</w:t>
      </w:r>
      <w:r w:rsidRPr="00264618">
        <w:rPr>
          <w:sz w:val="20"/>
          <w:szCs w:val="18"/>
        </w:rPr>
        <w:t>AgriSoil</w:t>
      </w:r>
      <w:r w:rsidRPr="00264618">
        <w:rPr>
          <w:rFonts w:hint="eastAsia"/>
          <w:sz w:val="20"/>
          <w:szCs w:val="18"/>
        </w:rPr>
        <w:t>、</w:t>
      </w:r>
      <w:r w:rsidRPr="00264618">
        <w:rPr>
          <w:sz w:val="20"/>
          <w:szCs w:val="18"/>
        </w:rPr>
        <w:t>Animal</w:t>
      </w:r>
      <w:r w:rsidRPr="00264618">
        <w:rPr>
          <w:rFonts w:hint="eastAsia"/>
          <w:sz w:val="20"/>
          <w:szCs w:val="18"/>
        </w:rPr>
        <w:t>、</w:t>
      </w:r>
      <w:r w:rsidRPr="00264618">
        <w:rPr>
          <w:sz w:val="20"/>
          <w:szCs w:val="18"/>
        </w:rPr>
        <w:t>Compartment</w:t>
      </w:r>
      <w:r w:rsidRPr="00264618">
        <w:rPr>
          <w:rFonts w:hint="eastAsia"/>
          <w:sz w:val="20"/>
          <w:szCs w:val="18"/>
        </w:rPr>
        <w:t>、</w:t>
      </w:r>
      <w:r w:rsidRPr="00264618">
        <w:rPr>
          <w:sz w:val="20"/>
          <w:szCs w:val="18"/>
        </w:rPr>
        <w:t>Pen</w:t>
      </w:r>
    </w:p>
    <w:p w14:paraId="078A8318" w14:textId="2E09102F" w:rsidR="00272572" w:rsidRDefault="00272572">
      <w:pPr>
        <w:pStyle w:val="22"/>
      </w:pPr>
      <w:r>
        <w:rPr>
          <w:rFonts w:hint="eastAsia"/>
        </w:rPr>
        <w:t xml:space="preserve">　</w:t>
      </w:r>
      <w:bookmarkStart w:id="159" w:name="_Toc103600048"/>
      <w:r>
        <w:rPr>
          <w:rFonts w:hint="eastAsia"/>
        </w:rPr>
        <w:t>イベント</w:t>
      </w:r>
      <w:r w:rsidR="00264618">
        <w:rPr>
          <w:rFonts w:hint="eastAsia"/>
        </w:rPr>
        <w:t>・</w:t>
      </w:r>
      <w:r>
        <w:rPr>
          <w:rFonts w:hint="eastAsia"/>
        </w:rPr>
        <w:t>アクション</w:t>
      </w:r>
      <w:bookmarkEnd w:id="159"/>
    </w:p>
    <w:p w14:paraId="2CBEB49D" w14:textId="169DB30A" w:rsidR="00F64D6E" w:rsidRPr="00F64D6E" w:rsidRDefault="00F64D6E" w:rsidP="00F64D6E">
      <w:pPr>
        <w:pStyle w:val="a7"/>
      </w:pPr>
      <w:r>
        <w:rPr>
          <w:rFonts w:hint="eastAsia"/>
        </w:rPr>
        <w:t>コンサートや催し物、展示会等のイベント情報のデータモデルを定義します。工事、災害時などの支援活動もイベントのデータモデルで表すことができます。</w:t>
      </w:r>
    </w:p>
    <w:p w14:paraId="67D3F267" w14:textId="3AEA535C" w:rsidR="00272572" w:rsidRDefault="00272572" w:rsidP="001F162B">
      <w:pPr>
        <w:pStyle w:val="32"/>
        <w:numPr>
          <w:ilvl w:val="0"/>
          <w:numId w:val="87"/>
        </w:numPr>
      </w:pPr>
      <w:bookmarkStart w:id="160" w:name="_Toc103600049"/>
      <w:r>
        <w:rPr>
          <w:rFonts w:hint="eastAsia"/>
        </w:rPr>
        <w:t>イベント</w:t>
      </w:r>
      <w:bookmarkEnd w:id="160"/>
    </w:p>
    <w:p w14:paraId="4A8CCA43" w14:textId="206A9099" w:rsidR="00F64D6E" w:rsidRPr="00F64D6E" w:rsidRDefault="00F64D6E" w:rsidP="00F64D6E">
      <w:pPr>
        <w:pStyle w:val="a8"/>
        <w:ind w:left="120" w:firstLine="240"/>
      </w:pPr>
      <w:r>
        <w:rPr>
          <w:rFonts w:hint="eastAsia"/>
        </w:rPr>
        <w:t>コンサートなどのイベント、産業展</w:t>
      </w:r>
      <w:r w:rsidR="00CD3FB8">
        <w:rPr>
          <w:rFonts w:hint="eastAsia"/>
        </w:rPr>
        <w:t>などの</w:t>
      </w:r>
      <w:r>
        <w:rPr>
          <w:rFonts w:hint="eastAsia"/>
        </w:rPr>
        <w:t>展示会、セミナーや災害時の炊き出し等、時間と場所が決まった活動に関する周知情報</w:t>
      </w:r>
      <w:r w:rsidR="00CD3FB8">
        <w:rPr>
          <w:rFonts w:hint="eastAsia"/>
        </w:rPr>
        <w:t>の</w:t>
      </w:r>
      <w:r>
        <w:rPr>
          <w:rFonts w:hint="eastAsia"/>
        </w:rPr>
        <w:t>データモデルです。</w:t>
      </w:r>
    </w:p>
    <w:p w14:paraId="3811D0F0" w14:textId="77777777" w:rsidR="00272572" w:rsidRDefault="00272572" w:rsidP="001F162B">
      <w:pPr>
        <w:pStyle w:val="51"/>
        <w:numPr>
          <w:ilvl w:val="4"/>
          <w:numId w:val="37"/>
        </w:numPr>
        <w:tabs>
          <w:tab w:val="num" w:pos="360"/>
        </w:tabs>
      </w:pPr>
      <w:r w:rsidRPr="0004769A">
        <w:rPr>
          <w:rFonts w:hint="eastAsia"/>
        </w:rPr>
        <w:lastRenderedPageBreak/>
        <w:t>参照元データ</w:t>
      </w:r>
    </w:p>
    <w:tbl>
      <w:tblPr>
        <w:tblStyle w:val="aff"/>
        <w:tblW w:w="4756" w:type="pct"/>
        <w:tblInd w:w="421" w:type="dxa"/>
        <w:tblLook w:val="04A0" w:firstRow="1" w:lastRow="0" w:firstColumn="1" w:lastColumn="0" w:noHBand="0" w:noVBand="1"/>
      </w:tblPr>
      <w:tblGrid>
        <w:gridCol w:w="2693"/>
        <w:gridCol w:w="2694"/>
        <w:gridCol w:w="2692"/>
      </w:tblGrid>
      <w:tr w:rsidR="00272572" w:rsidRPr="00B7091E" w14:paraId="728B377B" w14:textId="77777777" w:rsidTr="00645636">
        <w:tc>
          <w:tcPr>
            <w:tcW w:w="1667" w:type="pct"/>
            <w:shd w:val="clear" w:color="auto" w:fill="D9D9D9" w:themeFill="background1" w:themeFillShade="D9"/>
          </w:tcPr>
          <w:p w14:paraId="1E8954B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584B06D" w14:textId="77777777" w:rsidR="00272572" w:rsidRPr="0097334B" w:rsidRDefault="00272572" w:rsidP="00645636">
            <w:pPr>
              <w:pStyle w:val="aa"/>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E71104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参照元</w:t>
            </w:r>
          </w:p>
        </w:tc>
      </w:tr>
      <w:tr w:rsidR="00272572" w:rsidRPr="00B7091E" w14:paraId="3AE1EE7B" w14:textId="77777777" w:rsidTr="00645636">
        <w:tc>
          <w:tcPr>
            <w:tcW w:w="1667" w:type="pct"/>
          </w:tcPr>
          <w:p w14:paraId="61DC5DE5" w14:textId="77777777" w:rsidR="00272572" w:rsidRPr="0097334B" w:rsidRDefault="00272572" w:rsidP="00645636">
            <w:pPr>
              <w:pStyle w:val="aa"/>
              <w:ind w:leftChars="0" w:left="0" w:firstLineChars="0" w:firstLine="0"/>
              <w:rPr>
                <w:sz w:val="20"/>
                <w:szCs w:val="18"/>
              </w:rPr>
            </w:pPr>
            <w:r>
              <w:rPr>
                <w:rFonts w:hint="eastAsia"/>
                <w:sz w:val="20"/>
                <w:szCs w:val="18"/>
              </w:rPr>
              <w:t>イベント</w:t>
            </w:r>
          </w:p>
        </w:tc>
        <w:tc>
          <w:tcPr>
            <w:tcW w:w="1667" w:type="pct"/>
          </w:tcPr>
          <w:p w14:paraId="5E0B0FE7" w14:textId="77777777" w:rsidR="00272572" w:rsidRPr="0097334B" w:rsidRDefault="00272572" w:rsidP="00645636">
            <w:pPr>
              <w:pStyle w:val="aa"/>
              <w:ind w:leftChars="0" w:left="0" w:firstLineChars="0" w:firstLine="0"/>
              <w:rPr>
                <w:sz w:val="20"/>
                <w:szCs w:val="18"/>
              </w:rPr>
            </w:pPr>
            <w:r>
              <w:rPr>
                <w:rFonts w:hint="eastAsia"/>
                <w:sz w:val="20"/>
                <w:szCs w:val="18"/>
              </w:rPr>
              <w:t>Event</w:t>
            </w:r>
          </w:p>
        </w:tc>
        <w:tc>
          <w:tcPr>
            <w:tcW w:w="1667" w:type="pct"/>
          </w:tcPr>
          <w:p w14:paraId="696DF877" w14:textId="77777777" w:rsidR="00272572" w:rsidRPr="0097334B" w:rsidRDefault="00272572" w:rsidP="00645636">
            <w:pPr>
              <w:pStyle w:val="aa"/>
              <w:ind w:leftChars="0" w:left="0" w:firstLineChars="0" w:firstLine="0"/>
              <w:rPr>
                <w:sz w:val="20"/>
                <w:szCs w:val="18"/>
              </w:rPr>
            </w:pPr>
            <w:r w:rsidRPr="0097334B">
              <w:rPr>
                <w:rFonts w:hint="eastAsia"/>
                <w:sz w:val="20"/>
                <w:szCs w:val="18"/>
              </w:rPr>
              <w:t>推奨データセット</w:t>
            </w:r>
          </w:p>
        </w:tc>
      </w:tr>
      <w:tr w:rsidR="001D6868" w:rsidRPr="00B7091E" w14:paraId="2FE711C2" w14:textId="77777777" w:rsidTr="00645636">
        <w:tc>
          <w:tcPr>
            <w:tcW w:w="1667" w:type="pct"/>
          </w:tcPr>
          <w:p w14:paraId="226D2BC9" w14:textId="076CB5AB" w:rsidR="001D6868"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513586A0" w14:textId="55522286" w:rsidR="001D6868" w:rsidRDefault="00C0117D" w:rsidP="00645636">
            <w:pPr>
              <w:pStyle w:val="aa"/>
              <w:ind w:leftChars="0" w:left="0" w:firstLineChars="0" w:firstLine="0"/>
              <w:rPr>
                <w:sz w:val="20"/>
                <w:szCs w:val="18"/>
              </w:rPr>
            </w:pPr>
            <w:r>
              <w:rPr>
                <w:rFonts w:hint="eastAsia"/>
                <w:sz w:val="20"/>
                <w:szCs w:val="18"/>
              </w:rPr>
              <w:t>Event</w:t>
            </w:r>
          </w:p>
        </w:tc>
        <w:tc>
          <w:tcPr>
            <w:tcW w:w="1667" w:type="pct"/>
          </w:tcPr>
          <w:p w14:paraId="0D7A8258" w14:textId="56007CB9" w:rsidR="001D6868" w:rsidRPr="0097334B" w:rsidRDefault="00C0117D" w:rsidP="00645636">
            <w:pPr>
              <w:pStyle w:val="aa"/>
              <w:ind w:leftChars="0" w:left="0" w:firstLineChars="0" w:firstLine="0"/>
              <w:rPr>
                <w:sz w:val="20"/>
                <w:szCs w:val="18"/>
              </w:rPr>
            </w:pPr>
            <w:r>
              <w:rPr>
                <w:rFonts w:hint="eastAsia"/>
                <w:sz w:val="20"/>
                <w:szCs w:val="18"/>
              </w:rPr>
              <w:t>Smart data model</w:t>
            </w:r>
          </w:p>
        </w:tc>
      </w:tr>
      <w:tr w:rsidR="00C0117D" w:rsidRPr="00B7091E" w14:paraId="748DEC87" w14:textId="77777777" w:rsidTr="00645636">
        <w:tc>
          <w:tcPr>
            <w:tcW w:w="1667" w:type="pct"/>
          </w:tcPr>
          <w:p w14:paraId="1447BBBE" w14:textId="72F8CD18" w:rsidR="00C0117D"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1EFA18A7" w14:textId="0D7E5AF5" w:rsidR="00C0117D" w:rsidRDefault="00C0117D" w:rsidP="00645636">
            <w:pPr>
              <w:pStyle w:val="aa"/>
              <w:ind w:leftChars="0" w:left="0" w:firstLineChars="0" w:firstLine="0"/>
              <w:rPr>
                <w:sz w:val="20"/>
                <w:szCs w:val="18"/>
              </w:rPr>
            </w:pPr>
            <w:r>
              <w:rPr>
                <w:rFonts w:hint="eastAsia"/>
                <w:sz w:val="20"/>
                <w:szCs w:val="18"/>
              </w:rPr>
              <w:t>Event</w:t>
            </w:r>
          </w:p>
        </w:tc>
        <w:tc>
          <w:tcPr>
            <w:tcW w:w="1667" w:type="pct"/>
          </w:tcPr>
          <w:p w14:paraId="7B909415" w14:textId="64409A4A" w:rsidR="00C0117D" w:rsidRDefault="00C0117D" w:rsidP="00645636">
            <w:pPr>
              <w:pStyle w:val="aa"/>
              <w:ind w:leftChars="0" w:left="0" w:firstLineChars="0" w:firstLine="0"/>
              <w:rPr>
                <w:sz w:val="20"/>
                <w:szCs w:val="18"/>
              </w:rPr>
            </w:pPr>
            <w:r>
              <w:rPr>
                <w:sz w:val="20"/>
                <w:szCs w:val="18"/>
              </w:rPr>
              <w:t>S</w:t>
            </w:r>
            <w:r>
              <w:rPr>
                <w:rFonts w:hint="eastAsia"/>
                <w:sz w:val="20"/>
                <w:szCs w:val="18"/>
              </w:rPr>
              <w:t>chema.org</w:t>
            </w:r>
          </w:p>
        </w:tc>
      </w:tr>
    </w:tbl>
    <w:p w14:paraId="362DB67F" w14:textId="77777777" w:rsidR="00272572" w:rsidRDefault="00272572" w:rsidP="00272572">
      <w:pPr>
        <w:pStyle w:val="51"/>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E4202E" w14:paraId="0C89D75D" w14:textId="77777777" w:rsidTr="00E4202E">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3AF6A34F" w14:textId="166EEEBE"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22E3DA6E"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1A3F6170"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説明</w:t>
            </w:r>
          </w:p>
        </w:tc>
      </w:tr>
      <w:tr w:rsidR="00E4202E" w14:paraId="5FB769C4" w14:textId="77777777" w:rsidTr="00E4202E">
        <w:trPr>
          <w:trHeight w:val="270"/>
        </w:trPr>
        <w:tc>
          <w:tcPr>
            <w:tcW w:w="708" w:type="dxa"/>
            <w:hideMark/>
          </w:tcPr>
          <w:p w14:paraId="1F17BDD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CD9A2C9" w14:textId="77777777" w:rsidR="00E4202E" w:rsidRPr="00E4202E" w:rsidRDefault="00E4202E" w:rsidP="00E4202E">
            <w:pPr>
              <w:pStyle w:val="affffffff3"/>
              <w:snapToGrid w:val="0"/>
              <w:rPr>
                <w:sz w:val="20"/>
                <w:szCs w:val="20"/>
              </w:rPr>
            </w:pPr>
            <w:r w:rsidRPr="00E4202E">
              <w:rPr>
                <w:rFonts w:hint="eastAsia"/>
                <w:sz w:val="20"/>
                <w:szCs w:val="20"/>
              </w:rPr>
              <w:t>イベント名</w:t>
            </w:r>
          </w:p>
        </w:tc>
        <w:tc>
          <w:tcPr>
            <w:tcW w:w="5249" w:type="dxa"/>
            <w:noWrap/>
            <w:hideMark/>
          </w:tcPr>
          <w:p w14:paraId="7446EB22" w14:textId="77777777" w:rsidR="00E4202E" w:rsidRPr="00E4202E" w:rsidRDefault="00E4202E" w:rsidP="00E4202E">
            <w:pPr>
              <w:pStyle w:val="affffffff3"/>
              <w:snapToGrid w:val="0"/>
              <w:rPr>
                <w:sz w:val="20"/>
                <w:szCs w:val="20"/>
              </w:rPr>
            </w:pPr>
            <w:r w:rsidRPr="00E4202E">
              <w:rPr>
                <w:rFonts w:hint="eastAsia"/>
                <w:sz w:val="20"/>
                <w:szCs w:val="20"/>
              </w:rPr>
              <w:t>イベント名称を記載。</w:t>
            </w:r>
          </w:p>
        </w:tc>
      </w:tr>
      <w:tr w:rsidR="00E4202E" w14:paraId="5EA88FEF" w14:textId="77777777" w:rsidTr="00E4202E">
        <w:trPr>
          <w:trHeight w:val="270"/>
        </w:trPr>
        <w:tc>
          <w:tcPr>
            <w:tcW w:w="708" w:type="dxa"/>
          </w:tcPr>
          <w:p w14:paraId="1A616C22" w14:textId="77777777" w:rsidR="00E4202E" w:rsidRPr="00E4202E" w:rsidRDefault="00E4202E" w:rsidP="00E4202E">
            <w:pPr>
              <w:pStyle w:val="affffffff3"/>
              <w:snapToGrid w:val="0"/>
              <w:rPr>
                <w:sz w:val="20"/>
                <w:szCs w:val="20"/>
              </w:rPr>
            </w:pPr>
          </w:p>
        </w:tc>
        <w:tc>
          <w:tcPr>
            <w:tcW w:w="2127" w:type="dxa"/>
            <w:noWrap/>
            <w:hideMark/>
          </w:tcPr>
          <w:p w14:paraId="267E05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イベント名（カナ）</w:t>
            </w:r>
          </w:p>
        </w:tc>
        <w:tc>
          <w:tcPr>
            <w:tcW w:w="5249" w:type="dxa"/>
            <w:noWrap/>
            <w:hideMark/>
          </w:tcPr>
          <w:p w14:paraId="4BA045F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イベント名称をカナで記載。</w:t>
            </w:r>
          </w:p>
        </w:tc>
      </w:tr>
      <w:tr w:rsidR="00E4202E" w14:paraId="77F546D9" w14:textId="77777777" w:rsidTr="00E4202E">
        <w:trPr>
          <w:trHeight w:val="270"/>
        </w:trPr>
        <w:tc>
          <w:tcPr>
            <w:tcW w:w="708" w:type="dxa"/>
          </w:tcPr>
          <w:p w14:paraId="03A6AC0E" w14:textId="77777777" w:rsidR="00E4202E" w:rsidRPr="00E4202E" w:rsidRDefault="00E4202E" w:rsidP="00E4202E">
            <w:pPr>
              <w:pStyle w:val="affffffff3"/>
              <w:snapToGrid w:val="0"/>
              <w:rPr>
                <w:sz w:val="20"/>
                <w:szCs w:val="20"/>
              </w:rPr>
            </w:pPr>
          </w:p>
        </w:tc>
        <w:tc>
          <w:tcPr>
            <w:tcW w:w="2127" w:type="dxa"/>
            <w:noWrap/>
            <w:hideMark/>
          </w:tcPr>
          <w:p w14:paraId="2C233B9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イベント名（英字）</w:t>
            </w:r>
          </w:p>
        </w:tc>
        <w:tc>
          <w:tcPr>
            <w:tcW w:w="5249" w:type="dxa"/>
            <w:noWrap/>
            <w:hideMark/>
          </w:tcPr>
          <w:p w14:paraId="5EB244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イベント名称を英語で記載。</w:t>
            </w:r>
          </w:p>
        </w:tc>
      </w:tr>
      <w:tr w:rsidR="00E4202E" w14:paraId="5A4AAD7A" w14:textId="77777777" w:rsidTr="00E4202E">
        <w:trPr>
          <w:trHeight w:val="270"/>
        </w:trPr>
        <w:tc>
          <w:tcPr>
            <w:tcW w:w="708" w:type="dxa"/>
          </w:tcPr>
          <w:p w14:paraId="17ABF356" w14:textId="77777777" w:rsidR="00E4202E" w:rsidRPr="00E4202E" w:rsidRDefault="00E4202E" w:rsidP="00E4202E">
            <w:pPr>
              <w:pStyle w:val="affffffff3"/>
              <w:snapToGrid w:val="0"/>
              <w:rPr>
                <w:sz w:val="20"/>
                <w:szCs w:val="20"/>
              </w:rPr>
            </w:pPr>
          </w:p>
        </w:tc>
        <w:tc>
          <w:tcPr>
            <w:tcW w:w="2127" w:type="dxa"/>
            <w:noWrap/>
            <w:hideMark/>
          </w:tcPr>
          <w:p w14:paraId="3AA2F1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言語コード</w:t>
            </w:r>
          </w:p>
        </w:tc>
        <w:tc>
          <w:tcPr>
            <w:tcW w:w="5249" w:type="dxa"/>
            <w:noWrap/>
            <w:hideMark/>
          </w:tcPr>
          <w:p w14:paraId="18178B60" w14:textId="77777777" w:rsidR="00E4202E" w:rsidRPr="00E4202E" w:rsidRDefault="00E4202E" w:rsidP="00E4202E">
            <w:pPr>
              <w:pStyle w:val="affffffff3"/>
              <w:snapToGrid w:val="0"/>
              <w:rPr>
                <w:sz w:val="20"/>
                <w:szCs w:val="20"/>
              </w:rPr>
            </w:pPr>
            <w:r w:rsidRPr="00E4202E">
              <w:rPr>
                <w:rFonts w:hint="eastAsia"/>
                <w:sz w:val="20"/>
                <w:szCs w:val="20"/>
              </w:rPr>
              <w:t>イベント情報の記述言語コード（JA、EN、CNなど）を記載。</w:t>
            </w:r>
          </w:p>
        </w:tc>
      </w:tr>
      <w:tr w:rsidR="00E4202E" w14:paraId="77E137DC" w14:textId="77777777" w:rsidTr="00E4202E">
        <w:trPr>
          <w:trHeight w:val="270"/>
        </w:trPr>
        <w:tc>
          <w:tcPr>
            <w:tcW w:w="708" w:type="dxa"/>
          </w:tcPr>
          <w:p w14:paraId="7DEE05B9" w14:textId="77777777" w:rsidR="00E4202E" w:rsidRPr="00E4202E" w:rsidRDefault="00E4202E" w:rsidP="00E4202E">
            <w:pPr>
              <w:pStyle w:val="affffffff3"/>
              <w:snapToGrid w:val="0"/>
              <w:rPr>
                <w:sz w:val="20"/>
                <w:szCs w:val="20"/>
              </w:rPr>
            </w:pPr>
          </w:p>
        </w:tc>
        <w:tc>
          <w:tcPr>
            <w:tcW w:w="2127" w:type="dxa"/>
            <w:noWrap/>
            <w:hideMark/>
          </w:tcPr>
          <w:p w14:paraId="2F5E735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w:t>
            </w:r>
          </w:p>
        </w:tc>
        <w:tc>
          <w:tcPr>
            <w:tcW w:w="5249" w:type="dxa"/>
            <w:noWrap/>
            <w:hideMark/>
          </w:tcPr>
          <w:p w14:paraId="557B57B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イベント通称を記載。</w:t>
            </w:r>
          </w:p>
        </w:tc>
      </w:tr>
      <w:tr w:rsidR="00E4202E" w14:paraId="52C659B9" w14:textId="77777777" w:rsidTr="00E4202E">
        <w:trPr>
          <w:trHeight w:val="270"/>
        </w:trPr>
        <w:tc>
          <w:tcPr>
            <w:tcW w:w="708" w:type="dxa"/>
          </w:tcPr>
          <w:p w14:paraId="1628E318" w14:textId="77777777" w:rsidR="00E4202E" w:rsidRPr="00E4202E" w:rsidRDefault="00E4202E" w:rsidP="00E4202E">
            <w:pPr>
              <w:pStyle w:val="affffffff3"/>
              <w:snapToGrid w:val="0"/>
              <w:rPr>
                <w:sz w:val="20"/>
                <w:szCs w:val="20"/>
              </w:rPr>
            </w:pPr>
          </w:p>
        </w:tc>
        <w:tc>
          <w:tcPr>
            <w:tcW w:w="2127" w:type="dxa"/>
            <w:noWrap/>
            <w:hideMark/>
          </w:tcPr>
          <w:p w14:paraId="399CC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w:t>
            </w:r>
          </w:p>
        </w:tc>
        <w:tc>
          <w:tcPr>
            <w:tcW w:w="5249" w:type="dxa"/>
            <w:noWrap/>
            <w:hideMark/>
          </w:tcPr>
          <w:p w14:paraId="4D806C4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サブタイトルを記載。</w:t>
            </w:r>
          </w:p>
        </w:tc>
      </w:tr>
      <w:tr w:rsidR="00E4202E" w14:paraId="3A4D31A4" w14:textId="77777777" w:rsidTr="00E4202E">
        <w:trPr>
          <w:trHeight w:val="270"/>
        </w:trPr>
        <w:tc>
          <w:tcPr>
            <w:tcW w:w="708" w:type="dxa"/>
            <w:hideMark/>
          </w:tcPr>
          <w:p w14:paraId="1E6CF3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4B5730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w:t>
            </w:r>
          </w:p>
        </w:tc>
        <w:tc>
          <w:tcPr>
            <w:tcW w:w="5249" w:type="dxa"/>
            <w:noWrap/>
            <w:hideMark/>
          </w:tcPr>
          <w:p w14:paraId="500A683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概要を記載。</w:t>
            </w:r>
          </w:p>
        </w:tc>
      </w:tr>
      <w:tr w:rsidR="00E4202E" w14:paraId="007B3617" w14:textId="77777777" w:rsidTr="00E4202E">
        <w:trPr>
          <w:trHeight w:val="270"/>
        </w:trPr>
        <w:tc>
          <w:tcPr>
            <w:tcW w:w="708" w:type="dxa"/>
            <w:hideMark/>
          </w:tcPr>
          <w:p w14:paraId="3E763FB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78035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w:t>
            </w:r>
          </w:p>
        </w:tc>
        <w:tc>
          <w:tcPr>
            <w:tcW w:w="5249" w:type="dxa"/>
            <w:noWrap/>
            <w:hideMark/>
          </w:tcPr>
          <w:p w14:paraId="6C25C81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説明を記載。</w:t>
            </w:r>
          </w:p>
        </w:tc>
      </w:tr>
      <w:tr w:rsidR="00E4202E" w14:paraId="24887F30" w14:textId="77777777" w:rsidTr="00E4202E">
        <w:trPr>
          <w:trHeight w:val="270"/>
        </w:trPr>
        <w:tc>
          <w:tcPr>
            <w:tcW w:w="708" w:type="dxa"/>
          </w:tcPr>
          <w:p w14:paraId="11D6C854" w14:textId="77777777" w:rsidR="00E4202E" w:rsidRPr="00E4202E" w:rsidRDefault="00E4202E" w:rsidP="00E4202E">
            <w:pPr>
              <w:pStyle w:val="affffffff3"/>
              <w:snapToGrid w:val="0"/>
              <w:rPr>
                <w:sz w:val="20"/>
                <w:szCs w:val="20"/>
              </w:rPr>
            </w:pPr>
          </w:p>
        </w:tc>
        <w:tc>
          <w:tcPr>
            <w:tcW w:w="2127" w:type="dxa"/>
            <w:noWrap/>
            <w:hideMark/>
          </w:tcPr>
          <w:p w14:paraId="77D00C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w:t>
            </w:r>
          </w:p>
        </w:tc>
        <w:tc>
          <w:tcPr>
            <w:tcW w:w="5249" w:type="dxa"/>
            <w:noWrap/>
            <w:hideMark/>
          </w:tcPr>
          <w:p w14:paraId="03746D0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サブイベントのIDを記載。</w:t>
            </w:r>
          </w:p>
        </w:tc>
      </w:tr>
      <w:tr w:rsidR="00E4202E" w14:paraId="296BE175" w14:textId="77777777" w:rsidTr="00E4202E">
        <w:trPr>
          <w:trHeight w:val="270"/>
        </w:trPr>
        <w:tc>
          <w:tcPr>
            <w:tcW w:w="708" w:type="dxa"/>
            <w:hideMark/>
          </w:tcPr>
          <w:p w14:paraId="23842AC2"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069118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イベント種類</w:t>
            </w:r>
          </w:p>
        </w:tc>
        <w:tc>
          <w:tcPr>
            <w:tcW w:w="5249" w:type="dxa"/>
            <w:noWrap/>
            <w:hideMark/>
          </w:tcPr>
          <w:p w14:paraId="79D2DCC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イベントの種類を記載。</w:t>
            </w:r>
          </w:p>
        </w:tc>
      </w:tr>
      <w:tr w:rsidR="00E4202E" w14:paraId="4BFB730C" w14:textId="77777777" w:rsidTr="00E4202E">
        <w:trPr>
          <w:trHeight w:val="270"/>
        </w:trPr>
        <w:tc>
          <w:tcPr>
            <w:tcW w:w="708" w:type="dxa"/>
            <w:hideMark/>
          </w:tcPr>
          <w:p w14:paraId="2AB51D6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35880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詳細URL</w:t>
            </w:r>
          </w:p>
        </w:tc>
        <w:tc>
          <w:tcPr>
            <w:tcW w:w="5249" w:type="dxa"/>
            <w:noWrap/>
            <w:hideMark/>
          </w:tcPr>
          <w:p w14:paraId="7DAF5FC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イベントの詳細が掲載されているWebサイトのURLを記載。</w:t>
            </w:r>
          </w:p>
        </w:tc>
      </w:tr>
      <w:tr w:rsidR="00E4202E" w14:paraId="5FC896D9" w14:textId="77777777" w:rsidTr="00E4202E">
        <w:trPr>
          <w:trHeight w:val="270"/>
        </w:trPr>
        <w:tc>
          <w:tcPr>
            <w:tcW w:w="708" w:type="dxa"/>
          </w:tcPr>
          <w:p w14:paraId="0879797E" w14:textId="77777777" w:rsidR="00E4202E" w:rsidRPr="00E4202E" w:rsidRDefault="00E4202E" w:rsidP="00E4202E">
            <w:pPr>
              <w:pStyle w:val="affffffff3"/>
              <w:snapToGrid w:val="0"/>
              <w:rPr>
                <w:sz w:val="20"/>
                <w:szCs w:val="20"/>
              </w:rPr>
            </w:pPr>
          </w:p>
        </w:tc>
        <w:tc>
          <w:tcPr>
            <w:tcW w:w="2127" w:type="dxa"/>
            <w:noWrap/>
            <w:hideMark/>
          </w:tcPr>
          <w:p w14:paraId="373679F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コンテンツURL</w:t>
            </w:r>
          </w:p>
        </w:tc>
        <w:tc>
          <w:tcPr>
            <w:tcW w:w="5249" w:type="dxa"/>
            <w:noWrap/>
            <w:hideMark/>
          </w:tcPr>
          <w:p w14:paraId="3FF2C6F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イベントのコンテンツが掲載されているURLを記載。</w:t>
            </w:r>
          </w:p>
        </w:tc>
      </w:tr>
      <w:tr w:rsidR="00E4202E" w14:paraId="5F23A70D" w14:textId="77777777" w:rsidTr="00E4202E">
        <w:trPr>
          <w:trHeight w:val="125"/>
        </w:trPr>
        <w:tc>
          <w:tcPr>
            <w:tcW w:w="708" w:type="dxa"/>
          </w:tcPr>
          <w:p w14:paraId="2D4FF2DA" w14:textId="77777777" w:rsidR="00E4202E" w:rsidRPr="00E4202E" w:rsidRDefault="00E4202E" w:rsidP="00E4202E">
            <w:pPr>
              <w:pStyle w:val="affffffff3"/>
              <w:snapToGrid w:val="0"/>
              <w:rPr>
                <w:sz w:val="20"/>
                <w:szCs w:val="20"/>
              </w:rPr>
            </w:pPr>
          </w:p>
        </w:tc>
        <w:tc>
          <w:tcPr>
            <w:tcW w:w="2127" w:type="dxa"/>
            <w:noWrap/>
            <w:hideMark/>
          </w:tcPr>
          <w:p w14:paraId="6F245DE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w:t>
            </w:r>
          </w:p>
        </w:tc>
        <w:tc>
          <w:tcPr>
            <w:tcW w:w="5249" w:type="dxa"/>
            <w:noWrap/>
            <w:hideMark/>
          </w:tcPr>
          <w:p w14:paraId="61323B8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状態を記載。</w:t>
            </w:r>
          </w:p>
        </w:tc>
      </w:tr>
      <w:tr w:rsidR="00E4202E" w14:paraId="695A03FE" w14:textId="77777777" w:rsidTr="00E4202E">
        <w:trPr>
          <w:trHeight w:val="270"/>
        </w:trPr>
        <w:tc>
          <w:tcPr>
            <w:tcW w:w="708" w:type="dxa"/>
          </w:tcPr>
          <w:p w14:paraId="75CC9036" w14:textId="77777777" w:rsidR="00E4202E" w:rsidRPr="00E4202E" w:rsidRDefault="00E4202E" w:rsidP="00E4202E">
            <w:pPr>
              <w:pStyle w:val="affffffff3"/>
              <w:snapToGrid w:val="0"/>
              <w:rPr>
                <w:sz w:val="20"/>
                <w:szCs w:val="20"/>
              </w:rPr>
            </w:pPr>
          </w:p>
        </w:tc>
        <w:tc>
          <w:tcPr>
            <w:tcW w:w="2127" w:type="dxa"/>
            <w:noWrap/>
            <w:hideMark/>
          </w:tcPr>
          <w:p w14:paraId="43C5567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キーワード</w:t>
            </w:r>
          </w:p>
        </w:tc>
        <w:tc>
          <w:tcPr>
            <w:tcW w:w="5249" w:type="dxa"/>
            <w:noWrap/>
            <w:hideMark/>
          </w:tcPr>
          <w:p w14:paraId="667BA01E" w14:textId="77777777" w:rsidR="00234405" w:rsidRDefault="00E4202E" w:rsidP="00E4202E">
            <w:pPr>
              <w:pStyle w:val="affffffff3"/>
              <w:snapToGrid w:val="0"/>
              <w:rPr>
                <w:sz w:val="20"/>
                <w:szCs w:val="20"/>
              </w:rPr>
            </w:pPr>
            <w:r w:rsidRPr="00E4202E">
              <w:rPr>
                <w:rFonts w:hint="eastAsia"/>
                <w:sz w:val="20"/>
                <w:szCs w:val="20"/>
              </w:rPr>
              <w:t>検索用キーワードを記載</w:t>
            </w:r>
            <w:r w:rsidR="00234405">
              <w:rPr>
                <w:rFonts w:hint="eastAsia"/>
                <w:sz w:val="20"/>
                <w:szCs w:val="20"/>
              </w:rPr>
              <w:t>。</w:t>
            </w:r>
          </w:p>
          <w:p w14:paraId="0491D30B" w14:textId="333A03DE"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（セミコロン区切りで列挙）</w:t>
            </w:r>
          </w:p>
        </w:tc>
      </w:tr>
      <w:tr w:rsidR="00E4202E" w14:paraId="3426EAE7" w14:textId="77777777" w:rsidTr="00E4202E">
        <w:trPr>
          <w:trHeight w:val="270"/>
        </w:trPr>
        <w:tc>
          <w:tcPr>
            <w:tcW w:w="708" w:type="dxa"/>
          </w:tcPr>
          <w:p w14:paraId="3D580D8D" w14:textId="77777777" w:rsidR="00E4202E" w:rsidRPr="00E4202E" w:rsidRDefault="00E4202E" w:rsidP="00E4202E">
            <w:pPr>
              <w:pStyle w:val="affffffff3"/>
              <w:snapToGrid w:val="0"/>
              <w:rPr>
                <w:sz w:val="20"/>
                <w:szCs w:val="20"/>
              </w:rPr>
            </w:pPr>
          </w:p>
        </w:tc>
        <w:tc>
          <w:tcPr>
            <w:tcW w:w="2127" w:type="dxa"/>
            <w:noWrap/>
            <w:hideMark/>
          </w:tcPr>
          <w:p w14:paraId="760CB1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タグ</w:t>
            </w:r>
          </w:p>
        </w:tc>
        <w:tc>
          <w:tcPr>
            <w:tcW w:w="5249" w:type="dxa"/>
            <w:noWrap/>
            <w:hideMark/>
          </w:tcPr>
          <w:p w14:paraId="600B7F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分類用のタグを記載（セミコロン区切りで列挙）。</w:t>
            </w:r>
          </w:p>
        </w:tc>
      </w:tr>
      <w:tr w:rsidR="00E4202E" w14:paraId="70CB3063" w14:textId="77777777" w:rsidTr="00E4202E">
        <w:trPr>
          <w:trHeight w:val="270"/>
        </w:trPr>
        <w:tc>
          <w:tcPr>
            <w:tcW w:w="708" w:type="dxa"/>
          </w:tcPr>
          <w:p w14:paraId="540E697F" w14:textId="77777777" w:rsidR="00E4202E" w:rsidRPr="00E4202E" w:rsidRDefault="00E4202E" w:rsidP="00E4202E">
            <w:pPr>
              <w:pStyle w:val="affffffff3"/>
              <w:snapToGrid w:val="0"/>
              <w:rPr>
                <w:sz w:val="20"/>
                <w:szCs w:val="20"/>
              </w:rPr>
            </w:pPr>
          </w:p>
        </w:tc>
        <w:tc>
          <w:tcPr>
            <w:tcW w:w="2127" w:type="dxa"/>
            <w:noWrap/>
            <w:hideMark/>
          </w:tcPr>
          <w:p w14:paraId="47F2153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対象となる産業</w:t>
            </w:r>
          </w:p>
        </w:tc>
        <w:tc>
          <w:tcPr>
            <w:tcW w:w="5249" w:type="dxa"/>
            <w:noWrap/>
            <w:hideMark/>
          </w:tcPr>
          <w:p w14:paraId="2D249DE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イベントの対象となる産業（標準産業分類から選択）を記載。</w:t>
            </w:r>
          </w:p>
        </w:tc>
      </w:tr>
      <w:tr w:rsidR="00E4202E" w14:paraId="65F647F0" w14:textId="77777777" w:rsidTr="00E4202E">
        <w:trPr>
          <w:trHeight w:val="270"/>
        </w:trPr>
        <w:tc>
          <w:tcPr>
            <w:tcW w:w="708" w:type="dxa"/>
          </w:tcPr>
          <w:p w14:paraId="3E0C3502" w14:textId="77777777" w:rsidR="00E4202E" w:rsidRPr="00E4202E" w:rsidRDefault="00E4202E" w:rsidP="00E4202E">
            <w:pPr>
              <w:pStyle w:val="affffffff3"/>
              <w:snapToGrid w:val="0"/>
              <w:rPr>
                <w:sz w:val="20"/>
                <w:szCs w:val="20"/>
              </w:rPr>
            </w:pPr>
          </w:p>
        </w:tc>
        <w:tc>
          <w:tcPr>
            <w:tcW w:w="2127" w:type="dxa"/>
            <w:noWrap/>
            <w:hideMark/>
          </w:tcPr>
          <w:p w14:paraId="755A6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w:t>
            </w:r>
          </w:p>
        </w:tc>
        <w:tc>
          <w:tcPr>
            <w:tcW w:w="5249" w:type="dxa"/>
            <w:noWrap/>
            <w:hideMark/>
          </w:tcPr>
          <w:p w14:paraId="29636A6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開催パターン（定期開催、通年開催など）を記載。</w:t>
            </w:r>
          </w:p>
        </w:tc>
      </w:tr>
      <w:tr w:rsidR="00E4202E" w14:paraId="117EB398" w14:textId="77777777" w:rsidTr="00E4202E">
        <w:trPr>
          <w:trHeight w:val="270"/>
        </w:trPr>
        <w:tc>
          <w:tcPr>
            <w:tcW w:w="708" w:type="dxa"/>
          </w:tcPr>
          <w:p w14:paraId="34329D74" w14:textId="77777777" w:rsidR="00E4202E" w:rsidRPr="00E4202E" w:rsidRDefault="00E4202E" w:rsidP="00E4202E">
            <w:pPr>
              <w:pStyle w:val="affffffff3"/>
              <w:snapToGrid w:val="0"/>
              <w:rPr>
                <w:sz w:val="20"/>
                <w:szCs w:val="20"/>
              </w:rPr>
            </w:pPr>
          </w:p>
        </w:tc>
        <w:tc>
          <w:tcPr>
            <w:tcW w:w="2127" w:type="dxa"/>
            <w:noWrap/>
            <w:hideMark/>
          </w:tcPr>
          <w:p w14:paraId="14CF27C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w:t>
            </w:r>
          </w:p>
        </w:tc>
        <w:tc>
          <w:tcPr>
            <w:tcW w:w="5249" w:type="dxa"/>
            <w:noWrap/>
            <w:hideMark/>
          </w:tcPr>
          <w:p w14:paraId="6A3515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開始日を記載。</w:t>
            </w:r>
          </w:p>
        </w:tc>
      </w:tr>
      <w:tr w:rsidR="00E4202E" w14:paraId="74E6F884" w14:textId="77777777" w:rsidTr="00E4202E">
        <w:trPr>
          <w:trHeight w:val="270"/>
        </w:trPr>
        <w:tc>
          <w:tcPr>
            <w:tcW w:w="708" w:type="dxa"/>
          </w:tcPr>
          <w:p w14:paraId="44BC7D6C" w14:textId="77777777" w:rsidR="00E4202E" w:rsidRPr="00E4202E" w:rsidRDefault="00E4202E" w:rsidP="00E4202E">
            <w:pPr>
              <w:pStyle w:val="affffffff3"/>
              <w:snapToGrid w:val="0"/>
              <w:rPr>
                <w:sz w:val="20"/>
                <w:szCs w:val="20"/>
              </w:rPr>
            </w:pPr>
          </w:p>
        </w:tc>
        <w:tc>
          <w:tcPr>
            <w:tcW w:w="2127" w:type="dxa"/>
            <w:noWrap/>
            <w:hideMark/>
          </w:tcPr>
          <w:p w14:paraId="0E2482B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w:t>
            </w:r>
          </w:p>
        </w:tc>
        <w:tc>
          <w:tcPr>
            <w:tcW w:w="5249" w:type="dxa"/>
            <w:noWrap/>
            <w:hideMark/>
          </w:tcPr>
          <w:p w14:paraId="29B737D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終了日を記載。</w:t>
            </w:r>
          </w:p>
        </w:tc>
      </w:tr>
      <w:tr w:rsidR="00E4202E" w14:paraId="2A7C122C" w14:textId="77777777" w:rsidTr="00E4202E">
        <w:trPr>
          <w:trHeight w:val="270"/>
        </w:trPr>
        <w:tc>
          <w:tcPr>
            <w:tcW w:w="708" w:type="dxa"/>
          </w:tcPr>
          <w:p w14:paraId="5BD8DAFC" w14:textId="77777777" w:rsidR="00E4202E" w:rsidRPr="00E4202E" w:rsidRDefault="00E4202E" w:rsidP="00E4202E">
            <w:pPr>
              <w:pStyle w:val="affffffff3"/>
              <w:snapToGrid w:val="0"/>
              <w:rPr>
                <w:sz w:val="20"/>
                <w:szCs w:val="20"/>
              </w:rPr>
            </w:pPr>
          </w:p>
        </w:tc>
        <w:tc>
          <w:tcPr>
            <w:tcW w:w="2127" w:type="dxa"/>
            <w:noWrap/>
            <w:hideMark/>
          </w:tcPr>
          <w:p w14:paraId="2955D9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w:t>
            </w:r>
          </w:p>
        </w:tc>
        <w:tc>
          <w:tcPr>
            <w:tcW w:w="5249" w:type="dxa"/>
            <w:noWrap/>
            <w:hideMark/>
          </w:tcPr>
          <w:p w14:paraId="5D7D499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開始時刻を記載。</w:t>
            </w:r>
          </w:p>
        </w:tc>
      </w:tr>
      <w:tr w:rsidR="00E4202E" w14:paraId="06D9AD2D" w14:textId="77777777" w:rsidTr="00E4202E">
        <w:trPr>
          <w:trHeight w:val="270"/>
        </w:trPr>
        <w:tc>
          <w:tcPr>
            <w:tcW w:w="708" w:type="dxa"/>
          </w:tcPr>
          <w:p w14:paraId="74D1FB4C" w14:textId="77777777" w:rsidR="00E4202E" w:rsidRPr="00E4202E" w:rsidRDefault="00E4202E" w:rsidP="00E4202E">
            <w:pPr>
              <w:pStyle w:val="affffffff3"/>
              <w:snapToGrid w:val="0"/>
              <w:rPr>
                <w:sz w:val="20"/>
                <w:szCs w:val="20"/>
              </w:rPr>
            </w:pPr>
          </w:p>
        </w:tc>
        <w:tc>
          <w:tcPr>
            <w:tcW w:w="2127" w:type="dxa"/>
            <w:noWrap/>
            <w:hideMark/>
          </w:tcPr>
          <w:p w14:paraId="36A2803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w:t>
            </w:r>
          </w:p>
        </w:tc>
        <w:tc>
          <w:tcPr>
            <w:tcW w:w="5249" w:type="dxa"/>
            <w:noWrap/>
            <w:hideMark/>
          </w:tcPr>
          <w:p w14:paraId="131E276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終了時刻を記載。</w:t>
            </w:r>
          </w:p>
        </w:tc>
      </w:tr>
      <w:tr w:rsidR="00E4202E" w14:paraId="2B587B3C" w14:textId="77777777" w:rsidTr="00E4202E">
        <w:trPr>
          <w:trHeight w:val="270"/>
        </w:trPr>
        <w:tc>
          <w:tcPr>
            <w:tcW w:w="708" w:type="dxa"/>
          </w:tcPr>
          <w:p w14:paraId="67D55144" w14:textId="77777777" w:rsidR="00E4202E" w:rsidRPr="00E4202E" w:rsidRDefault="00E4202E" w:rsidP="00E4202E">
            <w:pPr>
              <w:pStyle w:val="affffffff3"/>
              <w:snapToGrid w:val="0"/>
              <w:rPr>
                <w:sz w:val="20"/>
                <w:szCs w:val="20"/>
              </w:rPr>
            </w:pPr>
          </w:p>
        </w:tc>
        <w:tc>
          <w:tcPr>
            <w:tcW w:w="2127" w:type="dxa"/>
            <w:noWrap/>
            <w:hideMark/>
          </w:tcPr>
          <w:p w14:paraId="7D9B873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日時備考</w:t>
            </w:r>
          </w:p>
        </w:tc>
        <w:tc>
          <w:tcPr>
            <w:tcW w:w="5249" w:type="dxa"/>
            <w:noWrap/>
            <w:hideMark/>
          </w:tcPr>
          <w:p w14:paraId="529EA62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日時に関する備考（最終日は早く終わることなど）を記載。</w:t>
            </w:r>
          </w:p>
        </w:tc>
      </w:tr>
      <w:tr w:rsidR="00E4202E" w14:paraId="22EE3C58" w14:textId="77777777" w:rsidTr="00E4202E">
        <w:trPr>
          <w:trHeight w:val="270"/>
        </w:trPr>
        <w:tc>
          <w:tcPr>
            <w:tcW w:w="708" w:type="dxa"/>
          </w:tcPr>
          <w:p w14:paraId="7C7C838F" w14:textId="77777777" w:rsidR="00E4202E" w:rsidRPr="00E4202E" w:rsidRDefault="00E4202E" w:rsidP="00E4202E">
            <w:pPr>
              <w:pStyle w:val="affffffff3"/>
              <w:snapToGrid w:val="0"/>
              <w:rPr>
                <w:sz w:val="20"/>
                <w:szCs w:val="20"/>
              </w:rPr>
            </w:pPr>
          </w:p>
        </w:tc>
        <w:tc>
          <w:tcPr>
            <w:tcW w:w="2127" w:type="dxa"/>
            <w:noWrap/>
            <w:hideMark/>
          </w:tcPr>
          <w:p w14:paraId="4FD012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w:t>
            </w:r>
          </w:p>
        </w:tc>
        <w:tc>
          <w:tcPr>
            <w:tcW w:w="5249" w:type="dxa"/>
            <w:noWrap/>
            <w:hideMark/>
          </w:tcPr>
          <w:p w14:paraId="7C56A46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所要時間を記載。</w:t>
            </w:r>
          </w:p>
        </w:tc>
      </w:tr>
      <w:tr w:rsidR="00E4202E" w14:paraId="2D1716D6" w14:textId="77777777" w:rsidTr="00E4202E">
        <w:trPr>
          <w:trHeight w:val="270"/>
        </w:trPr>
        <w:tc>
          <w:tcPr>
            <w:tcW w:w="708" w:type="dxa"/>
            <w:hideMark/>
          </w:tcPr>
          <w:p w14:paraId="288DBA8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039E6F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ID</w:t>
            </w:r>
          </w:p>
        </w:tc>
        <w:tc>
          <w:tcPr>
            <w:tcW w:w="5249" w:type="dxa"/>
            <w:noWrap/>
            <w:hideMark/>
          </w:tcPr>
          <w:p w14:paraId="285DAF3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イベントに付与した一意のIDを記載。</w:t>
            </w:r>
          </w:p>
        </w:tc>
      </w:tr>
      <w:tr w:rsidR="00E4202E" w14:paraId="46C3B861" w14:textId="77777777" w:rsidTr="00E4202E">
        <w:trPr>
          <w:trHeight w:val="270"/>
        </w:trPr>
        <w:tc>
          <w:tcPr>
            <w:tcW w:w="708" w:type="dxa"/>
            <w:hideMark/>
          </w:tcPr>
          <w:p w14:paraId="69D3EB6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F9C7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掲載開始日</w:t>
            </w:r>
          </w:p>
        </w:tc>
        <w:tc>
          <w:tcPr>
            <w:tcW w:w="5249" w:type="dxa"/>
            <w:noWrap/>
            <w:hideMark/>
          </w:tcPr>
          <w:p w14:paraId="666EE13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イベント情報の掲載開始日を記載。</w:t>
            </w:r>
          </w:p>
        </w:tc>
      </w:tr>
      <w:tr w:rsidR="00E4202E" w14:paraId="12E3B609" w14:textId="77777777" w:rsidTr="00E4202E">
        <w:trPr>
          <w:trHeight w:val="270"/>
        </w:trPr>
        <w:tc>
          <w:tcPr>
            <w:tcW w:w="708" w:type="dxa"/>
            <w:hideMark/>
          </w:tcPr>
          <w:p w14:paraId="5D853C3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B635DF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掲載終了日</w:t>
            </w:r>
          </w:p>
        </w:tc>
        <w:tc>
          <w:tcPr>
            <w:tcW w:w="5249" w:type="dxa"/>
            <w:noWrap/>
            <w:hideMark/>
          </w:tcPr>
          <w:p w14:paraId="0E19E7F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イベント情報の掲載終了日を記載。</w:t>
            </w:r>
          </w:p>
        </w:tc>
      </w:tr>
      <w:tr w:rsidR="00E4202E" w14:paraId="470453E5" w14:textId="77777777" w:rsidTr="00E4202E">
        <w:trPr>
          <w:trHeight w:val="270"/>
        </w:trPr>
        <w:tc>
          <w:tcPr>
            <w:tcW w:w="708" w:type="dxa"/>
            <w:hideMark/>
          </w:tcPr>
          <w:p w14:paraId="44CB349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2AC421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場所名称</w:t>
            </w:r>
          </w:p>
        </w:tc>
        <w:tc>
          <w:tcPr>
            <w:tcW w:w="5249" w:type="dxa"/>
            <w:noWrap/>
            <w:hideMark/>
          </w:tcPr>
          <w:p w14:paraId="65714F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開催場所の名称を記載。</w:t>
            </w:r>
          </w:p>
        </w:tc>
      </w:tr>
      <w:tr w:rsidR="00E4202E" w14:paraId="10511D01" w14:textId="77777777" w:rsidTr="00E4202E">
        <w:trPr>
          <w:trHeight w:val="270"/>
        </w:trPr>
        <w:tc>
          <w:tcPr>
            <w:tcW w:w="708" w:type="dxa"/>
            <w:hideMark/>
          </w:tcPr>
          <w:p w14:paraId="0C1342F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FD089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集合（受付）場所</w:t>
            </w:r>
          </w:p>
        </w:tc>
        <w:tc>
          <w:tcPr>
            <w:tcW w:w="5249" w:type="dxa"/>
            <w:noWrap/>
            <w:hideMark/>
          </w:tcPr>
          <w:p w14:paraId="5B3EB92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集合または受付場所を記載。</w:t>
            </w:r>
          </w:p>
        </w:tc>
      </w:tr>
      <w:tr w:rsidR="00E4202E" w14:paraId="2F3FAE18" w14:textId="77777777" w:rsidTr="00E4202E">
        <w:trPr>
          <w:trHeight w:val="270"/>
        </w:trPr>
        <w:tc>
          <w:tcPr>
            <w:tcW w:w="708" w:type="dxa"/>
            <w:hideMark/>
          </w:tcPr>
          <w:p w14:paraId="12D266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CA23E3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開催場所住所</w:t>
            </w:r>
          </w:p>
        </w:tc>
        <w:tc>
          <w:tcPr>
            <w:tcW w:w="5249" w:type="dxa"/>
            <w:noWrap/>
            <w:hideMark/>
          </w:tcPr>
          <w:p w14:paraId="6739ABFB" w14:textId="77777777" w:rsidR="00E4202E" w:rsidRPr="00E4202E" w:rsidRDefault="00E4202E" w:rsidP="00E4202E">
            <w:pPr>
              <w:pStyle w:val="affffffff3"/>
              <w:snapToGrid w:val="0"/>
              <w:rPr>
                <w:sz w:val="20"/>
                <w:szCs w:val="20"/>
              </w:rPr>
            </w:pPr>
            <w:r w:rsidRPr="00E4202E">
              <w:rPr>
                <w:rFonts w:hint="eastAsia"/>
                <w:sz w:val="20"/>
                <w:szCs w:val="20"/>
              </w:rPr>
              <w:t>開催場所の住所を記載。</w:t>
            </w:r>
          </w:p>
          <w:p w14:paraId="2A879A8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コアデータモデル「住所」を参照。</w:t>
            </w:r>
          </w:p>
        </w:tc>
      </w:tr>
      <w:tr w:rsidR="00E4202E" w14:paraId="4519EEF2" w14:textId="77777777" w:rsidTr="00E4202E">
        <w:trPr>
          <w:trHeight w:val="270"/>
        </w:trPr>
        <w:tc>
          <w:tcPr>
            <w:tcW w:w="708" w:type="dxa"/>
            <w:hideMark/>
          </w:tcPr>
          <w:p w14:paraId="39069706"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CDCA5E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w:t>
            </w:r>
          </w:p>
        </w:tc>
        <w:tc>
          <w:tcPr>
            <w:tcW w:w="5249" w:type="dxa"/>
            <w:noWrap/>
            <w:hideMark/>
          </w:tcPr>
          <w:p w14:paraId="47D4AD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Web開催の有無を記載。</w:t>
            </w:r>
          </w:p>
        </w:tc>
      </w:tr>
      <w:tr w:rsidR="00E4202E" w14:paraId="27AC1222" w14:textId="77777777" w:rsidTr="00E4202E">
        <w:trPr>
          <w:trHeight w:val="270"/>
        </w:trPr>
        <w:tc>
          <w:tcPr>
            <w:tcW w:w="708" w:type="dxa"/>
          </w:tcPr>
          <w:p w14:paraId="0EF0981A" w14:textId="77777777" w:rsidR="00E4202E" w:rsidRPr="00E4202E" w:rsidRDefault="00E4202E" w:rsidP="00E4202E">
            <w:pPr>
              <w:pStyle w:val="affffffff3"/>
              <w:snapToGrid w:val="0"/>
              <w:rPr>
                <w:sz w:val="20"/>
                <w:szCs w:val="20"/>
              </w:rPr>
            </w:pPr>
          </w:p>
        </w:tc>
        <w:tc>
          <w:tcPr>
            <w:tcW w:w="2127" w:type="dxa"/>
            <w:noWrap/>
            <w:hideMark/>
          </w:tcPr>
          <w:p w14:paraId="3F07DD4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Web開催URL</w:t>
            </w:r>
          </w:p>
        </w:tc>
        <w:tc>
          <w:tcPr>
            <w:tcW w:w="5249" w:type="dxa"/>
            <w:noWrap/>
            <w:hideMark/>
          </w:tcPr>
          <w:p w14:paraId="2BC10A1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Web開催のURLを記載。</w:t>
            </w:r>
          </w:p>
        </w:tc>
      </w:tr>
      <w:tr w:rsidR="00E4202E" w14:paraId="1C5208C8" w14:textId="77777777" w:rsidTr="00E4202E">
        <w:trPr>
          <w:trHeight w:val="270"/>
        </w:trPr>
        <w:tc>
          <w:tcPr>
            <w:tcW w:w="708" w:type="dxa"/>
          </w:tcPr>
          <w:p w14:paraId="0F4061AB" w14:textId="77777777" w:rsidR="00E4202E" w:rsidRPr="00E4202E" w:rsidRDefault="00E4202E" w:rsidP="00E4202E">
            <w:pPr>
              <w:pStyle w:val="affffffff3"/>
              <w:snapToGrid w:val="0"/>
              <w:rPr>
                <w:sz w:val="20"/>
                <w:szCs w:val="20"/>
              </w:rPr>
            </w:pPr>
          </w:p>
        </w:tc>
        <w:tc>
          <w:tcPr>
            <w:tcW w:w="2127" w:type="dxa"/>
            <w:noWrap/>
            <w:hideMark/>
          </w:tcPr>
          <w:p w14:paraId="33EFA34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ツール・環境</w:t>
            </w:r>
          </w:p>
        </w:tc>
        <w:tc>
          <w:tcPr>
            <w:tcW w:w="5249" w:type="dxa"/>
            <w:noWrap/>
            <w:hideMark/>
          </w:tcPr>
          <w:p w14:paraId="0B56C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Web開催時の使用ツールを記載（セミコロン区切りで列挙）。</w:t>
            </w:r>
          </w:p>
        </w:tc>
      </w:tr>
      <w:tr w:rsidR="00E4202E" w14:paraId="26605DA6" w14:textId="77777777" w:rsidTr="00E4202E">
        <w:trPr>
          <w:trHeight w:val="270"/>
        </w:trPr>
        <w:tc>
          <w:tcPr>
            <w:tcW w:w="708" w:type="dxa"/>
            <w:hideMark/>
          </w:tcPr>
          <w:p w14:paraId="1227991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42865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w:t>
            </w:r>
          </w:p>
        </w:tc>
        <w:tc>
          <w:tcPr>
            <w:tcW w:w="5249" w:type="dxa"/>
            <w:noWrap/>
            <w:hideMark/>
          </w:tcPr>
          <w:p w14:paraId="6CCA425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主催団体名を記載。</w:t>
            </w:r>
          </w:p>
        </w:tc>
      </w:tr>
      <w:tr w:rsidR="00E4202E" w14:paraId="71890786" w14:textId="77777777" w:rsidTr="00E4202E">
        <w:trPr>
          <w:trHeight w:val="270"/>
        </w:trPr>
        <w:tc>
          <w:tcPr>
            <w:tcW w:w="708" w:type="dxa"/>
          </w:tcPr>
          <w:p w14:paraId="59F572F5" w14:textId="77777777" w:rsidR="00E4202E" w:rsidRPr="00E4202E" w:rsidRDefault="00E4202E" w:rsidP="00E4202E">
            <w:pPr>
              <w:pStyle w:val="affffffff3"/>
              <w:snapToGrid w:val="0"/>
              <w:rPr>
                <w:sz w:val="20"/>
                <w:szCs w:val="20"/>
              </w:rPr>
            </w:pPr>
          </w:p>
        </w:tc>
        <w:tc>
          <w:tcPr>
            <w:tcW w:w="2127" w:type="dxa"/>
            <w:noWrap/>
            <w:hideMark/>
          </w:tcPr>
          <w:p w14:paraId="38481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w:t>
            </w:r>
          </w:p>
        </w:tc>
        <w:tc>
          <w:tcPr>
            <w:tcW w:w="5249" w:type="dxa"/>
            <w:noWrap/>
            <w:hideMark/>
          </w:tcPr>
          <w:p w14:paraId="3F9C7D8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共催団体名を記載。</w:t>
            </w:r>
          </w:p>
        </w:tc>
      </w:tr>
      <w:tr w:rsidR="00E4202E" w14:paraId="1718DCF2" w14:textId="77777777" w:rsidTr="00E4202E">
        <w:trPr>
          <w:trHeight w:val="270"/>
        </w:trPr>
        <w:tc>
          <w:tcPr>
            <w:tcW w:w="708" w:type="dxa"/>
          </w:tcPr>
          <w:p w14:paraId="30F28B34" w14:textId="77777777" w:rsidR="00E4202E" w:rsidRPr="00E4202E" w:rsidRDefault="00E4202E" w:rsidP="00E4202E">
            <w:pPr>
              <w:pStyle w:val="affffffff3"/>
              <w:snapToGrid w:val="0"/>
              <w:rPr>
                <w:sz w:val="20"/>
                <w:szCs w:val="20"/>
              </w:rPr>
            </w:pPr>
          </w:p>
        </w:tc>
        <w:tc>
          <w:tcPr>
            <w:tcW w:w="2127" w:type="dxa"/>
            <w:noWrap/>
            <w:hideMark/>
          </w:tcPr>
          <w:p w14:paraId="63D3168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その他関係団体</w:t>
            </w:r>
          </w:p>
        </w:tc>
        <w:tc>
          <w:tcPr>
            <w:tcW w:w="5249" w:type="dxa"/>
            <w:noWrap/>
            <w:hideMark/>
          </w:tcPr>
          <w:p w14:paraId="3414A55E" w14:textId="77777777" w:rsidR="00E4202E" w:rsidRPr="00E4202E" w:rsidRDefault="00E4202E" w:rsidP="00E4202E">
            <w:pPr>
              <w:pStyle w:val="affffffff3"/>
              <w:snapToGrid w:val="0"/>
              <w:rPr>
                <w:rFonts w:cs="ＭＳ Ｐゴシック"/>
                <w:kern w:val="0"/>
                <w:sz w:val="20"/>
                <w:szCs w:val="20"/>
              </w:rPr>
            </w:pPr>
            <w:r w:rsidRPr="00E4202E">
              <w:rPr>
                <w:rFonts w:hint="eastAsia"/>
                <w:sz w:val="20"/>
                <w:szCs w:val="20"/>
              </w:rPr>
              <w:t>協賛、協力などの開催に関連する団体名を記載。</w:t>
            </w:r>
          </w:p>
        </w:tc>
      </w:tr>
      <w:tr w:rsidR="00E4202E" w14:paraId="6E5C5A52" w14:textId="77777777" w:rsidTr="00E4202E">
        <w:trPr>
          <w:trHeight w:val="270"/>
        </w:trPr>
        <w:tc>
          <w:tcPr>
            <w:tcW w:w="708" w:type="dxa"/>
            <w:hideMark/>
          </w:tcPr>
          <w:p w14:paraId="2FE0E29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160A66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w:t>
            </w:r>
          </w:p>
        </w:tc>
        <w:tc>
          <w:tcPr>
            <w:tcW w:w="5249" w:type="dxa"/>
            <w:noWrap/>
            <w:hideMark/>
          </w:tcPr>
          <w:p w14:paraId="53DD5D9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対象者を記載。</w:t>
            </w:r>
          </w:p>
        </w:tc>
      </w:tr>
      <w:tr w:rsidR="00E4202E" w14:paraId="29E24275" w14:textId="77777777" w:rsidTr="00E4202E">
        <w:trPr>
          <w:trHeight w:val="270"/>
        </w:trPr>
        <w:tc>
          <w:tcPr>
            <w:tcW w:w="708" w:type="dxa"/>
          </w:tcPr>
          <w:p w14:paraId="6801EE47" w14:textId="77777777" w:rsidR="00E4202E" w:rsidRPr="00E4202E" w:rsidRDefault="00E4202E" w:rsidP="00E4202E">
            <w:pPr>
              <w:pStyle w:val="affffffff3"/>
              <w:snapToGrid w:val="0"/>
              <w:rPr>
                <w:sz w:val="20"/>
                <w:szCs w:val="20"/>
              </w:rPr>
            </w:pPr>
          </w:p>
        </w:tc>
        <w:tc>
          <w:tcPr>
            <w:tcW w:w="2127" w:type="dxa"/>
            <w:noWrap/>
            <w:hideMark/>
          </w:tcPr>
          <w:p w14:paraId="2D1F089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対象者備考</w:t>
            </w:r>
          </w:p>
        </w:tc>
        <w:tc>
          <w:tcPr>
            <w:tcW w:w="5249" w:type="dxa"/>
            <w:noWrap/>
            <w:hideMark/>
          </w:tcPr>
          <w:p w14:paraId="1A9A3B5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対象者に関する備考（カップル限定など）を記載。</w:t>
            </w:r>
          </w:p>
        </w:tc>
      </w:tr>
      <w:tr w:rsidR="00E4202E" w14:paraId="03A89E51" w14:textId="77777777" w:rsidTr="00E4202E">
        <w:trPr>
          <w:trHeight w:val="270"/>
        </w:trPr>
        <w:tc>
          <w:tcPr>
            <w:tcW w:w="708" w:type="dxa"/>
          </w:tcPr>
          <w:p w14:paraId="681C4689" w14:textId="77777777" w:rsidR="00E4202E" w:rsidRPr="00E4202E" w:rsidRDefault="00E4202E" w:rsidP="00E4202E">
            <w:pPr>
              <w:pStyle w:val="affffffff3"/>
              <w:snapToGrid w:val="0"/>
              <w:rPr>
                <w:sz w:val="20"/>
                <w:szCs w:val="20"/>
              </w:rPr>
            </w:pPr>
          </w:p>
        </w:tc>
        <w:tc>
          <w:tcPr>
            <w:tcW w:w="2127" w:type="dxa"/>
            <w:noWrap/>
            <w:hideMark/>
          </w:tcPr>
          <w:p w14:paraId="1FCAF3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w:t>
            </w:r>
          </w:p>
        </w:tc>
        <w:tc>
          <w:tcPr>
            <w:tcW w:w="5249" w:type="dxa"/>
            <w:noWrap/>
            <w:hideMark/>
          </w:tcPr>
          <w:p w14:paraId="47E3A7C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定員を記載。</w:t>
            </w:r>
          </w:p>
        </w:tc>
      </w:tr>
      <w:tr w:rsidR="00E4202E" w14:paraId="15F437E0" w14:textId="77777777" w:rsidTr="00E4202E">
        <w:trPr>
          <w:trHeight w:val="270"/>
        </w:trPr>
        <w:tc>
          <w:tcPr>
            <w:tcW w:w="708" w:type="dxa"/>
          </w:tcPr>
          <w:p w14:paraId="76CE4A29" w14:textId="77777777" w:rsidR="00E4202E" w:rsidRPr="00E4202E" w:rsidRDefault="00E4202E" w:rsidP="00E4202E">
            <w:pPr>
              <w:pStyle w:val="affffffff3"/>
              <w:snapToGrid w:val="0"/>
              <w:rPr>
                <w:sz w:val="20"/>
                <w:szCs w:val="20"/>
              </w:rPr>
            </w:pPr>
          </w:p>
        </w:tc>
        <w:tc>
          <w:tcPr>
            <w:tcW w:w="2127" w:type="dxa"/>
            <w:noWrap/>
            <w:hideMark/>
          </w:tcPr>
          <w:p w14:paraId="630004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定員備考</w:t>
            </w:r>
          </w:p>
        </w:tc>
        <w:tc>
          <w:tcPr>
            <w:tcW w:w="5249" w:type="dxa"/>
            <w:noWrap/>
            <w:hideMark/>
          </w:tcPr>
          <w:p w14:paraId="12C11FF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定員に関する備考（３グループまでなど）を記載。</w:t>
            </w:r>
          </w:p>
        </w:tc>
      </w:tr>
      <w:tr w:rsidR="00E4202E" w14:paraId="5E6347B9" w14:textId="77777777" w:rsidTr="00E4202E">
        <w:trPr>
          <w:trHeight w:val="270"/>
        </w:trPr>
        <w:tc>
          <w:tcPr>
            <w:tcW w:w="708" w:type="dxa"/>
            <w:hideMark/>
          </w:tcPr>
          <w:p w14:paraId="55104A7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D068D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料金種別</w:t>
            </w:r>
          </w:p>
        </w:tc>
        <w:tc>
          <w:tcPr>
            <w:tcW w:w="5249" w:type="dxa"/>
            <w:noWrap/>
            <w:hideMark/>
          </w:tcPr>
          <w:p w14:paraId="2F6F5D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「有料」、「無料」の区分を記載。</w:t>
            </w:r>
          </w:p>
        </w:tc>
      </w:tr>
      <w:tr w:rsidR="00E4202E" w14:paraId="584C72BD" w14:textId="77777777" w:rsidTr="00E4202E">
        <w:trPr>
          <w:trHeight w:val="270"/>
        </w:trPr>
        <w:tc>
          <w:tcPr>
            <w:tcW w:w="708" w:type="dxa"/>
          </w:tcPr>
          <w:p w14:paraId="21C37BF2" w14:textId="77777777" w:rsidR="00E4202E" w:rsidRPr="00E4202E" w:rsidRDefault="00E4202E" w:rsidP="00E4202E">
            <w:pPr>
              <w:pStyle w:val="affffffff3"/>
              <w:snapToGrid w:val="0"/>
              <w:rPr>
                <w:sz w:val="20"/>
                <w:szCs w:val="20"/>
              </w:rPr>
            </w:pPr>
          </w:p>
        </w:tc>
        <w:tc>
          <w:tcPr>
            <w:tcW w:w="2127" w:type="dxa"/>
            <w:noWrap/>
            <w:hideMark/>
          </w:tcPr>
          <w:p w14:paraId="6376B06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w:t>
            </w:r>
          </w:p>
        </w:tc>
        <w:tc>
          <w:tcPr>
            <w:tcW w:w="5249" w:type="dxa"/>
            <w:noWrap/>
            <w:hideMark/>
          </w:tcPr>
          <w:p w14:paraId="5B5B4AA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イベントに参加費用（単位：円）で記載。</w:t>
            </w:r>
          </w:p>
        </w:tc>
      </w:tr>
      <w:tr w:rsidR="00E4202E" w14:paraId="586B1CB5" w14:textId="77777777" w:rsidTr="00E4202E">
        <w:trPr>
          <w:trHeight w:val="270"/>
        </w:trPr>
        <w:tc>
          <w:tcPr>
            <w:tcW w:w="708" w:type="dxa"/>
          </w:tcPr>
          <w:p w14:paraId="07DA96BA" w14:textId="77777777" w:rsidR="00E4202E" w:rsidRPr="00E4202E" w:rsidRDefault="00E4202E" w:rsidP="00E4202E">
            <w:pPr>
              <w:pStyle w:val="affffffff3"/>
              <w:snapToGrid w:val="0"/>
              <w:rPr>
                <w:sz w:val="20"/>
                <w:szCs w:val="20"/>
              </w:rPr>
            </w:pPr>
          </w:p>
        </w:tc>
        <w:tc>
          <w:tcPr>
            <w:tcW w:w="2127" w:type="dxa"/>
            <w:noWrap/>
            <w:hideMark/>
          </w:tcPr>
          <w:p w14:paraId="67D51DC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料金備考</w:t>
            </w:r>
          </w:p>
        </w:tc>
        <w:tc>
          <w:tcPr>
            <w:tcW w:w="5249" w:type="dxa"/>
            <w:noWrap/>
            <w:hideMark/>
          </w:tcPr>
          <w:p w14:paraId="75E4750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料金に関する備考（１グループ1000円など）を記載。</w:t>
            </w:r>
          </w:p>
        </w:tc>
      </w:tr>
      <w:tr w:rsidR="00E4202E" w14:paraId="17CB5CE1" w14:textId="77777777" w:rsidTr="00E4202E">
        <w:trPr>
          <w:trHeight w:val="270"/>
        </w:trPr>
        <w:tc>
          <w:tcPr>
            <w:tcW w:w="708" w:type="dxa"/>
          </w:tcPr>
          <w:p w14:paraId="20393362" w14:textId="77777777" w:rsidR="00E4202E" w:rsidRPr="00E4202E" w:rsidRDefault="00E4202E" w:rsidP="00E4202E">
            <w:pPr>
              <w:pStyle w:val="affffffff3"/>
              <w:snapToGrid w:val="0"/>
              <w:rPr>
                <w:sz w:val="20"/>
                <w:szCs w:val="20"/>
              </w:rPr>
            </w:pPr>
          </w:p>
        </w:tc>
        <w:tc>
          <w:tcPr>
            <w:tcW w:w="2127" w:type="dxa"/>
            <w:noWrap/>
            <w:hideMark/>
          </w:tcPr>
          <w:p w14:paraId="4D74F21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w:t>
            </w:r>
          </w:p>
        </w:tc>
        <w:tc>
          <w:tcPr>
            <w:tcW w:w="5249" w:type="dxa"/>
            <w:noWrap/>
            <w:hideMark/>
          </w:tcPr>
          <w:p w14:paraId="1A78651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決済種別（現金、クレジットカード、電子マネーなど）を記載（セミコロン区切りで列挙）。</w:t>
            </w:r>
          </w:p>
        </w:tc>
      </w:tr>
      <w:tr w:rsidR="00E4202E" w14:paraId="38843478" w14:textId="77777777" w:rsidTr="00E4202E">
        <w:trPr>
          <w:trHeight w:val="270"/>
        </w:trPr>
        <w:tc>
          <w:tcPr>
            <w:tcW w:w="708" w:type="dxa"/>
          </w:tcPr>
          <w:p w14:paraId="6FB6F3AF" w14:textId="77777777" w:rsidR="00E4202E" w:rsidRPr="00E4202E" w:rsidRDefault="00E4202E" w:rsidP="00E4202E">
            <w:pPr>
              <w:pStyle w:val="affffffff3"/>
              <w:snapToGrid w:val="0"/>
              <w:rPr>
                <w:sz w:val="20"/>
                <w:szCs w:val="20"/>
              </w:rPr>
            </w:pPr>
          </w:p>
        </w:tc>
        <w:tc>
          <w:tcPr>
            <w:tcW w:w="2127" w:type="dxa"/>
            <w:noWrap/>
            <w:hideMark/>
          </w:tcPr>
          <w:p w14:paraId="58AF798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w:t>
            </w:r>
          </w:p>
        </w:tc>
        <w:tc>
          <w:tcPr>
            <w:tcW w:w="5249" w:type="dxa"/>
            <w:noWrap/>
            <w:hideMark/>
          </w:tcPr>
          <w:p w14:paraId="5ED550A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外国語の対応言語を記載（セミコロン区切りで列挙）。</w:t>
            </w:r>
          </w:p>
        </w:tc>
      </w:tr>
      <w:tr w:rsidR="00E4202E" w14:paraId="56EB0282" w14:textId="77777777" w:rsidTr="00E4202E">
        <w:trPr>
          <w:trHeight w:val="270"/>
        </w:trPr>
        <w:tc>
          <w:tcPr>
            <w:tcW w:w="708" w:type="dxa"/>
          </w:tcPr>
          <w:p w14:paraId="42DDA79A" w14:textId="77777777" w:rsidR="00E4202E" w:rsidRPr="00E4202E" w:rsidRDefault="00E4202E" w:rsidP="00E4202E">
            <w:pPr>
              <w:pStyle w:val="affffffff3"/>
              <w:snapToGrid w:val="0"/>
              <w:rPr>
                <w:sz w:val="20"/>
                <w:szCs w:val="20"/>
              </w:rPr>
            </w:pPr>
          </w:p>
        </w:tc>
        <w:tc>
          <w:tcPr>
            <w:tcW w:w="2127" w:type="dxa"/>
            <w:noWrap/>
            <w:hideMark/>
          </w:tcPr>
          <w:p w14:paraId="4C7387C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外国語対応備考</w:t>
            </w:r>
          </w:p>
        </w:tc>
        <w:tc>
          <w:tcPr>
            <w:tcW w:w="5249" w:type="dxa"/>
            <w:noWrap/>
            <w:hideMark/>
          </w:tcPr>
          <w:p w14:paraId="072CA60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外国語対応に関する備考（英語は案内ありなど）を記載。</w:t>
            </w:r>
          </w:p>
        </w:tc>
      </w:tr>
      <w:tr w:rsidR="00E4202E" w14:paraId="7846E0D0" w14:textId="77777777" w:rsidTr="00E4202E">
        <w:trPr>
          <w:trHeight w:val="270"/>
        </w:trPr>
        <w:tc>
          <w:tcPr>
            <w:tcW w:w="708" w:type="dxa"/>
          </w:tcPr>
          <w:p w14:paraId="10CC2180" w14:textId="77777777" w:rsidR="00E4202E" w:rsidRPr="00E4202E" w:rsidRDefault="00E4202E" w:rsidP="00E4202E">
            <w:pPr>
              <w:pStyle w:val="affffffff3"/>
              <w:snapToGrid w:val="0"/>
              <w:rPr>
                <w:sz w:val="20"/>
                <w:szCs w:val="20"/>
              </w:rPr>
            </w:pPr>
          </w:p>
        </w:tc>
        <w:tc>
          <w:tcPr>
            <w:tcW w:w="2127" w:type="dxa"/>
            <w:noWrap/>
            <w:hideMark/>
          </w:tcPr>
          <w:p w14:paraId="022DF10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w:t>
            </w:r>
          </w:p>
        </w:tc>
        <w:tc>
          <w:tcPr>
            <w:tcW w:w="5249" w:type="dxa"/>
            <w:noWrap/>
            <w:hideMark/>
          </w:tcPr>
          <w:p w14:paraId="3784AF5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開催条件（雨天決行など）を記載。</w:t>
            </w:r>
          </w:p>
        </w:tc>
      </w:tr>
      <w:tr w:rsidR="00E4202E" w14:paraId="0A680223" w14:textId="77777777" w:rsidTr="00E4202E">
        <w:trPr>
          <w:trHeight w:val="270"/>
        </w:trPr>
        <w:tc>
          <w:tcPr>
            <w:tcW w:w="708" w:type="dxa"/>
          </w:tcPr>
          <w:p w14:paraId="522B7E5A" w14:textId="77777777" w:rsidR="00E4202E" w:rsidRPr="00E4202E" w:rsidRDefault="00E4202E" w:rsidP="00E4202E">
            <w:pPr>
              <w:pStyle w:val="affffffff3"/>
              <w:snapToGrid w:val="0"/>
              <w:rPr>
                <w:sz w:val="20"/>
                <w:szCs w:val="20"/>
              </w:rPr>
            </w:pPr>
          </w:p>
        </w:tc>
        <w:tc>
          <w:tcPr>
            <w:tcW w:w="2127" w:type="dxa"/>
            <w:noWrap/>
            <w:hideMark/>
          </w:tcPr>
          <w:p w14:paraId="699B270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申込期限日</w:t>
            </w:r>
          </w:p>
        </w:tc>
        <w:tc>
          <w:tcPr>
            <w:tcW w:w="5249" w:type="dxa"/>
            <w:noWrap/>
            <w:hideMark/>
          </w:tcPr>
          <w:p w14:paraId="0034F357" w14:textId="77777777" w:rsidR="00E4202E" w:rsidRPr="00E4202E" w:rsidRDefault="00E4202E" w:rsidP="00E4202E">
            <w:pPr>
              <w:pStyle w:val="affffffff3"/>
              <w:snapToGrid w:val="0"/>
              <w:rPr>
                <w:sz w:val="20"/>
                <w:szCs w:val="20"/>
              </w:rPr>
            </w:pPr>
            <w:r w:rsidRPr="00E4202E">
              <w:rPr>
                <w:rFonts w:hint="eastAsia"/>
                <w:sz w:val="20"/>
                <w:szCs w:val="20"/>
              </w:rPr>
              <w:t>申込期限日を記載。</w:t>
            </w:r>
          </w:p>
        </w:tc>
      </w:tr>
      <w:tr w:rsidR="00E4202E" w14:paraId="78B3C111" w14:textId="77777777" w:rsidTr="00E4202E">
        <w:trPr>
          <w:trHeight w:val="270"/>
        </w:trPr>
        <w:tc>
          <w:tcPr>
            <w:tcW w:w="708" w:type="dxa"/>
          </w:tcPr>
          <w:p w14:paraId="5326AEAA" w14:textId="77777777" w:rsidR="00E4202E" w:rsidRPr="00E4202E" w:rsidRDefault="00E4202E" w:rsidP="00E4202E">
            <w:pPr>
              <w:pStyle w:val="affffffff3"/>
              <w:snapToGrid w:val="0"/>
              <w:rPr>
                <w:sz w:val="20"/>
                <w:szCs w:val="20"/>
              </w:rPr>
            </w:pPr>
          </w:p>
        </w:tc>
        <w:tc>
          <w:tcPr>
            <w:tcW w:w="2127" w:type="dxa"/>
            <w:noWrap/>
            <w:hideMark/>
          </w:tcPr>
          <w:p w14:paraId="0E078F9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申込期限時刻</w:t>
            </w:r>
          </w:p>
        </w:tc>
        <w:tc>
          <w:tcPr>
            <w:tcW w:w="5249" w:type="dxa"/>
            <w:noWrap/>
            <w:hideMark/>
          </w:tcPr>
          <w:p w14:paraId="531C1DE5" w14:textId="77777777" w:rsidR="00E4202E" w:rsidRPr="00E4202E" w:rsidRDefault="00E4202E" w:rsidP="00E4202E">
            <w:pPr>
              <w:pStyle w:val="affffffff3"/>
              <w:snapToGrid w:val="0"/>
              <w:rPr>
                <w:sz w:val="20"/>
                <w:szCs w:val="20"/>
              </w:rPr>
            </w:pPr>
            <w:r w:rsidRPr="00E4202E">
              <w:rPr>
                <w:rFonts w:hint="eastAsia"/>
                <w:sz w:val="20"/>
                <w:szCs w:val="20"/>
              </w:rPr>
              <w:t>申込期限時刻を記載。</w:t>
            </w:r>
          </w:p>
        </w:tc>
      </w:tr>
      <w:tr w:rsidR="00E4202E" w14:paraId="3ECBE36F" w14:textId="77777777" w:rsidTr="00E4202E">
        <w:trPr>
          <w:trHeight w:val="270"/>
        </w:trPr>
        <w:tc>
          <w:tcPr>
            <w:tcW w:w="708" w:type="dxa"/>
          </w:tcPr>
          <w:p w14:paraId="23029214" w14:textId="77777777" w:rsidR="00E4202E" w:rsidRPr="00E4202E" w:rsidRDefault="00E4202E" w:rsidP="00E4202E">
            <w:pPr>
              <w:pStyle w:val="affffffff3"/>
              <w:snapToGrid w:val="0"/>
              <w:rPr>
                <w:sz w:val="20"/>
                <w:szCs w:val="20"/>
              </w:rPr>
            </w:pPr>
          </w:p>
        </w:tc>
        <w:tc>
          <w:tcPr>
            <w:tcW w:w="2127" w:type="dxa"/>
            <w:noWrap/>
            <w:hideMark/>
          </w:tcPr>
          <w:p w14:paraId="34AAC82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申込開始日</w:t>
            </w:r>
          </w:p>
        </w:tc>
        <w:tc>
          <w:tcPr>
            <w:tcW w:w="5249" w:type="dxa"/>
            <w:noWrap/>
            <w:hideMark/>
          </w:tcPr>
          <w:p w14:paraId="16CC830A" w14:textId="77777777" w:rsidR="00E4202E" w:rsidRPr="00E4202E" w:rsidRDefault="00E4202E" w:rsidP="00E4202E">
            <w:pPr>
              <w:pStyle w:val="affffffff3"/>
              <w:snapToGrid w:val="0"/>
              <w:rPr>
                <w:sz w:val="20"/>
                <w:szCs w:val="20"/>
              </w:rPr>
            </w:pPr>
            <w:r w:rsidRPr="00E4202E">
              <w:rPr>
                <w:rFonts w:hint="eastAsia"/>
                <w:sz w:val="20"/>
                <w:szCs w:val="20"/>
              </w:rPr>
              <w:t>申込開始日を記載。</w:t>
            </w:r>
          </w:p>
        </w:tc>
      </w:tr>
      <w:tr w:rsidR="00E4202E" w14:paraId="14E1EE48" w14:textId="77777777" w:rsidTr="00E4202E">
        <w:trPr>
          <w:trHeight w:val="270"/>
        </w:trPr>
        <w:tc>
          <w:tcPr>
            <w:tcW w:w="708" w:type="dxa"/>
          </w:tcPr>
          <w:p w14:paraId="2EE0FA22" w14:textId="77777777" w:rsidR="00E4202E" w:rsidRPr="00E4202E" w:rsidRDefault="00E4202E" w:rsidP="00E4202E">
            <w:pPr>
              <w:pStyle w:val="affffffff3"/>
              <w:snapToGrid w:val="0"/>
              <w:rPr>
                <w:sz w:val="20"/>
                <w:szCs w:val="20"/>
              </w:rPr>
            </w:pPr>
          </w:p>
        </w:tc>
        <w:tc>
          <w:tcPr>
            <w:tcW w:w="2127" w:type="dxa"/>
            <w:noWrap/>
            <w:hideMark/>
          </w:tcPr>
          <w:p w14:paraId="07E8B7E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申込開始時刻</w:t>
            </w:r>
          </w:p>
        </w:tc>
        <w:tc>
          <w:tcPr>
            <w:tcW w:w="5249" w:type="dxa"/>
            <w:noWrap/>
            <w:hideMark/>
          </w:tcPr>
          <w:p w14:paraId="05E3F2B0" w14:textId="77777777" w:rsidR="00E4202E" w:rsidRPr="00E4202E" w:rsidRDefault="00E4202E" w:rsidP="00E4202E">
            <w:pPr>
              <w:pStyle w:val="affffffff3"/>
              <w:snapToGrid w:val="0"/>
              <w:rPr>
                <w:sz w:val="20"/>
                <w:szCs w:val="20"/>
              </w:rPr>
            </w:pPr>
            <w:r w:rsidRPr="00E4202E">
              <w:rPr>
                <w:rFonts w:hint="eastAsia"/>
                <w:sz w:val="20"/>
                <w:szCs w:val="20"/>
              </w:rPr>
              <w:t>申込開始時刻を記載。</w:t>
            </w:r>
          </w:p>
        </w:tc>
      </w:tr>
      <w:tr w:rsidR="00E4202E" w14:paraId="311FE7B3" w14:textId="77777777" w:rsidTr="00E4202E">
        <w:trPr>
          <w:trHeight w:val="270"/>
        </w:trPr>
        <w:tc>
          <w:tcPr>
            <w:tcW w:w="708" w:type="dxa"/>
          </w:tcPr>
          <w:p w14:paraId="3A7EF74E" w14:textId="77777777" w:rsidR="00E4202E" w:rsidRPr="00E4202E" w:rsidRDefault="00E4202E" w:rsidP="00E4202E">
            <w:pPr>
              <w:pStyle w:val="affffffff3"/>
              <w:snapToGrid w:val="0"/>
              <w:rPr>
                <w:sz w:val="20"/>
                <w:szCs w:val="20"/>
              </w:rPr>
            </w:pPr>
          </w:p>
        </w:tc>
        <w:tc>
          <w:tcPr>
            <w:tcW w:w="2127" w:type="dxa"/>
            <w:noWrap/>
            <w:hideMark/>
          </w:tcPr>
          <w:p w14:paraId="33E239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申込URL</w:t>
            </w:r>
          </w:p>
        </w:tc>
        <w:tc>
          <w:tcPr>
            <w:tcW w:w="5249" w:type="dxa"/>
            <w:noWrap/>
            <w:hideMark/>
          </w:tcPr>
          <w:p w14:paraId="08B8B5B7" w14:textId="77777777" w:rsidR="00E4202E" w:rsidRPr="00E4202E" w:rsidRDefault="00E4202E" w:rsidP="00E4202E">
            <w:pPr>
              <w:pStyle w:val="affffffff3"/>
              <w:snapToGrid w:val="0"/>
              <w:rPr>
                <w:sz w:val="20"/>
                <w:szCs w:val="20"/>
              </w:rPr>
            </w:pPr>
            <w:r w:rsidRPr="00E4202E">
              <w:rPr>
                <w:rFonts w:hint="eastAsia"/>
                <w:sz w:val="20"/>
                <w:szCs w:val="20"/>
              </w:rPr>
              <w:t>Webで申し込む場合のURLを記載。</w:t>
            </w:r>
          </w:p>
        </w:tc>
      </w:tr>
      <w:tr w:rsidR="00E4202E" w14:paraId="748940ED" w14:textId="77777777" w:rsidTr="00E4202E">
        <w:trPr>
          <w:trHeight w:val="270"/>
        </w:trPr>
        <w:tc>
          <w:tcPr>
            <w:tcW w:w="708" w:type="dxa"/>
            <w:hideMark/>
          </w:tcPr>
          <w:p w14:paraId="30089D0A"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57D4865" w14:textId="77777777" w:rsidR="00E4202E" w:rsidRPr="00E4202E" w:rsidRDefault="00E4202E" w:rsidP="00E4202E">
            <w:pPr>
              <w:pStyle w:val="affffffff3"/>
              <w:snapToGrid w:val="0"/>
              <w:rPr>
                <w:sz w:val="20"/>
                <w:szCs w:val="20"/>
              </w:rPr>
            </w:pPr>
            <w:r w:rsidRPr="00E4202E">
              <w:rPr>
                <w:rFonts w:hint="eastAsia"/>
                <w:sz w:val="20"/>
                <w:szCs w:val="20"/>
              </w:rPr>
              <w:t>申込方法</w:t>
            </w:r>
          </w:p>
        </w:tc>
        <w:tc>
          <w:tcPr>
            <w:tcW w:w="5249" w:type="dxa"/>
            <w:noWrap/>
            <w:hideMark/>
          </w:tcPr>
          <w:p w14:paraId="424F3AA2"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29BBC050" w14:textId="77777777" w:rsidTr="00E4202E">
        <w:trPr>
          <w:trHeight w:val="270"/>
        </w:trPr>
        <w:tc>
          <w:tcPr>
            <w:tcW w:w="708" w:type="dxa"/>
          </w:tcPr>
          <w:p w14:paraId="508CA966" w14:textId="77777777" w:rsidR="00E4202E" w:rsidRPr="00E4202E" w:rsidRDefault="00E4202E" w:rsidP="00E4202E">
            <w:pPr>
              <w:pStyle w:val="affffffff3"/>
              <w:snapToGrid w:val="0"/>
              <w:rPr>
                <w:sz w:val="20"/>
                <w:szCs w:val="20"/>
              </w:rPr>
            </w:pPr>
          </w:p>
        </w:tc>
        <w:tc>
          <w:tcPr>
            <w:tcW w:w="2127" w:type="dxa"/>
            <w:noWrap/>
            <w:hideMark/>
          </w:tcPr>
          <w:p w14:paraId="3F4B9E13" w14:textId="77777777" w:rsidR="00E4202E" w:rsidRPr="00E4202E" w:rsidRDefault="00E4202E" w:rsidP="00E4202E">
            <w:pPr>
              <w:pStyle w:val="affffffff3"/>
              <w:snapToGrid w:val="0"/>
              <w:rPr>
                <w:sz w:val="20"/>
                <w:szCs w:val="20"/>
              </w:rPr>
            </w:pPr>
            <w:r w:rsidRPr="00E4202E">
              <w:rPr>
                <w:rFonts w:hint="eastAsia"/>
                <w:sz w:val="20"/>
                <w:szCs w:val="20"/>
              </w:rPr>
              <w:t>アクセス方法</w:t>
            </w:r>
          </w:p>
        </w:tc>
        <w:tc>
          <w:tcPr>
            <w:tcW w:w="5249" w:type="dxa"/>
            <w:noWrap/>
            <w:hideMark/>
          </w:tcPr>
          <w:p w14:paraId="52FC0795"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1E948B55" w14:textId="77777777" w:rsidTr="00E4202E">
        <w:trPr>
          <w:trHeight w:val="270"/>
        </w:trPr>
        <w:tc>
          <w:tcPr>
            <w:tcW w:w="708" w:type="dxa"/>
          </w:tcPr>
          <w:p w14:paraId="22CD8718" w14:textId="77777777" w:rsidR="00E4202E" w:rsidRPr="00E4202E" w:rsidRDefault="00E4202E" w:rsidP="00E4202E">
            <w:pPr>
              <w:pStyle w:val="affffffff3"/>
              <w:snapToGrid w:val="0"/>
              <w:rPr>
                <w:sz w:val="20"/>
                <w:szCs w:val="20"/>
              </w:rPr>
            </w:pPr>
          </w:p>
        </w:tc>
        <w:tc>
          <w:tcPr>
            <w:tcW w:w="2127" w:type="dxa"/>
            <w:noWrap/>
            <w:hideMark/>
          </w:tcPr>
          <w:p w14:paraId="41C468E1" w14:textId="77777777" w:rsidR="00E4202E" w:rsidRPr="00E4202E" w:rsidRDefault="00E4202E" w:rsidP="00E4202E">
            <w:pPr>
              <w:pStyle w:val="affffffff3"/>
              <w:snapToGrid w:val="0"/>
              <w:rPr>
                <w:sz w:val="20"/>
                <w:szCs w:val="20"/>
              </w:rPr>
            </w:pPr>
            <w:r w:rsidRPr="00E4202E">
              <w:rPr>
                <w:rFonts w:hint="eastAsia"/>
                <w:sz w:val="20"/>
                <w:szCs w:val="20"/>
              </w:rPr>
              <w:t>駐車場情報</w:t>
            </w:r>
          </w:p>
        </w:tc>
        <w:tc>
          <w:tcPr>
            <w:tcW w:w="5249" w:type="dxa"/>
            <w:noWrap/>
            <w:hideMark/>
          </w:tcPr>
          <w:p w14:paraId="26F84C51"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イベント会場で指定されている駐車場情報を記載。</w:t>
            </w:r>
          </w:p>
        </w:tc>
      </w:tr>
      <w:tr w:rsidR="00E4202E" w14:paraId="3AF35095" w14:textId="77777777" w:rsidTr="00E4202E">
        <w:trPr>
          <w:trHeight w:val="270"/>
        </w:trPr>
        <w:tc>
          <w:tcPr>
            <w:tcW w:w="708" w:type="dxa"/>
          </w:tcPr>
          <w:p w14:paraId="43B1EF6E" w14:textId="77777777" w:rsidR="00E4202E" w:rsidRPr="00E4202E" w:rsidRDefault="00E4202E" w:rsidP="00E4202E">
            <w:pPr>
              <w:pStyle w:val="affffffff3"/>
              <w:snapToGrid w:val="0"/>
              <w:rPr>
                <w:sz w:val="20"/>
                <w:szCs w:val="20"/>
              </w:rPr>
            </w:pPr>
          </w:p>
        </w:tc>
        <w:tc>
          <w:tcPr>
            <w:tcW w:w="2127" w:type="dxa"/>
            <w:noWrap/>
            <w:hideMark/>
          </w:tcPr>
          <w:p w14:paraId="1C3B279B" w14:textId="77777777" w:rsidR="00E4202E" w:rsidRPr="00E4202E" w:rsidRDefault="00E4202E" w:rsidP="00E4202E">
            <w:pPr>
              <w:pStyle w:val="affffffff3"/>
              <w:snapToGrid w:val="0"/>
              <w:rPr>
                <w:sz w:val="20"/>
                <w:szCs w:val="20"/>
              </w:rPr>
            </w:pPr>
            <w:r w:rsidRPr="00E4202E">
              <w:rPr>
                <w:rFonts w:hint="eastAsia"/>
                <w:sz w:val="20"/>
                <w:szCs w:val="20"/>
              </w:rPr>
              <w:t>駐車場料金</w:t>
            </w:r>
          </w:p>
        </w:tc>
        <w:tc>
          <w:tcPr>
            <w:tcW w:w="5249" w:type="dxa"/>
            <w:noWrap/>
            <w:hideMark/>
          </w:tcPr>
          <w:p w14:paraId="246B1437" w14:textId="77777777" w:rsidR="00E4202E" w:rsidRPr="00E4202E" w:rsidRDefault="00E4202E" w:rsidP="00E4202E">
            <w:pPr>
              <w:pStyle w:val="affffffff3"/>
              <w:snapToGrid w:val="0"/>
              <w:rPr>
                <w:sz w:val="20"/>
                <w:szCs w:val="20"/>
              </w:rPr>
            </w:pPr>
            <w:r w:rsidRPr="00E4202E">
              <w:rPr>
                <w:rFonts w:hint="eastAsia"/>
                <w:sz w:val="20"/>
                <w:szCs w:val="20"/>
              </w:rPr>
              <w:t>駐車場料金の「有料」、「無料」の区分を記載。</w:t>
            </w:r>
          </w:p>
        </w:tc>
      </w:tr>
      <w:tr w:rsidR="00E4202E" w14:paraId="5BF591CB" w14:textId="77777777" w:rsidTr="00E4202E">
        <w:trPr>
          <w:trHeight w:val="270"/>
        </w:trPr>
        <w:tc>
          <w:tcPr>
            <w:tcW w:w="708" w:type="dxa"/>
          </w:tcPr>
          <w:p w14:paraId="23672C5D" w14:textId="77777777" w:rsidR="00E4202E" w:rsidRPr="00E4202E" w:rsidRDefault="00E4202E" w:rsidP="00E4202E">
            <w:pPr>
              <w:pStyle w:val="affffffff3"/>
              <w:snapToGrid w:val="0"/>
              <w:rPr>
                <w:sz w:val="20"/>
                <w:szCs w:val="20"/>
              </w:rPr>
            </w:pPr>
          </w:p>
        </w:tc>
        <w:tc>
          <w:tcPr>
            <w:tcW w:w="2127" w:type="dxa"/>
            <w:noWrap/>
            <w:hideMark/>
          </w:tcPr>
          <w:p w14:paraId="481DA328" w14:textId="77777777" w:rsidR="00E4202E" w:rsidRPr="00E4202E" w:rsidRDefault="00E4202E" w:rsidP="00E4202E">
            <w:pPr>
              <w:pStyle w:val="affffffff3"/>
              <w:snapToGrid w:val="0"/>
              <w:rPr>
                <w:sz w:val="20"/>
                <w:szCs w:val="20"/>
              </w:rPr>
            </w:pPr>
            <w:r w:rsidRPr="00E4202E">
              <w:rPr>
                <w:rFonts w:hint="eastAsia"/>
                <w:sz w:val="20"/>
                <w:szCs w:val="20"/>
              </w:rPr>
              <w:t>駐輪場情報</w:t>
            </w:r>
          </w:p>
        </w:tc>
        <w:tc>
          <w:tcPr>
            <w:tcW w:w="5249" w:type="dxa"/>
            <w:noWrap/>
            <w:hideMark/>
          </w:tcPr>
          <w:p w14:paraId="3409184A"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イベント会場で指定されている駐輪場情報を記載。</w:t>
            </w:r>
          </w:p>
        </w:tc>
      </w:tr>
      <w:tr w:rsidR="00E4202E" w14:paraId="6A26EDB0" w14:textId="77777777" w:rsidTr="00E4202E">
        <w:trPr>
          <w:trHeight w:val="270"/>
        </w:trPr>
        <w:tc>
          <w:tcPr>
            <w:tcW w:w="708" w:type="dxa"/>
            <w:hideMark/>
          </w:tcPr>
          <w:p w14:paraId="76E6FA7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6230896" w14:textId="77777777" w:rsidR="00E4202E" w:rsidRPr="00E4202E" w:rsidRDefault="00E4202E" w:rsidP="00E4202E">
            <w:pPr>
              <w:pStyle w:val="affffffff3"/>
              <w:snapToGrid w:val="0"/>
              <w:rPr>
                <w:sz w:val="20"/>
                <w:szCs w:val="20"/>
              </w:rPr>
            </w:pPr>
            <w:r w:rsidRPr="00E4202E">
              <w:rPr>
                <w:rFonts w:hint="eastAsia"/>
                <w:sz w:val="20"/>
                <w:szCs w:val="20"/>
              </w:rPr>
              <w:t>連絡先情報</w:t>
            </w:r>
          </w:p>
        </w:tc>
        <w:tc>
          <w:tcPr>
            <w:tcW w:w="5249" w:type="dxa"/>
            <w:noWrap/>
            <w:hideMark/>
          </w:tcPr>
          <w:p w14:paraId="590D313E" w14:textId="77777777" w:rsidR="00E4202E" w:rsidRPr="00E4202E" w:rsidRDefault="00E4202E" w:rsidP="00E4202E">
            <w:pPr>
              <w:pStyle w:val="affffffff3"/>
              <w:snapToGrid w:val="0"/>
              <w:rPr>
                <w:sz w:val="20"/>
                <w:szCs w:val="20"/>
              </w:rPr>
            </w:pPr>
            <w:r w:rsidRPr="00E4202E">
              <w:rPr>
                <w:rFonts w:hint="eastAsia"/>
                <w:sz w:val="20"/>
                <w:szCs w:val="20"/>
              </w:rPr>
              <w:t>連絡先情報を記載。コアデータモデル「連絡先」を参照。</w:t>
            </w:r>
          </w:p>
        </w:tc>
      </w:tr>
      <w:tr w:rsidR="00E4202E" w14:paraId="0B4CE5D7" w14:textId="77777777" w:rsidTr="00E4202E">
        <w:trPr>
          <w:trHeight w:val="270"/>
        </w:trPr>
        <w:tc>
          <w:tcPr>
            <w:tcW w:w="708" w:type="dxa"/>
          </w:tcPr>
          <w:p w14:paraId="727974CB" w14:textId="77777777" w:rsidR="00E4202E" w:rsidRPr="00E4202E" w:rsidRDefault="00E4202E" w:rsidP="00E4202E">
            <w:pPr>
              <w:pStyle w:val="affffffff3"/>
              <w:snapToGrid w:val="0"/>
              <w:rPr>
                <w:sz w:val="20"/>
                <w:szCs w:val="20"/>
              </w:rPr>
            </w:pPr>
          </w:p>
        </w:tc>
        <w:tc>
          <w:tcPr>
            <w:tcW w:w="2127" w:type="dxa"/>
            <w:noWrap/>
            <w:hideMark/>
          </w:tcPr>
          <w:p w14:paraId="38827340"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w:t>
            </w:r>
          </w:p>
        </w:tc>
        <w:tc>
          <w:tcPr>
            <w:tcW w:w="5249" w:type="dxa"/>
            <w:noWrap/>
            <w:hideMark/>
          </w:tcPr>
          <w:p w14:paraId="7F8C407A"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アクセリビリティ情報を記載。</w:t>
            </w:r>
          </w:p>
          <w:p w14:paraId="42928D8B" w14:textId="77777777" w:rsidR="00E4202E" w:rsidRPr="00E4202E" w:rsidRDefault="00E4202E" w:rsidP="00E4202E">
            <w:pPr>
              <w:pStyle w:val="affffffff3"/>
              <w:snapToGrid w:val="0"/>
              <w:rPr>
                <w:sz w:val="20"/>
                <w:szCs w:val="20"/>
              </w:rPr>
            </w:pPr>
            <w:r w:rsidRPr="00E4202E">
              <w:rPr>
                <w:rFonts w:hint="eastAsia"/>
                <w:sz w:val="20"/>
                <w:szCs w:val="20"/>
              </w:rPr>
              <w:t>コアデータモデル「アクセシビリティ」を参照。</w:t>
            </w:r>
          </w:p>
        </w:tc>
      </w:tr>
      <w:tr w:rsidR="00E4202E" w14:paraId="37E80D7E" w14:textId="77777777" w:rsidTr="00E4202E">
        <w:trPr>
          <w:trHeight w:val="270"/>
        </w:trPr>
        <w:tc>
          <w:tcPr>
            <w:tcW w:w="708" w:type="dxa"/>
          </w:tcPr>
          <w:p w14:paraId="201A2281" w14:textId="77777777" w:rsidR="00E4202E" w:rsidRPr="00E4202E" w:rsidRDefault="00E4202E" w:rsidP="00E4202E">
            <w:pPr>
              <w:pStyle w:val="affffffff3"/>
              <w:snapToGrid w:val="0"/>
              <w:rPr>
                <w:sz w:val="20"/>
                <w:szCs w:val="20"/>
              </w:rPr>
            </w:pPr>
          </w:p>
        </w:tc>
        <w:tc>
          <w:tcPr>
            <w:tcW w:w="2127" w:type="dxa"/>
            <w:noWrap/>
            <w:hideMark/>
          </w:tcPr>
          <w:p w14:paraId="25AA6796" w14:textId="77777777" w:rsidR="00E4202E" w:rsidRPr="00E4202E" w:rsidRDefault="00E4202E" w:rsidP="00E4202E">
            <w:pPr>
              <w:pStyle w:val="affffffff3"/>
              <w:snapToGrid w:val="0"/>
              <w:rPr>
                <w:sz w:val="20"/>
                <w:szCs w:val="20"/>
              </w:rPr>
            </w:pPr>
            <w:r w:rsidRPr="00E4202E">
              <w:rPr>
                <w:rFonts w:hint="eastAsia"/>
                <w:sz w:val="20"/>
                <w:szCs w:val="20"/>
              </w:rPr>
              <w:t>子育て支援情報</w:t>
            </w:r>
          </w:p>
        </w:tc>
        <w:tc>
          <w:tcPr>
            <w:tcW w:w="5249" w:type="dxa"/>
            <w:noWrap/>
            <w:hideMark/>
          </w:tcPr>
          <w:p w14:paraId="1554AC3A" w14:textId="77777777" w:rsidR="00E4202E" w:rsidRPr="00E4202E" w:rsidRDefault="00E4202E" w:rsidP="00E4202E">
            <w:pPr>
              <w:pStyle w:val="affffffff3"/>
              <w:snapToGrid w:val="0"/>
              <w:rPr>
                <w:sz w:val="20"/>
                <w:szCs w:val="20"/>
              </w:rPr>
            </w:pPr>
            <w:r w:rsidRPr="00E4202E">
              <w:rPr>
                <w:rFonts w:hint="eastAsia"/>
                <w:sz w:val="20"/>
                <w:szCs w:val="20"/>
              </w:rPr>
              <w:t>子育て支援情報を記載。</w:t>
            </w:r>
          </w:p>
          <w:p w14:paraId="6C5FF287" w14:textId="77777777" w:rsidR="00E4202E" w:rsidRPr="00E4202E" w:rsidRDefault="00E4202E" w:rsidP="00E4202E">
            <w:pPr>
              <w:pStyle w:val="affffffff3"/>
              <w:snapToGrid w:val="0"/>
              <w:rPr>
                <w:sz w:val="20"/>
                <w:szCs w:val="20"/>
              </w:rPr>
            </w:pPr>
            <w:r w:rsidRPr="00E4202E">
              <w:rPr>
                <w:rFonts w:hint="eastAsia"/>
                <w:sz w:val="20"/>
                <w:szCs w:val="20"/>
              </w:rPr>
              <w:t>コアデータモデル「子育て支援情報」を参照。</w:t>
            </w:r>
          </w:p>
        </w:tc>
      </w:tr>
    </w:tbl>
    <w:p w14:paraId="45019C60" w14:textId="77777777" w:rsidR="00272572" w:rsidRDefault="00272572" w:rsidP="00272572">
      <w:pPr>
        <w:pStyle w:val="51"/>
      </w:pPr>
      <w:r>
        <w:rPr>
          <w:rFonts w:hint="eastAsia"/>
        </w:rPr>
        <w:t>データ項目に選択肢があるときの候補</w:t>
      </w:r>
      <w:r>
        <w:tab/>
      </w:r>
    </w:p>
    <w:p w14:paraId="69D8F526" w14:textId="77777777" w:rsidR="00272572" w:rsidRDefault="00272572">
      <w:pPr>
        <w:pStyle w:val="6"/>
      </w:pPr>
      <w:r>
        <w:rPr>
          <w:rFonts w:hint="eastAsia"/>
        </w:rPr>
        <w:t>イベント種類</w:t>
      </w:r>
    </w:p>
    <w:p w14:paraId="4341B0AF" w14:textId="310EE149" w:rsidR="00272572" w:rsidRDefault="00272572" w:rsidP="00DE2F8B">
      <w:pPr>
        <w:pStyle w:val="afd"/>
      </w:pPr>
      <w:r>
        <w:rPr>
          <w:rFonts w:hint="eastAsia"/>
        </w:rPr>
        <w:t>イベント種類は、各種広報紙で主に使われる以下を使用</w:t>
      </w:r>
      <w:r w:rsidR="00C0117D">
        <w:rPr>
          <w:rFonts w:hint="eastAsia"/>
        </w:rPr>
        <w:t>できます</w:t>
      </w:r>
      <w:r>
        <w:rPr>
          <w:rFonts w:hint="eastAsia"/>
        </w:rPr>
        <w:t>。</w:t>
      </w:r>
    </w:p>
    <w:p w14:paraId="4A240968" w14:textId="77777777" w:rsidR="00272572" w:rsidRDefault="00272572" w:rsidP="00C0117D">
      <w:pPr>
        <w:pStyle w:val="affd"/>
        <w:ind w:leftChars="600" w:left="1440"/>
        <w:rPr>
          <w:sz w:val="20"/>
          <w:szCs w:val="18"/>
        </w:rPr>
      </w:pPr>
      <w:r w:rsidRPr="00C0117D">
        <w:rPr>
          <w:rFonts w:hint="eastAsia"/>
          <w:sz w:val="20"/>
          <w:szCs w:val="18"/>
        </w:rPr>
        <w:t>「文化・芸術」、「音楽」、「セミナー」、「子育て・教育」、「健康・福祉、スポーツ」、「生活と環境」、「催事・観光」、「仕事・産業」、「その他イベント」、「公共サービス」、「安全と防災」、「資格と認定」、「採用」、「申請」、「その他公共サービス」</w:t>
      </w:r>
    </w:p>
    <w:p w14:paraId="2A3D1C36" w14:textId="77777777" w:rsidR="005C58E1" w:rsidRDefault="005C58E1" w:rsidP="00DE2F8B">
      <w:pPr>
        <w:pStyle w:val="afd"/>
      </w:pPr>
    </w:p>
    <w:p w14:paraId="6389C0D5" w14:textId="6E902089" w:rsidR="00272572" w:rsidRDefault="00272572" w:rsidP="00DE2F8B">
      <w:pPr>
        <w:pStyle w:val="afd"/>
      </w:pPr>
      <w:r>
        <w:rPr>
          <w:rFonts w:hint="eastAsia"/>
        </w:rPr>
        <w:lastRenderedPageBreak/>
        <w:t>災害時の災害対応イベントは、以下のイベント種類を使用</w:t>
      </w:r>
      <w:r w:rsidR="00C0117D">
        <w:rPr>
          <w:rFonts w:hint="eastAsia"/>
        </w:rPr>
        <w:t>できます</w:t>
      </w:r>
      <w:r>
        <w:rPr>
          <w:rFonts w:hint="eastAsia"/>
        </w:rPr>
        <w:t>。</w:t>
      </w:r>
    </w:p>
    <w:p w14:paraId="36B7945B" w14:textId="77777777" w:rsidR="00272572" w:rsidRPr="00C0117D" w:rsidRDefault="00272572" w:rsidP="00C0117D">
      <w:pPr>
        <w:pStyle w:val="affd"/>
        <w:ind w:leftChars="600" w:left="1440"/>
        <w:rPr>
          <w:sz w:val="20"/>
          <w:szCs w:val="18"/>
        </w:rPr>
      </w:pPr>
      <w:r w:rsidRPr="00C0117D">
        <w:rPr>
          <w:rFonts w:hint="eastAsia"/>
          <w:sz w:val="20"/>
          <w:szCs w:val="18"/>
        </w:rPr>
        <w:t>「炊出」、「給水」、「風呂」、「医療」、「ガソリン」、「給電」、「その他」</w:t>
      </w:r>
    </w:p>
    <w:p w14:paraId="3BC32CE4" w14:textId="77777777" w:rsidR="00272572" w:rsidRDefault="00272572">
      <w:pPr>
        <w:pStyle w:val="6"/>
      </w:pPr>
      <w:r>
        <w:rPr>
          <w:rFonts w:hint="eastAsia"/>
        </w:rPr>
        <w:t>体験種類</w:t>
      </w:r>
    </w:p>
    <w:p w14:paraId="499E0BC2" w14:textId="51DF8513" w:rsidR="00272572" w:rsidRPr="00BF4568" w:rsidRDefault="00272572" w:rsidP="00C0117D">
      <w:pPr>
        <w:pStyle w:val="afd"/>
      </w:pPr>
      <w:r>
        <w:rPr>
          <w:rFonts w:hint="eastAsia"/>
        </w:rPr>
        <w:t>体験型イベントは、データ項目を追加し、以下の体験種類を使用</w:t>
      </w:r>
      <w:r w:rsidR="00C0117D">
        <w:rPr>
          <w:rFonts w:hint="eastAsia"/>
        </w:rPr>
        <w:t>できます</w:t>
      </w:r>
      <w:r>
        <w:rPr>
          <w:rFonts w:hint="eastAsia"/>
        </w:rPr>
        <w:t>。</w:t>
      </w:r>
    </w:p>
    <w:p w14:paraId="4F35DEA7" w14:textId="77777777" w:rsidR="00272572" w:rsidRPr="00C0117D" w:rsidRDefault="00272572" w:rsidP="00C0117D">
      <w:pPr>
        <w:pStyle w:val="affd"/>
        <w:ind w:leftChars="600" w:left="1440"/>
        <w:rPr>
          <w:sz w:val="20"/>
          <w:szCs w:val="18"/>
        </w:rPr>
      </w:pPr>
      <w:r w:rsidRPr="00C0117D">
        <w:rPr>
          <w:rFonts w:hint="eastAsia"/>
          <w:sz w:val="20"/>
          <w:szCs w:val="18"/>
        </w:rPr>
        <w:t>「学ぶ」、「触れる・感じる」、「遊ぶ・体を動かす」、「奏でる・歌う」、「乗る」、「見る」、「創る」、「採集・収穫する」、「その他」</w:t>
      </w:r>
    </w:p>
    <w:p w14:paraId="5047544C" w14:textId="77777777" w:rsidR="00C0117D" w:rsidRDefault="00C0117D" w:rsidP="00C0117D">
      <w:pPr>
        <w:pStyle w:val="51"/>
      </w:pPr>
      <w:r>
        <w:rPr>
          <w:rFonts w:hint="eastAsia"/>
        </w:rPr>
        <w:t>既存データモデル</w:t>
      </w:r>
    </w:p>
    <w:p w14:paraId="5B79CD5C" w14:textId="1B22E067" w:rsidR="00C0117D" w:rsidRDefault="00C0117D">
      <w:pPr>
        <w:pStyle w:val="6"/>
      </w:pPr>
      <w:r>
        <w:rPr>
          <w:rFonts w:hint="eastAsia"/>
        </w:rPr>
        <w:t>Smart data model</w:t>
      </w:r>
    </w:p>
    <w:p w14:paraId="6AC835E2" w14:textId="51FD1F76" w:rsidR="00C0117D" w:rsidRDefault="00C0117D" w:rsidP="00C0117D">
      <w:pPr>
        <w:pStyle w:val="afd"/>
      </w:pPr>
      <w:r>
        <w:rPr>
          <w:rFonts w:hint="eastAsia"/>
        </w:rPr>
        <w:t>Eventのデータを定義しています。出演者などの詳細情報のデータ項目が参照できます。</w:t>
      </w:r>
    </w:p>
    <w:p w14:paraId="052A869D" w14:textId="726E75D2" w:rsidR="00C0117D" w:rsidRDefault="00C0117D">
      <w:pPr>
        <w:pStyle w:val="6"/>
      </w:pPr>
      <w:r>
        <w:t>S</w:t>
      </w:r>
      <w:r>
        <w:rPr>
          <w:rFonts w:hint="eastAsia"/>
        </w:rPr>
        <w:t>chema.org</w:t>
      </w:r>
    </w:p>
    <w:p w14:paraId="4B7AF9F8" w14:textId="268C6F81" w:rsidR="00C0117D" w:rsidRDefault="00C0117D" w:rsidP="00C0117D">
      <w:pPr>
        <w:pStyle w:val="afd"/>
      </w:pPr>
      <w:r>
        <w:rPr>
          <w:rFonts w:hint="eastAsia"/>
        </w:rPr>
        <w:t>Eventのデータを定義しています。出演者などの詳細情報のデータ項目が参照できます。</w:t>
      </w:r>
      <w:r w:rsidR="00430CEC">
        <w:rPr>
          <w:rFonts w:hint="eastAsia"/>
        </w:rPr>
        <w:t>派生形として以下のイベントのデータ項目が定義されています。</w:t>
      </w:r>
    </w:p>
    <w:p w14:paraId="6E9B8806" w14:textId="77777777" w:rsidR="00430CEC" w:rsidRPr="00430CEC" w:rsidRDefault="00430CEC" w:rsidP="00430CEC">
      <w:pPr>
        <w:pStyle w:val="afd"/>
        <w:ind w:leftChars="554" w:left="1330" w:firstLine="200"/>
        <w:rPr>
          <w:sz w:val="20"/>
          <w:szCs w:val="18"/>
        </w:rPr>
      </w:pPr>
      <w:r w:rsidRPr="00430CEC">
        <w:rPr>
          <w:sz w:val="20"/>
          <w:szCs w:val="18"/>
        </w:rPr>
        <w:t>BusinessEvent</w:t>
      </w:r>
    </w:p>
    <w:p w14:paraId="5FBE3DE5" w14:textId="77777777" w:rsidR="00430CEC" w:rsidRPr="00430CEC" w:rsidRDefault="00430CEC" w:rsidP="00430CEC">
      <w:pPr>
        <w:pStyle w:val="afd"/>
        <w:ind w:leftChars="554" w:left="1330" w:firstLine="200"/>
        <w:rPr>
          <w:sz w:val="20"/>
          <w:szCs w:val="18"/>
        </w:rPr>
      </w:pPr>
      <w:r w:rsidRPr="00430CEC">
        <w:rPr>
          <w:sz w:val="20"/>
          <w:szCs w:val="18"/>
        </w:rPr>
        <w:t>ChildrensEvent</w:t>
      </w:r>
    </w:p>
    <w:p w14:paraId="205973CD" w14:textId="77777777" w:rsidR="00430CEC" w:rsidRPr="00430CEC" w:rsidRDefault="00430CEC" w:rsidP="00430CEC">
      <w:pPr>
        <w:pStyle w:val="afd"/>
        <w:ind w:leftChars="554" w:left="1330" w:firstLine="200"/>
        <w:rPr>
          <w:sz w:val="20"/>
          <w:szCs w:val="18"/>
        </w:rPr>
      </w:pPr>
      <w:r w:rsidRPr="00430CEC">
        <w:rPr>
          <w:sz w:val="20"/>
          <w:szCs w:val="18"/>
        </w:rPr>
        <w:t>ComedyEvent</w:t>
      </w:r>
    </w:p>
    <w:p w14:paraId="22BC51BF" w14:textId="77777777" w:rsidR="00430CEC" w:rsidRPr="00430CEC" w:rsidRDefault="00430CEC" w:rsidP="00430CEC">
      <w:pPr>
        <w:pStyle w:val="afd"/>
        <w:ind w:leftChars="554" w:left="1330" w:firstLine="200"/>
        <w:rPr>
          <w:sz w:val="20"/>
          <w:szCs w:val="18"/>
        </w:rPr>
      </w:pPr>
      <w:r w:rsidRPr="00430CEC">
        <w:rPr>
          <w:sz w:val="20"/>
          <w:szCs w:val="18"/>
        </w:rPr>
        <w:t>CourseInstance</w:t>
      </w:r>
    </w:p>
    <w:p w14:paraId="2D98D0CC" w14:textId="77777777" w:rsidR="00430CEC" w:rsidRPr="00430CEC" w:rsidRDefault="00430CEC" w:rsidP="00430CEC">
      <w:pPr>
        <w:pStyle w:val="afd"/>
        <w:ind w:leftChars="554" w:left="1330" w:firstLine="200"/>
        <w:rPr>
          <w:sz w:val="20"/>
          <w:szCs w:val="18"/>
        </w:rPr>
      </w:pPr>
      <w:r w:rsidRPr="00430CEC">
        <w:rPr>
          <w:sz w:val="20"/>
          <w:szCs w:val="18"/>
        </w:rPr>
        <w:t>DanceEvent</w:t>
      </w:r>
    </w:p>
    <w:p w14:paraId="5A8EF5BA" w14:textId="77777777" w:rsidR="00430CEC" w:rsidRPr="00430CEC" w:rsidRDefault="00430CEC" w:rsidP="00430CEC">
      <w:pPr>
        <w:pStyle w:val="afd"/>
        <w:ind w:leftChars="554" w:left="1330" w:firstLine="200"/>
        <w:rPr>
          <w:sz w:val="20"/>
          <w:szCs w:val="18"/>
        </w:rPr>
      </w:pPr>
      <w:r w:rsidRPr="00430CEC">
        <w:rPr>
          <w:sz w:val="20"/>
          <w:szCs w:val="18"/>
        </w:rPr>
        <w:t>DeliveryEvent</w:t>
      </w:r>
    </w:p>
    <w:p w14:paraId="3975D5AF" w14:textId="77777777" w:rsidR="00430CEC" w:rsidRPr="00430CEC" w:rsidRDefault="00430CEC" w:rsidP="00430CEC">
      <w:pPr>
        <w:pStyle w:val="afd"/>
        <w:ind w:leftChars="554" w:left="1330" w:firstLine="200"/>
        <w:rPr>
          <w:sz w:val="20"/>
          <w:szCs w:val="18"/>
        </w:rPr>
      </w:pPr>
      <w:r w:rsidRPr="00430CEC">
        <w:rPr>
          <w:sz w:val="20"/>
          <w:szCs w:val="18"/>
        </w:rPr>
        <w:t>EducationEvent</w:t>
      </w:r>
    </w:p>
    <w:p w14:paraId="789370BD" w14:textId="77777777" w:rsidR="00430CEC" w:rsidRPr="00430CEC" w:rsidRDefault="00430CEC" w:rsidP="00430CEC">
      <w:pPr>
        <w:pStyle w:val="afd"/>
        <w:ind w:leftChars="554" w:left="1330" w:firstLine="200"/>
        <w:rPr>
          <w:sz w:val="20"/>
          <w:szCs w:val="18"/>
        </w:rPr>
      </w:pPr>
      <w:r w:rsidRPr="00430CEC">
        <w:rPr>
          <w:sz w:val="20"/>
          <w:szCs w:val="18"/>
        </w:rPr>
        <w:t>EventSeries</w:t>
      </w:r>
    </w:p>
    <w:p w14:paraId="4B58FE84" w14:textId="77777777" w:rsidR="00430CEC" w:rsidRPr="00430CEC" w:rsidRDefault="00430CEC" w:rsidP="00430CEC">
      <w:pPr>
        <w:pStyle w:val="afd"/>
        <w:ind w:leftChars="554" w:left="1330" w:firstLine="200"/>
        <w:rPr>
          <w:sz w:val="20"/>
          <w:szCs w:val="18"/>
        </w:rPr>
      </w:pPr>
      <w:r w:rsidRPr="00430CEC">
        <w:rPr>
          <w:sz w:val="20"/>
          <w:szCs w:val="18"/>
        </w:rPr>
        <w:t>ExhibitionEvent</w:t>
      </w:r>
    </w:p>
    <w:p w14:paraId="3028F189" w14:textId="77777777" w:rsidR="00430CEC" w:rsidRPr="00430CEC" w:rsidRDefault="00430CEC" w:rsidP="00430CEC">
      <w:pPr>
        <w:pStyle w:val="afd"/>
        <w:ind w:leftChars="554" w:left="1330" w:firstLine="200"/>
        <w:rPr>
          <w:sz w:val="20"/>
          <w:szCs w:val="18"/>
        </w:rPr>
      </w:pPr>
      <w:r w:rsidRPr="00430CEC">
        <w:rPr>
          <w:sz w:val="20"/>
          <w:szCs w:val="18"/>
        </w:rPr>
        <w:t>Festival</w:t>
      </w:r>
    </w:p>
    <w:p w14:paraId="2DC6D79B" w14:textId="77777777" w:rsidR="00430CEC" w:rsidRPr="00430CEC" w:rsidRDefault="00430CEC" w:rsidP="00430CEC">
      <w:pPr>
        <w:pStyle w:val="afd"/>
        <w:ind w:leftChars="554" w:left="1330" w:firstLine="200"/>
        <w:rPr>
          <w:sz w:val="20"/>
          <w:szCs w:val="18"/>
        </w:rPr>
      </w:pPr>
      <w:r w:rsidRPr="00430CEC">
        <w:rPr>
          <w:sz w:val="20"/>
          <w:szCs w:val="18"/>
        </w:rPr>
        <w:t>FoodEvent</w:t>
      </w:r>
    </w:p>
    <w:p w14:paraId="404A300C" w14:textId="77777777" w:rsidR="00430CEC" w:rsidRPr="00430CEC" w:rsidRDefault="00430CEC" w:rsidP="00430CEC">
      <w:pPr>
        <w:pStyle w:val="afd"/>
        <w:ind w:leftChars="554" w:left="1330" w:firstLine="200"/>
        <w:rPr>
          <w:sz w:val="20"/>
          <w:szCs w:val="18"/>
        </w:rPr>
      </w:pPr>
      <w:r w:rsidRPr="00430CEC">
        <w:rPr>
          <w:sz w:val="20"/>
          <w:szCs w:val="18"/>
        </w:rPr>
        <w:t>Hackathon</w:t>
      </w:r>
    </w:p>
    <w:p w14:paraId="792214EC" w14:textId="77777777" w:rsidR="00430CEC" w:rsidRPr="00430CEC" w:rsidRDefault="00430CEC" w:rsidP="00430CEC">
      <w:pPr>
        <w:pStyle w:val="afd"/>
        <w:ind w:leftChars="554" w:left="1330" w:firstLine="200"/>
        <w:rPr>
          <w:sz w:val="20"/>
          <w:szCs w:val="18"/>
        </w:rPr>
      </w:pPr>
      <w:r w:rsidRPr="00430CEC">
        <w:rPr>
          <w:sz w:val="20"/>
          <w:szCs w:val="18"/>
        </w:rPr>
        <w:t>LiteraryEvent</w:t>
      </w:r>
    </w:p>
    <w:p w14:paraId="2B899666" w14:textId="77777777" w:rsidR="00430CEC" w:rsidRPr="00430CEC" w:rsidRDefault="00430CEC" w:rsidP="00430CEC">
      <w:pPr>
        <w:pStyle w:val="afd"/>
        <w:ind w:leftChars="554" w:left="1330" w:firstLine="200"/>
        <w:rPr>
          <w:sz w:val="20"/>
          <w:szCs w:val="18"/>
        </w:rPr>
      </w:pPr>
      <w:r w:rsidRPr="00430CEC">
        <w:rPr>
          <w:sz w:val="20"/>
          <w:szCs w:val="18"/>
        </w:rPr>
        <w:t>MusicEvent</w:t>
      </w:r>
    </w:p>
    <w:p w14:paraId="585B99D9" w14:textId="77777777" w:rsidR="00430CEC" w:rsidRPr="00430CEC" w:rsidRDefault="00430CEC" w:rsidP="00430CEC">
      <w:pPr>
        <w:pStyle w:val="afd"/>
        <w:ind w:leftChars="554" w:left="1330" w:firstLine="200"/>
        <w:rPr>
          <w:sz w:val="20"/>
          <w:szCs w:val="18"/>
        </w:rPr>
      </w:pPr>
      <w:r w:rsidRPr="00430CEC">
        <w:rPr>
          <w:sz w:val="20"/>
          <w:szCs w:val="18"/>
        </w:rPr>
        <w:t>PublicationEvent</w:t>
      </w:r>
    </w:p>
    <w:p w14:paraId="4D2A0F05" w14:textId="77777777" w:rsidR="00430CEC" w:rsidRPr="00430CEC" w:rsidRDefault="00430CEC" w:rsidP="00430CEC">
      <w:pPr>
        <w:pStyle w:val="afd"/>
        <w:ind w:leftChars="554" w:left="1330" w:firstLine="200"/>
        <w:rPr>
          <w:sz w:val="20"/>
          <w:szCs w:val="18"/>
        </w:rPr>
      </w:pPr>
      <w:r w:rsidRPr="00430CEC">
        <w:rPr>
          <w:sz w:val="20"/>
          <w:szCs w:val="18"/>
        </w:rPr>
        <w:t>SaleEvent</w:t>
      </w:r>
    </w:p>
    <w:p w14:paraId="618F0FF3" w14:textId="77777777" w:rsidR="00430CEC" w:rsidRPr="00430CEC" w:rsidRDefault="00430CEC" w:rsidP="00430CEC">
      <w:pPr>
        <w:pStyle w:val="afd"/>
        <w:ind w:leftChars="554" w:left="1330" w:firstLine="200"/>
        <w:rPr>
          <w:sz w:val="20"/>
          <w:szCs w:val="18"/>
        </w:rPr>
      </w:pPr>
      <w:r w:rsidRPr="00430CEC">
        <w:rPr>
          <w:sz w:val="20"/>
          <w:szCs w:val="18"/>
        </w:rPr>
        <w:t>ScreeningEvent</w:t>
      </w:r>
    </w:p>
    <w:p w14:paraId="4863D503" w14:textId="77777777" w:rsidR="00430CEC" w:rsidRPr="00430CEC" w:rsidRDefault="00430CEC" w:rsidP="00430CEC">
      <w:pPr>
        <w:pStyle w:val="afd"/>
        <w:ind w:leftChars="554" w:left="1330" w:firstLine="200"/>
        <w:rPr>
          <w:sz w:val="20"/>
          <w:szCs w:val="18"/>
        </w:rPr>
      </w:pPr>
      <w:r w:rsidRPr="00430CEC">
        <w:rPr>
          <w:sz w:val="20"/>
          <w:szCs w:val="18"/>
        </w:rPr>
        <w:lastRenderedPageBreak/>
        <w:t>SocialEvent</w:t>
      </w:r>
    </w:p>
    <w:p w14:paraId="38EFB7F8" w14:textId="77777777" w:rsidR="00430CEC" w:rsidRPr="00430CEC" w:rsidRDefault="00430CEC" w:rsidP="00430CEC">
      <w:pPr>
        <w:pStyle w:val="afd"/>
        <w:ind w:leftChars="554" w:left="1330" w:firstLine="200"/>
        <w:rPr>
          <w:sz w:val="20"/>
          <w:szCs w:val="18"/>
        </w:rPr>
      </w:pPr>
      <w:r w:rsidRPr="00430CEC">
        <w:rPr>
          <w:sz w:val="20"/>
          <w:szCs w:val="18"/>
        </w:rPr>
        <w:t>SportsEvent</w:t>
      </w:r>
    </w:p>
    <w:p w14:paraId="5F7183CD" w14:textId="77777777" w:rsidR="00430CEC" w:rsidRPr="00430CEC" w:rsidRDefault="00430CEC" w:rsidP="00430CEC">
      <w:pPr>
        <w:pStyle w:val="afd"/>
        <w:ind w:leftChars="554" w:left="1330" w:firstLine="200"/>
        <w:rPr>
          <w:sz w:val="20"/>
          <w:szCs w:val="18"/>
        </w:rPr>
      </w:pPr>
      <w:r w:rsidRPr="00430CEC">
        <w:rPr>
          <w:sz w:val="20"/>
          <w:szCs w:val="18"/>
        </w:rPr>
        <w:t>TheaterEvent</w:t>
      </w:r>
    </w:p>
    <w:p w14:paraId="2375D754" w14:textId="20DA4018" w:rsidR="008258DF" w:rsidRPr="00430CEC" w:rsidRDefault="00430CEC" w:rsidP="00430CEC">
      <w:pPr>
        <w:pStyle w:val="afd"/>
        <w:ind w:leftChars="554" w:left="1330" w:firstLine="200"/>
        <w:rPr>
          <w:sz w:val="20"/>
          <w:szCs w:val="18"/>
        </w:rPr>
      </w:pPr>
      <w:r w:rsidRPr="00430CEC">
        <w:rPr>
          <w:sz w:val="20"/>
          <w:szCs w:val="18"/>
        </w:rPr>
        <w:t>VisualArtsEvent</w:t>
      </w:r>
    </w:p>
    <w:p w14:paraId="60AB89F4" w14:textId="77777777" w:rsidR="00272572" w:rsidRDefault="00272572" w:rsidP="00272572">
      <w:pPr>
        <w:pStyle w:val="32"/>
      </w:pPr>
      <w:bookmarkStart w:id="161" w:name="_Toc103600050"/>
      <w:r>
        <w:rPr>
          <w:rFonts w:hint="eastAsia"/>
        </w:rPr>
        <w:t>アクション</w:t>
      </w:r>
      <w:bookmarkEnd w:id="161"/>
    </w:p>
    <w:p w14:paraId="2FD834F3" w14:textId="54E57478" w:rsidR="00272572" w:rsidRDefault="00272572" w:rsidP="00272572">
      <w:pPr>
        <w:pStyle w:val="a8"/>
        <w:ind w:left="120" w:firstLine="240"/>
      </w:pPr>
      <w:r>
        <w:rPr>
          <w:rFonts w:hint="eastAsia"/>
        </w:rPr>
        <w:t>イベント（事象）により発生したアクションを</w:t>
      </w:r>
      <w:r w:rsidR="00F64D6E">
        <w:rPr>
          <w:rFonts w:hint="eastAsia"/>
        </w:rPr>
        <w:t>記録、</w:t>
      </w:r>
      <w:r>
        <w:rPr>
          <w:rFonts w:hint="eastAsia"/>
        </w:rPr>
        <w:t>報告するデータモデルです。</w:t>
      </w:r>
    </w:p>
    <w:p w14:paraId="147429EB" w14:textId="4215DFD6" w:rsidR="00272572" w:rsidRDefault="00272572" w:rsidP="00272572">
      <w:pPr>
        <w:pStyle w:val="a8"/>
        <w:ind w:left="120" w:firstLine="240"/>
      </w:pPr>
      <w:r>
        <w:rPr>
          <w:rFonts w:hint="eastAsia"/>
        </w:rPr>
        <w:t>イベント情報に対して行ったアクションを記録していきます。</w:t>
      </w:r>
    </w:p>
    <w:p w14:paraId="1BFB8ED9" w14:textId="77777777" w:rsidR="00430CEC" w:rsidRDefault="00430CEC"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430CEC" w:rsidRPr="00B7091E" w14:paraId="098AA89B" w14:textId="77777777" w:rsidTr="00430CEC">
        <w:tc>
          <w:tcPr>
            <w:tcW w:w="1667" w:type="pct"/>
            <w:shd w:val="clear" w:color="auto" w:fill="D9D9D9" w:themeFill="background1" w:themeFillShade="D9"/>
          </w:tcPr>
          <w:p w14:paraId="1CA3EAEF"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7788CF8"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C4DE22"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参照元</w:t>
            </w:r>
          </w:p>
        </w:tc>
      </w:tr>
      <w:tr w:rsidR="00430CEC" w:rsidRPr="00B7091E" w14:paraId="17F495C5" w14:textId="77777777" w:rsidTr="00430CEC">
        <w:tc>
          <w:tcPr>
            <w:tcW w:w="1667" w:type="pct"/>
          </w:tcPr>
          <w:p w14:paraId="2E70EBA0" w14:textId="28479E1D" w:rsidR="00430CEC" w:rsidRDefault="00430CEC" w:rsidP="00F651B4">
            <w:pPr>
              <w:pStyle w:val="aa"/>
              <w:snapToGrid w:val="0"/>
              <w:ind w:leftChars="0" w:left="0" w:firstLineChars="0" w:firstLine="0"/>
              <w:rPr>
                <w:sz w:val="20"/>
                <w:szCs w:val="18"/>
              </w:rPr>
            </w:pPr>
            <w:r>
              <w:rPr>
                <w:rFonts w:hint="eastAsia"/>
                <w:sz w:val="20"/>
                <w:szCs w:val="18"/>
              </w:rPr>
              <w:t>アクション</w:t>
            </w:r>
          </w:p>
        </w:tc>
        <w:tc>
          <w:tcPr>
            <w:tcW w:w="1667" w:type="pct"/>
          </w:tcPr>
          <w:p w14:paraId="3D0C1E6F" w14:textId="0257362B" w:rsidR="00430CEC" w:rsidRDefault="00430CEC" w:rsidP="00F651B4">
            <w:pPr>
              <w:pStyle w:val="aa"/>
              <w:snapToGrid w:val="0"/>
              <w:ind w:leftChars="0" w:left="0" w:firstLineChars="0" w:firstLine="0"/>
              <w:rPr>
                <w:sz w:val="20"/>
                <w:szCs w:val="18"/>
              </w:rPr>
            </w:pPr>
            <w:r>
              <w:rPr>
                <w:rFonts w:hint="eastAsia"/>
                <w:sz w:val="20"/>
                <w:szCs w:val="18"/>
              </w:rPr>
              <w:t>Action</w:t>
            </w:r>
          </w:p>
        </w:tc>
        <w:tc>
          <w:tcPr>
            <w:tcW w:w="1666" w:type="pct"/>
          </w:tcPr>
          <w:p w14:paraId="14F862D7" w14:textId="77777777" w:rsidR="00430CEC" w:rsidRDefault="00430CEC" w:rsidP="00F651B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064DE88" w14:textId="77777777" w:rsidR="00430CEC" w:rsidRDefault="00430CEC" w:rsidP="001F162B">
      <w:pPr>
        <w:pStyle w:val="51"/>
        <w:numPr>
          <w:ilvl w:val="4"/>
          <w:numId w:val="93"/>
        </w:numPr>
      </w:pPr>
      <w:r>
        <w:rPr>
          <w:rFonts w:hint="eastAsia"/>
        </w:rPr>
        <w:t>データモデル</w:t>
      </w:r>
    </w:p>
    <w:p w14:paraId="58DE5036" w14:textId="3239F806" w:rsidR="00D9058D" w:rsidRDefault="00D9058D" w:rsidP="00D9058D">
      <w:pPr>
        <w:pStyle w:val="aa"/>
        <w:ind w:left="360" w:firstLine="240"/>
      </w:pPr>
      <w:r>
        <w:rPr>
          <w:rFonts w:hint="eastAsia"/>
        </w:rPr>
        <w:t>イベントのモデルに、目的別追加データ項目として以下を付加して利用します。</w:t>
      </w:r>
    </w:p>
    <w:p w14:paraId="5C38EEE1" w14:textId="77777777" w:rsidR="00430CEC" w:rsidRPr="00D9058D" w:rsidRDefault="00430CEC" w:rsidP="00272572">
      <w:pPr>
        <w:pStyle w:val="a8"/>
        <w:ind w:left="120" w:firstLine="240"/>
      </w:pPr>
    </w:p>
    <w:p w14:paraId="4778D577" w14:textId="749E5C4F" w:rsidR="00272572" w:rsidRDefault="00272572" w:rsidP="00272572">
      <w:pPr>
        <w:pStyle w:val="a8"/>
        <w:ind w:left="120" w:firstLine="240"/>
      </w:pPr>
      <w:r>
        <w:rPr>
          <w:rFonts w:hint="eastAsia"/>
          <w:noProof/>
        </w:rPr>
        <w:drawing>
          <wp:inline distT="0" distB="0" distL="0" distR="0" wp14:anchorId="01A21FCF" wp14:editId="43AAF90D">
            <wp:extent cx="4914900" cy="1009650"/>
            <wp:effectExtent l="0" t="0" r="0" b="19050"/>
            <wp:docPr id="39" name="図表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14:paraId="7A484898" w14:textId="0F311B49" w:rsidR="00430CEC" w:rsidRDefault="00430CEC" w:rsidP="00272572">
      <w:pPr>
        <w:pStyle w:val="a8"/>
        <w:ind w:left="120" w:firstLine="240"/>
      </w:pP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430CEC" w14:paraId="32D5D179"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5AB7951F"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4FE0B5E7"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7AAF517B"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説明</w:t>
            </w:r>
          </w:p>
        </w:tc>
      </w:tr>
      <w:tr w:rsidR="00430CEC" w14:paraId="48F037BB" w14:textId="77777777" w:rsidTr="00645636">
        <w:trPr>
          <w:trHeight w:val="270"/>
        </w:trPr>
        <w:tc>
          <w:tcPr>
            <w:tcW w:w="708" w:type="dxa"/>
            <w:hideMark/>
          </w:tcPr>
          <w:p w14:paraId="4FD1D71D"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40364A4D" w14:textId="64A9B575"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w:t>
            </w:r>
          </w:p>
        </w:tc>
        <w:tc>
          <w:tcPr>
            <w:tcW w:w="5249" w:type="dxa"/>
            <w:noWrap/>
            <w:hideMark/>
          </w:tcPr>
          <w:p w14:paraId="7DCD52D9" w14:textId="24411303"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名を記載。</w:t>
            </w:r>
          </w:p>
        </w:tc>
      </w:tr>
      <w:tr w:rsidR="00430CEC" w14:paraId="52B0384C" w14:textId="77777777" w:rsidTr="00645636">
        <w:trPr>
          <w:trHeight w:val="270"/>
        </w:trPr>
        <w:tc>
          <w:tcPr>
            <w:tcW w:w="708" w:type="dxa"/>
            <w:hideMark/>
          </w:tcPr>
          <w:p w14:paraId="045244DF"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6328CB71" w14:textId="1F965E33"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アクション</w:t>
            </w:r>
            <w:r w:rsidRPr="00E4202E">
              <w:rPr>
                <w:rFonts w:hint="eastAsia"/>
                <w:sz w:val="20"/>
                <w:szCs w:val="20"/>
              </w:rPr>
              <w:t>種類</w:t>
            </w:r>
          </w:p>
        </w:tc>
        <w:tc>
          <w:tcPr>
            <w:tcW w:w="5249" w:type="dxa"/>
            <w:noWrap/>
            <w:hideMark/>
          </w:tcPr>
          <w:p w14:paraId="2F11A33D" w14:textId="194E26F4" w:rsidR="00430CEC" w:rsidRPr="00430CEC"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の種類を記載。</w:t>
            </w:r>
          </w:p>
        </w:tc>
      </w:tr>
      <w:tr w:rsidR="00430CEC" w14:paraId="368E5EDC" w14:textId="77777777" w:rsidTr="00430CEC">
        <w:trPr>
          <w:trHeight w:val="270"/>
        </w:trPr>
        <w:tc>
          <w:tcPr>
            <w:tcW w:w="708" w:type="dxa"/>
          </w:tcPr>
          <w:p w14:paraId="66D4AAD5" w14:textId="7C2341D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7AAA8CA" w14:textId="7478F132" w:rsidR="00430CEC"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実施日</w:t>
            </w:r>
          </w:p>
        </w:tc>
        <w:tc>
          <w:tcPr>
            <w:tcW w:w="5249" w:type="dxa"/>
            <w:noWrap/>
          </w:tcPr>
          <w:p w14:paraId="391A0714" w14:textId="7FC73A9C"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アクションの実施日を記載</w:t>
            </w:r>
          </w:p>
        </w:tc>
      </w:tr>
      <w:tr w:rsidR="00430CEC" w14:paraId="4B2797EF" w14:textId="77777777" w:rsidTr="00430CEC">
        <w:trPr>
          <w:trHeight w:val="270"/>
        </w:trPr>
        <w:tc>
          <w:tcPr>
            <w:tcW w:w="708" w:type="dxa"/>
          </w:tcPr>
          <w:p w14:paraId="4D6C8CFB" w14:textId="6FA1BCBB"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8695D10" w14:textId="62B4180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w:t>
            </w:r>
          </w:p>
        </w:tc>
        <w:tc>
          <w:tcPr>
            <w:tcW w:w="5249" w:type="dxa"/>
            <w:noWrap/>
          </w:tcPr>
          <w:p w14:paraId="5D240D85" w14:textId="053FF79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開始時間を記載</w:t>
            </w:r>
          </w:p>
        </w:tc>
      </w:tr>
      <w:tr w:rsidR="00430CEC" w14:paraId="67008230" w14:textId="77777777" w:rsidTr="00645636">
        <w:trPr>
          <w:trHeight w:val="270"/>
        </w:trPr>
        <w:tc>
          <w:tcPr>
            <w:tcW w:w="708" w:type="dxa"/>
          </w:tcPr>
          <w:p w14:paraId="0F15FD0E" w14:textId="0D250643"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999BB8E" w14:textId="7142D32F" w:rsidR="00430CEC" w:rsidRDefault="00430CEC" w:rsidP="00645636">
            <w:pPr>
              <w:pStyle w:val="affffffff3"/>
              <w:snapToGrid w:val="0"/>
              <w:rPr>
                <w:sz w:val="20"/>
                <w:szCs w:val="20"/>
              </w:rPr>
            </w:pPr>
            <w:r>
              <w:rPr>
                <w:rFonts w:hint="eastAsia"/>
                <w:sz w:val="20"/>
                <w:szCs w:val="20"/>
              </w:rPr>
              <w:t>終了時間</w:t>
            </w:r>
          </w:p>
        </w:tc>
        <w:tc>
          <w:tcPr>
            <w:tcW w:w="5249" w:type="dxa"/>
            <w:noWrap/>
          </w:tcPr>
          <w:p w14:paraId="79BD1CA3" w14:textId="5D8DECDE" w:rsidR="00430CEC" w:rsidRPr="00E4202E" w:rsidRDefault="00430CEC" w:rsidP="00645636">
            <w:pPr>
              <w:pStyle w:val="affffffff3"/>
              <w:snapToGrid w:val="0"/>
              <w:rPr>
                <w:sz w:val="20"/>
                <w:szCs w:val="20"/>
              </w:rPr>
            </w:pPr>
            <w:r>
              <w:rPr>
                <w:rFonts w:hint="eastAsia"/>
                <w:sz w:val="20"/>
                <w:szCs w:val="20"/>
              </w:rPr>
              <w:t>終了時間を記載</w:t>
            </w:r>
          </w:p>
        </w:tc>
      </w:tr>
      <w:tr w:rsidR="00430CEC" w14:paraId="72D109DD" w14:textId="77777777" w:rsidTr="00645636">
        <w:trPr>
          <w:trHeight w:val="270"/>
        </w:trPr>
        <w:tc>
          <w:tcPr>
            <w:tcW w:w="708" w:type="dxa"/>
            <w:hideMark/>
          </w:tcPr>
          <w:p w14:paraId="43824E78"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79093120" w14:textId="3232D215"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内容</w:t>
            </w:r>
          </w:p>
        </w:tc>
        <w:tc>
          <w:tcPr>
            <w:tcW w:w="5249" w:type="dxa"/>
            <w:noWrap/>
            <w:hideMark/>
          </w:tcPr>
          <w:p w14:paraId="70AE892A" w14:textId="1F1CCF78"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実施内容</w:t>
            </w:r>
            <w:r w:rsidRPr="00E4202E">
              <w:rPr>
                <w:rFonts w:hint="eastAsia"/>
                <w:sz w:val="20"/>
                <w:szCs w:val="20"/>
              </w:rPr>
              <w:t>を記載。</w:t>
            </w:r>
          </w:p>
        </w:tc>
      </w:tr>
      <w:tr w:rsidR="00430CEC" w14:paraId="68680AE1" w14:textId="77777777" w:rsidTr="00645636">
        <w:trPr>
          <w:trHeight w:val="270"/>
        </w:trPr>
        <w:tc>
          <w:tcPr>
            <w:tcW w:w="708" w:type="dxa"/>
          </w:tcPr>
          <w:p w14:paraId="1F013D8B" w14:textId="2AD233DE"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DA2B82B" w14:textId="288B804E" w:rsidR="00430CEC" w:rsidRPr="00E4202E" w:rsidRDefault="00430CEC" w:rsidP="00645636">
            <w:pPr>
              <w:pStyle w:val="affffffff3"/>
              <w:snapToGrid w:val="0"/>
              <w:rPr>
                <w:sz w:val="20"/>
                <w:szCs w:val="20"/>
              </w:rPr>
            </w:pPr>
            <w:r>
              <w:rPr>
                <w:rFonts w:hint="eastAsia"/>
                <w:sz w:val="20"/>
                <w:szCs w:val="20"/>
              </w:rPr>
              <w:t>結果</w:t>
            </w:r>
          </w:p>
        </w:tc>
        <w:tc>
          <w:tcPr>
            <w:tcW w:w="5249" w:type="dxa"/>
            <w:noWrap/>
          </w:tcPr>
          <w:p w14:paraId="368005B7" w14:textId="493497B7" w:rsidR="00430CEC" w:rsidRPr="00E4202E" w:rsidRDefault="00430CEC" w:rsidP="00645636">
            <w:pPr>
              <w:pStyle w:val="affffffff3"/>
              <w:snapToGrid w:val="0"/>
              <w:rPr>
                <w:sz w:val="20"/>
                <w:szCs w:val="20"/>
              </w:rPr>
            </w:pPr>
            <w:r>
              <w:rPr>
                <w:rFonts w:hint="eastAsia"/>
                <w:sz w:val="20"/>
                <w:szCs w:val="20"/>
              </w:rPr>
              <w:t>実施した結果を記載</w:t>
            </w:r>
          </w:p>
        </w:tc>
      </w:tr>
      <w:tr w:rsidR="00430CEC" w14:paraId="74D4166F" w14:textId="77777777" w:rsidTr="00645636">
        <w:trPr>
          <w:trHeight w:val="270"/>
        </w:trPr>
        <w:tc>
          <w:tcPr>
            <w:tcW w:w="708" w:type="dxa"/>
          </w:tcPr>
          <w:p w14:paraId="6CB5394C" w14:textId="5D1C8EB5"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7F640986" w14:textId="2D230526" w:rsidR="00430CEC" w:rsidRDefault="00430CEC" w:rsidP="00645636">
            <w:pPr>
              <w:pStyle w:val="affffffff3"/>
              <w:snapToGrid w:val="0"/>
              <w:rPr>
                <w:sz w:val="20"/>
                <w:szCs w:val="20"/>
              </w:rPr>
            </w:pPr>
            <w:r>
              <w:rPr>
                <w:rFonts w:hint="eastAsia"/>
                <w:sz w:val="20"/>
                <w:szCs w:val="20"/>
              </w:rPr>
              <w:t>引き継ぎ事項</w:t>
            </w:r>
          </w:p>
        </w:tc>
        <w:tc>
          <w:tcPr>
            <w:tcW w:w="5249" w:type="dxa"/>
            <w:noWrap/>
          </w:tcPr>
          <w:p w14:paraId="3BCE4FB1" w14:textId="56F7AA48" w:rsidR="00430CEC" w:rsidRPr="00E4202E" w:rsidRDefault="00430CEC" w:rsidP="00645636">
            <w:pPr>
              <w:pStyle w:val="affffffff3"/>
              <w:snapToGrid w:val="0"/>
              <w:rPr>
                <w:sz w:val="20"/>
                <w:szCs w:val="20"/>
              </w:rPr>
            </w:pPr>
            <w:r>
              <w:rPr>
                <w:rFonts w:hint="eastAsia"/>
                <w:sz w:val="20"/>
                <w:szCs w:val="20"/>
              </w:rPr>
              <w:t>引き継ぎ事項を記載</w:t>
            </w:r>
          </w:p>
        </w:tc>
      </w:tr>
      <w:tr w:rsidR="00430CEC" w14:paraId="212BAE8D" w14:textId="77777777" w:rsidTr="00645636">
        <w:trPr>
          <w:trHeight w:val="270"/>
        </w:trPr>
        <w:tc>
          <w:tcPr>
            <w:tcW w:w="708" w:type="dxa"/>
          </w:tcPr>
          <w:p w14:paraId="793DAA65" w14:textId="2B9BA566"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4DBEE9B0" w14:textId="2CA5A1BB" w:rsidR="00430CEC" w:rsidRDefault="00430CEC" w:rsidP="00645636">
            <w:pPr>
              <w:pStyle w:val="affffffff3"/>
              <w:snapToGrid w:val="0"/>
              <w:rPr>
                <w:sz w:val="20"/>
                <w:szCs w:val="20"/>
              </w:rPr>
            </w:pPr>
            <w:r>
              <w:rPr>
                <w:rFonts w:hint="eastAsia"/>
                <w:sz w:val="20"/>
                <w:szCs w:val="20"/>
              </w:rPr>
              <w:t>対応者</w:t>
            </w:r>
          </w:p>
        </w:tc>
        <w:tc>
          <w:tcPr>
            <w:tcW w:w="5249" w:type="dxa"/>
            <w:noWrap/>
          </w:tcPr>
          <w:p w14:paraId="3017EEAA" w14:textId="56872A08" w:rsidR="00430CEC" w:rsidRPr="00E4202E" w:rsidRDefault="00430CEC" w:rsidP="00645636">
            <w:pPr>
              <w:pStyle w:val="affffffff3"/>
              <w:snapToGrid w:val="0"/>
              <w:rPr>
                <w:sz w:val="20"/>
                <w:szCs w:val="20"/>
              </w:rPr>
            </w:pPr>
            <w:r>
              <w:rPr>
                <w:rFonts w:hint="eastAsia"/>
                <w:sz w:val="20"/>
                <w:szCs w:val="20"/>
              </w:rPr>
              <w:t>対応者名を記載</w:t>
            </w:r>
          </w:p>
        </w:tc>
      </w:tr>
    </w:tbl>
    <w:p w14:paraId="69F0886C" w14:textId="5A7B14FA" w:rsidR="00430CEC" w:rsidRPr="00430CEC" w:rsidRDefault="00D9058D" w:rsidP="00272572">
      <w:pPr>
        <w:pStyle w:val="a8"/>
        <w:ind w:left="120" w:firstLine="240"/>
      </w:pPr>
      <w:r>
        <w:rPr>
          <w:rFonts w:hint="eastAsia"/>
        </w:rPr>
        <w:t>時系列に複数のアクションが記録されることもあります。</w:t>
      </w:r>
    </w:p>
    <w:p w14:paraId="27AF6195" w14:textId="47B22FEB" w:rsidR="001A13CD" w:rsidRDefault="00502880">
      <w:pPr>
        <w:pStyle w:val="22"/>
      </w:pPr>
      <w:r>
        <w:rPr>
          <w:rFonts w:hint="eastAsia"/>
        </w:rPr>
        <w:t xml:space="preserve">　</w:t>
      </w:r>
      <w:bookmarkStart w:id="162" w:name="_Toc103600051"/>
      <w:r>
        <w:rPr>
          <w:rFonts w:hint="eastAsia"/>
        </w:rPr>
        <w:t>緊急情報</w:t>
      </w:r>
      <w:r w:rsidR="00E81576">
        <w:rPr>
          <w:rFonts w:hint="eastAsia"/>
        </w:rPr>
        <w:t>・防災情報</w:t>
      </w:r>
      <w:bookmarkEnd w:id="162"/>
    </w:p>
    <w:p w14:paraId="701F7E3C" w14:textId="77777777" w:rsidR="00F651B4" w:rsidRDefault="00A415D1" w:rsidP="003C672B">
      <w:pPr>
        <w:pStyle w:val="a7"/>
      </w:pPr>
      <w:r>
        <w:rPr>
          <w:rFonts w:hint="eastAsia"/>
        </w:rPr>
        <w:t>行政機関が当該地域に発信する情報として、気象警報等の緊急情報</w:t>
      </w:r>
      <w:r w:rsidR="00D379D3">
        <w:rPr>
          <w:rFonts w:hint="eastAsia"/>
        </w:rPr>
        <w:t>があります</w:t>
      </w:r>
      <w:r>
        <w:rPr>
          <w:rFonts w:hint="eastAsia"/>
        </w:rPr>
        <w:t>。</w:t>
      </w:r>
      <w:r w:rsidR="00D9058D">
        <w:rPr>
          <w:rFonts w:hint="eastAsia"/>
        </w:rPr>
        <w:t>Lアラート</w:t>
      </w:r>
      <w:r w:rsidR="009C5855">
        <w:rPr>
          <w:rFonts w:hint="eastAsia"/>
        </w:rPr>
        <w:t>や防災等の検討を踏まえ、今後検討を進めてい</w:t>
      </w:r>
      <w:r w:rsidR="00D9058D">
        <w:rPr>
          <w:rFonts w:hint="eastAsia"/>
        </w:rPr>
        <w:t>きます</w:t>
      </w:r>
      <w:r w:rsidR="009C5855">
        <w:rPr>
          <w:rFonts w:hint="eastAsia"/>
        </w:rPr>
        <w:t>。</w:t>
      </w:r>
    </w:p>
    <w:p w14:paraId="71373642" w14:textId="53B24E90" w:rsidR="00356981" w:rsidRPr="00356981" w:rsidRDefault="00A415D1" w:rsidP="003C672B">
      <w:pPr>
        <w:pStyle w:val="a7"/>
      </w:pPr>
      <w:r>
        <w:rPr>
          <w:rFonts w:hint="eastAsia"/>
        </w:rPr>
        <w:lastRenderedPageBreak/>
        <w:t>緊急情報のデータモデルを統一することで、配信アプリなどの開発も促進され円滑な情報提供ができ</w:t>
      </w:r>
      <w:r w:rsidR="00D9058D">
        <w:rPr>
          <w:rFonts w:hint="eastAsia"/>
        </w:rPr>
        <w:t>ます</w:t>
      </w:r>
      <w:r>
        <w:rPr>
          <w:rFonts w:hint="eastAsia"/>
        </w:rPr>
        <w:t>。</w:t>
      </w:r>
    </w:p>
    <w:p w14:paraId="32DE4EDB" w14:textId="2A728BCE" w:rsidR="00502880" w:rsidRDefault="00502880">
      <w:pPr>
        <w:pStyle w:val="22"/>
      </w:pPr>
      <w:r>
        <w:rPr>
          <w:rFonts w:hint="eastAsia"/>
        </w:rPr>
        <w:t xml:space="preserve">　</w:t>
      </w:r>
      <w:bookmarkStart w:id="163" w:name="_Toc103600052"/>
      <w:r>
        <w:rPr>
          <w:rFonts w:hint="eastAsia"/>
        </w:rPr>
        <w:t>行政情報</w:t>
      </w:r>
      <w:bookmarkEnd w:id="163"/>
    </w:p>
    <w:p w14:paraId="0AEAAD05" w14:textId="204005DB" w:rsidR="0051535A" w:rsidRDefault="00F651B4" w:rsidP="003C672B">
      <w:pPr>
        <w:pStyle w:val="a7"/>
      </w:pPr>
      <w:r>
        <w:rPr>
          <w:rFonts w:hint="eastAsia"/>
        </w:rPr>
        <w:t>スマートシティ等の推進の中で行政との情報の交換が生じたり行政情報の活用が図られたりする場合があります。そのためGIF実装データモデルで行政用のモデルを定義しています。</w:t>
      </w:r>
    </w:p>
    <w:p w14:paraId="3624F40E" w14:textId="6CA392DA" w:rsidR="00A627A9" w:rsidRDefault="00A627A9" w:rsidP="00A627A9">
      <w:pPr>
        <w:pStyle w:val="32"/>
        <w:numPr>
          <w:ilvl w:val="0"/>
          <w:numId w:val="104"/>
        </w:numPr>
      </w:pPr>
      <w:bookmarkStart w:id="164" w:name="_Toc103600053"/>
      <w:r>
        <w:rPr>
          <w:rFonts w:hint="eastAsia"/>
        </w:rPr>
        <w:t>行政情報</w:t>
      </w:r>
      <w:bookmarkEnd w:id="164"/>
    </w:p>
    <w:p w14:paraId="799E0A70" w14:textId="7185B4D3" w:rsidR="000B5A18" w:rsidRPr="000B5A18" w:rsidRDefault="00C7689A" w:rsidP="00197D23">
      <w:pPr>
        <w:pStyle w:val="a8"/>
        <w:ind w:left="120" w:firstLine="240"/>
      </w:pPr>
      <w:r>
        <w:rPr>
          <w:rFonts w:hint="eastAsia"/>
        </w:rPr>
        <w:t>手続きや行政機関が公表する情報等のデータモデルを示します。</w:t>
      </w:r>
    </w:p>
    <w:p w14:paraId="77B74B9D" w14:textId="77777777" w:rsidR="00F651B4" w:rsidRDefault="00F651B4"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F651B4" w:rsidRPr="00B7091E" w14:paraId="383F1CBA" w14:textId="77777777" w:rsidTr="00F651B4">
        <w:tc>
          <w:tcPr>
            <w:tcW w:w="1667" w:type="pct"/>
            <w:shd w:val="clear" w:color="auto" w:fill="D9D9D9" w:themeFill="background1" w:themeFillShade="D9"/>
          </w:tcPr>
          <w:p w14:paraId="4DDCC9E9"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2A3ABD7F"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2A84806A"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参照元</w:t>
            </w:r>
          </w:p>
        </w:tc>
      </w:tr>
      <w:tr w:rsidR="00F651B4" w:rsidRPr="00B7091E" w14:paraId="1FB95CA5" w14:textId="77777777" w:rsidTr="00F651B4">
        <w:tc>
          <w:tcPr>
            <w:tcW w:w="1667" w:type="pct"/>
          </w:tcPr>
          <w:p w14:paraId="683DEA94" w14:textId="21C012F1" w:rsidR="00F651B4" w:rsidRPr="00F651B4" w:rsidRDefault="00F651B4" w:rsidP="00645636">
            <w:pPr>
              <w:pStyle w:val="aa"/>
              <w:snapToGrid w:val="0"/>
              <w:ind w:leftChars="0" w:left="0" w:firstLineChars="0" w:firstLine="0"/>
              <w:rPr>
                <w:sz w:val="20"/>
                <w:szCs w:val="18"/>
              </w:rPr>
            </w:pPr>
            <w:r>
              <w:rPr>
                <w:rFonts w:hint="eastAsia"/>
                <w:sz w:val="20"/>
                <w:szCs w:val="18"/>
              </w:rPr>
              <w:t>実装データモデル(行政)</w:t>
            </w:r>
          </w:p>
        </w:tc>
        <w:tc>
          <w:tcPr>
            <w:tcW w:w="1228" w:type="pct"/>
          </w:tcPr>
          <w:p w14:paraId="2A5D15E5" w14:textId="2413E67B" w:rsidR="00F651B4" w:rsidRDefault="00F651B4" w:rsidP="00645636">
            <w:pPr>
              <w:pStyle w:val="aa"/>
              <w:snapToGrid w:val="0"/>
              <w:ind w:leftChars="0" w:left="0" w:firstLineChars="0" w:firstLine="0"/>
              <w:rPr>
                <w:sz w:val="20"/>
                <w:szCs w:val="18"/>
              </w:rPr>
            </w:pPr>
            <w:r w:rsidRPr="00367AA4">
              <w:rPr>
                <w:sz w:val="20"/>
                <w:szCs w:val="18"/>
              </w:rPr>
              <w:t>GIF</w:t>
            </w:r>
            <w:r w:rsidR="00367AA4" w:rsidRPr="00197D23">
              <w:rPr>
                <w:rFonts w:hint="eastAsia"/>
                <w:sz w:val="16"/>
                <w:szCs w:val="14"/>
              </w:rPr>
              <w:t>（Administration）</w:t>
            </w:r>
          </w:p>
        </w:tc>
        <w:tc>
          <w:tcPr>
            <w:tcW w:w="2105" w:type="pct"/>
          </w:tcPr>
          <w:p w14:paraId="501DBBC5" w14:textId="6D88FA68" w:rsidR="00F651B4" w:rsidRPr="00F651B4" w:rsidRDefault="00F651B4" w:rsidP="00645636">
            <w:pPr>
              <w:pStyle w:val="aa"/>
              <w:snapToGrid w:val="0"/>
              <w:ind w:leftChars="0" w:left="0" w:firstLineChars="0" w:firstLine="0"/>
              <w:rPr>
                <w:sz w:val="20"/>
                <w:szCs w:val="18"/>
              </w:rPr>
            </w:pPr>
            <w:r>
              <w:rPr>
                <w:rFonts w:hint="eastAsia"/>
                <w:sz w:val="20"/>
                <w:szCs w:val="18"/>
              </w:rPr>
              <w:t>GIF実装データモデル(行政)</w:t>
            </w:r>
          </w:p>
        </w:tc>
      </w:tr>
    </w:tbl>
    <w:p w14:paraId="63DA0ED2" w14:textId="77777777" w:rsidR="00F651B4" w:rsidRDefault="00F651B4" w:rsidP="001F162B">
      <w:pPr>
        <w:pStyle w:val="51"/>
        <w:numPr>
          <w:ilvl w:val="4"/>
          <w:numId w:val="93"/>
        </w:numPr>
      </w:pPr>
      <w:r>
        <w:rPr>
          <w:rFonts w:hint="eastAsia"/>
        </w:rPr>
        <w:t>データモデル</w:t>
      </w:r>
    </w:p>
    <w:p w14:paraId="3F776B93" w14:textId="1838D3C2" w:rsidR="00F651B4" w:rsidRDefault="00F651B4" w:rsidP="00F651B4">
      <w:pPr>
        <w:pStyle w:val="aa"/>
        <w:ind w:left="360" w:firstLine="240"/>
      </w:pPr>
      <w:r>
        <w:rPr>
          <w:rFonts w:hint="eastAsia"/>
        </w:rPr>
        <w:t>行政用のデータモデルは</w:t>
      </w:r>
      <w:r w:rsidR="008878BF">
        <w:rPr>
          <w:rFonts w:hint="eastAsia"/>
        </w:rPr>
        <w:t>、</w:t>
      </w:r>
      <w:r>
        <w:rPr>
          <w:rFonts w:hint="eastAsia"/>
        </w:rPr>
        <w:t>以下</w:t>
      </w:r>
      <w:r w:rsidR="004B591F">
        <w:rPr>
          <w:rFonts w:hint="eastAsia"/>
        </w:rPr>
        <w:t>が参照できます</w:t>
      </w:r>
      <w:r>
        <w:rPr>
          <w:rFonts w:hint="eastAsia"/>
        </w:rPr>
        <w:t>。</w:t>
      </w:r>
    </w:p>
    <w:p w14:paraId="65D4DB57" w14:textId="77777777" w:rsidR="00F651B4" w:rsidRDefault="00F651B4" w:rsidP="00F651B4">
      <w:pPr>
        <w:pStyle w:val="a7"/>
        <w:ind w:leftChars="400" w:left="960" w:firstLine="200"/>
        <w:rPr>
          <w:sz w:val="20"/>
          <w:szCs w:val="18"/>
        </w:rPr>
      </w:pPr>
      <w:r w:rsidRPr="00F651B4">
        <w:rPr>
          <w:rFonts w:hint="eastAsia"/>
          <w:sz w:val="20"/>
          <w:szCs w:val="18"/>
        </w:rPr>
        <w:t>申請・届出、証明・通知、事例、行政サービス、イベント、報告書、</w:t>
      </w:r>
    </w:p>
    <w:p w14:paraId="0C2161F3" w14:textId="7AF00AA2" w:rsidR="00F651B4" w:rsidRPr="00F651B4" w:rsidRDefault="00F651B4" w:rsidP="00F651B4">
      <w:pPr>
        <w:pStyle w:val="a7"/>
        <w:ind w:leftChars="400" w:left="960" w:firstLine="200"/>
        <w:rPr>
          <w:sz w:val="20"/>
          <w:szCs w:val="18"/>
        </w:rPr>
      </w:pPr>
      <w:r w:rsidRPr="00F651B4">
        <w:rPr>
          <w:rFonts w:hint="eastAsia"/>
          <w:sz w:val="20"/>
          <w:szCs w:val="18"/>
        </w:rPr>
        <w:t>行政サービス</w:t>
      </w:r>
      <w:r>
        <w:rPr>
          <w:rFonts w:hint="eastAsia"/>
          <w:sz w:val="20"/>
          <w:szCs w:val="18"/>
        </w:rPr>
        <w:t>拠点</w:t>
      </w:r>
      <w:r w:rsidRPr="00F651B4">
        <w:rPr>
          <w:rFonts w:hint="eastAsia"/>
          <w:sz w:val="20"/>
          <w:szCs w:val="18"/>
        </w:rPr>
        <w:t>・支援機関、調達</w:t>
      </w:r>
    </w:p>
    <w:p w14:paraId="51790DAB" w14:textId="77777777" w:rsidR="008878BF" w:rsidRDefault="008878BF" w:rsidP="008878BF">
      <w:pPr>
        <w:pStyle w:val="51"/>
      </w:pPr>
      <w:r>
        <w:rPr>
          <w:rFonts w:hint="eastAsia"/>
        </w:rPr>
        <w:t>既存データモデル</w:t>
      </w:r>
    </w:p>
    <w:p w14:paraId="2C0E4206" w14:textId="4B3E61FE" w:rsidR="008878BF" w:rsidRDefault="008878BF">
      <w:pPr>
        <w:pStyle w:val="6"/>
      </w:pPr>
      <w:r>
        <w:rPr>
          <w:rFonts w:hint="eastAsia"/>
        </w:rPr>
        <w:t>統計</w:t>
      </w:r>
    </w:p>
    <w:p w14:paraId="3A079F0C" w14:textId="03E56234" w:rsidR="008878BF" w:rsidRDefault="008878BF" w:rsidP="008878BF">
      <w:pPr>
        <w:pStyle w:val="afd"/>
      </w:pPr>
      <w:r>
        <w:rPr>
          <w:rFonts w:hint="eastAsia"/>
        </w:rPr>
        <w:t>総務省統計局の提供するデータモデルとコードが参照できます。</w:t>
      </w:r>
      <w:r>
        <w:rPr>
          <w:rStyle w:val="affa"/>
        </w:rPr>
        <w:footnoteReference w:id="52"/>
      </w:r>
    </w:p>
    <w:p w14:paraId="739A5D1D" w14:textId="7EE4C5EA" w:rsidR="000B5A18" w:rsidRDefault="000B5A18" w:rsidP="000B5A18">
      <w:pPr>
        <w:pStyle w:val="32"/>
      </w:pPr>
      <w:bookmarkStart w:id="165" w:name="_Toc103600054"/>
      <w:r>
        <w:rPr>
          <w:rFonts w:hint="eastAsia"/>
        </w:rPr>
        <w:t>地域</w:t>
      </w:r>
      <w:r w:rsidR="00C7689A">
        <w:rPr>
          <w:rFonts w:hint="eastAsia"/>
        </w:rPr>
        <w:t>・</w:t>
      </w:r>
      <w:r>
        <w:rPr>
          <w:rFonts w:hint="eastAsia"/>
        </w:rPr>
        <w:t>年齢別人口</w:t>
      </w:r>
      <w:bookmarkEnd w:id="165"/>
    </w:p>
    <w:p w14:paraId="6A8D7885" w14:textId="5CEB51BA" w:rsidR="000B5A18" w:rsidRDefault="00C7689A" w:rsidP="000B5A18">
      <w:pPr>
        <w:pStyle w:val="a8"/>
        <w:ind w:left="120" w:firstLine="240"/>
      </w:pPr>
      <w:r>
        <w:rPr>
          <w:rFonts w:hint="eastAsia"/>
        </w:rPr>
        <w:t>地域分析などに使用することが多い、地域・年齢別情報のデータモデルを示します。</w:t>
      </w:r>
    </w:p>
    <w:p w14:paraId="3571070E" w14:textId="77777777" w:rsidR="00C77F2E" w:rsidRDefault="00C77F2E" w:rsidP="00197D23">
      <w:pPr>
        <w:pStyle w:val="51"/>
        <w:numPr>
          <w:ilvl w:val="4"/>
          <w:numId w:val="107"/>
        </w:numPr>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C77F2E" w:rsidRPr="00B7091E" w14:paraId="2C17CDEA" w14:textId="77777777" w:rsidTr="00FB6F8F">
        <w:tc>
          <w:tcPr>
            <w:tcW w:w="1667" w:type="pct"/>
            <w:shd w:val="clear" w:color="auto" w:fill="D9D9D9" w:themeFill="background1" w:themeFillShade="D9"/>
          </w:tcPr>
          <w:p w14:paraId="4C288591"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998F194"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0B7895CF"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参照元</w:t>
            </w:r>
          </w:p>
        </w:tc>
      </w:tr>
      <w:tr w:rsidR="00C77F2E" w:rsidRPr="00B7091E" w14:paraId="6BDD8B00" w14:textId="77777777" w:rsidTr="00FB6F8F">
        <w:tc>
          <w:tcPr>
            <w:tcW w:w="1667" w:type="pct"/>
          </w:tcPr>
          <w:p w14:paraId="284347D3" w14:textId="35632774" w:rsidR="00C77F2E" w:rsidRPr="00F651B4" w:rsidRDefault="00B66FBA" w:rsidP="00FB6F8F">
            <w:pPr>
              <w:pStyle w:val="aa"/>
              <w:snapToGrid w:val="0"/>
              <w:ind w:leftChars="0" w:left="0" w:firstLineChars="0" w:firstLine="0"/>
              <w:rPr>
                <w:sz w:val="20"/>
                <w:szCs w:val="18"/>
              </w:rPr>
            </w:pPr>
            <w:r>
              <w:rPr>
                <w:rFonts w:hint="eastAsia"/>
                <w:sz w:val="20"/>
                <w:szCs w:val="18"/>
              </w:rPr>
              <w:t>人口統計</w:t>
            </w:r>
          </w:p>
        </w:tc>
        <w:tc>
          <w:tcPr>
            <w:tcW w:w="1228" w:type="pct"/>
          </w:tcPr>
          <w:p w14:paraId="38273DDF" w14:textId="571F9A34" w:rsidR="00C77F2E" w:rsidRDefault="00C77F2E" w:rsidP="00FB6F8F">
            <w:pPr>
              <w:pStyle w:val="aa"/>
              <w:snapToGrid w:val="0"/>
              <w:ind w:leftChars="0" w:left="0" w:firstLineChars="0" w:firstLine="0"/>
              <w:rPr>
                <w:sz w:val="20"/>
                <w:szCs w:val="18"/>
              </w:rPr>
            </w:pPr>
          </w:p>
        </w:tc>
        <w:tc>
          <w:tcPr>
            <w:tcW w:w="2105" w:type="pct"/>
          </w:tcPr>
          <w:p w14:paraId="547D7425" w14:textId="1C166532" w:rsidR="00C77F2E" w:rsidRPr="00F651B4" w:rsidRDefault="00C77F2E" w:rsidP="00FB6F8F">
            <w:pPr>
              <w:pStyle w:val="aa"/>
              <w:snapToGrid w:val="0"/>
              <w:ind w:leftChars="0" w:left="0" w:firstLineChars="0" w:firstLine="0"/>
              <w:rPr>
                <w:sz w:val="20"/>
                <w:szCs w:val="18"/>
              </w:rPr>
            </w:pPr>
            <w:r>
              <w:rPr>
                <w:rFonts w:hint="eastAsia"/>
                <w:sz w:val="20"/>
                <w:szCs w:val="18"/>
              </w:rPr>
              <w:t>統計</w:t>
            </w:r>
          </w:p>
        </w:tc>
      </w:tr>
    </w:tbl>
    <w:p w14:paraId="43859251" w14:textId="77777777" w:rsidR="00B66FBA" w:rsidRDefault="00B66FBA" w:rsidP="00197D23">
      <w:pPr>
        <w:pStyle w:val="51"/>
      </w:pPr>
      <w:r>
        <w:rPr>
          <w:rFonts w:hint="eastAsia"/>
        </w:rPr>
        <w:t>データモデル</w:t>
      </w:r>
    </w:p>
    <w:p w14:paraId="764AFF65" w14:textId="37ED5572" w:rsidR="00B66FBA" w:rsidRDefault="00B66FBA" w:rsidP="00B66FBA">
      <w:pPr>
        <w:pStyle w:val="aa"/>
        <w:ind w:left="360" w:firstLine="240"/>
      </w:pPr>
      <w:r>
        <w:rPr>
          <w:rFonts w:hint="eastAsia"/>
        </w:rPr>
        <w:t>地域の</w:t>
      </w:r>
      <w:r w:rsidR="004002A6">
        <w:rPr>
          <w:rFonts w:hint="eastAsia"/>
        </w:rPr>
        <w:t>年齢別</w:t>
      </w:r>
      <w:r>
        <w:rPr>
          <w:rFonts w:hint="eastAsia"/>
        </w:rPr>
        <w:t>のデータモデル</w:t>
      </w:r>
      <w:r w:rsidR="004002A6">
        <w:rPr>
          <w:rFonts w:hint="eastAsia"/>
        </w:rPr>
        <w:t>を以下に示します</w:t>
      </w:r>
      <w:r>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E1AEB" w:rsidRPr="00BE1AEB" w14:paraId="4AB40593"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3E3EE" w14:textId="60193AFD"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lastRenderedPageBreak/>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CC0A35" w14:textId="03DA50A8"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90EA" w14:textId="03ABD1A7"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r>
      <w:tr w:rsidR="00462EE1" w:rsidRPr="00BE1AEB" w14:paraId="119B4553" w14:textId="77777777" w:rsidTr="00197D23">
        <w:trPr>
          <w:trHeight w:val="45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0CD0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78ABE" w14:textId="506B261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都道府県コード又は市区町村コード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0A0F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情報の管理主体である地方公共団体の都道府県コード又は市区町村コードを記載。※記載方法について、「データ項目特記事項」シートの【共通ルール】を参照。</w:t>
            </w:r>
          </w:p>
        </w:tc>
      </w:tr>
      <w:tr w:rsidR="00462EE1" w:rsidRPr="00BE1AEB" w14:paraId="43FF5888"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82497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BF39BA" w14:textId="7CF51DB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2DCDA" w14:textId="236F826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地方公共団体にて管理する地域コード</w:t>
            </w:r>
            <w:r w:rsidR="00BE1AEB">
              <w:rPr>
                <w:rFonts w:asciiTheme="minorEastAsia" w:eastAsiaTheme="minorEastAsia" w:hAnsiTheme="minorEastAsia" w:cs="ＭＳ Ｐゴシック" w:hint="eastAsia"/>
                <w:kern w:val="0"/>
                <w:sz w:val="20"/>
                <w:szCs w:val="20"/>
              </w:rPr>
              <w:t>がある場合</w:t>
            </w:r>
            <w:r w:rsidR="007B742E">
              <w:rPr>
                <w:rFonts w:asciiTheme="minorEastAsia" w:eastAsiaTheme="minorEastAsia" w:hAnsiTheme="minorEastAsia" w:cs="ＭＳ Ｐゴシック" w:hint="eastAsia"/>
                <w:kern w:val="0"/>
                <w:sz w:val="20"/>
                <w:szCs w:val="20"/>
              </w:rPr>
              <w:t>に</w:t>
            </w:r>
            <w:r w:rsidRPr="00197D23">
              <w:rPr>
                <w:rFonts w:asciiTheme="minorEastAsia" w:eastAsiaTheme="minorEastAsia" w:hAnsiTheme="minorEastAsia" w:cs="ＭＳ Ｐゴシック" w:hint="eastAsia"/>
                <w:kern w:val="0"/>
                <w:sz w:val="20"/>
                <w:szCs w:val="20"/>
              </w:rPr>
              <w:t>記載。</w:t>
            </w:r>
          </w:p>
        </w:tc>
      </w:tr>
      <w:tr w:rsidR="00462EE1" w:rsidRPr="00BE1AEB" w14:paraId="70871C75"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602A6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F4423B" w14:textId="53716C9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A067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62EE1" w:rsidRPr="00BE1AEB" w14:paraId="0428C2B8"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D05B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B9FCE" w14:textId="34C0962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市区町村名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CA87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62EE1" w:rsidRPr="00BE1AEB" w14:paraId="16E61473" w14:textId="77777777" w:rsidTr="00197D23">
        <w:trPr>
          <w:trHeight w:val="5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ED237" w14:textId="07EB370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C2B143" w14:textId="51B6094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調査年月日</w:t>
            </w:r>
          </w:p>
        </w:tc>
        <w:tc>
          <w:tcPr>
            <w:tcW w:w="0" w:type="auto"/>
            <w:tcBorders>
              <w:top w:val="single" w:sz="4" w:space="0" w:color="auto"/>
              <w:left w:val="single" w:sz="4" w:space="0" w:color="auto"/>
              <w:bottom w:val="single" w:sz="4" w:space="0" w:color="auto"/>
              <w:right w:val="single" w:sz="4" w:space="0" w:color="auto"/>
            </w:tcBorders>
            <w:vAlign w:val="center"/>
            <w:hideMark/>
          </w:tcPr>
          <w:p w14:paraId="329EF33C" w14:textId="65AA366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調査した西暦を記載。※調査時点のデータは原則更新せず、新規調査時は別データセットを作成。</w:t>
            </w:r>
          </w:p>
        </w:tc>
      </w:tr>
      <w:tr w:rsidR="00462EE1" w:rsidRPr="00BE1AEB" w14:paraId="50F47C97"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1F5FB5" w14:textId="4DF5A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AB367A" w14:textId="1D8CC2F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9913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対象地域（注</w:t>
            </w:r>
            <w:r w:rsidRPr="00197D23">
              <w:rPr>
                <w:rFonts w:asciiTheme="minorEastAsia" w:eastAsiaTheme="minorEastAsia" w:hAnsiTheme="minorEastAsia" w:cs="ＭＳ Ｐゴシック"/>
                <w:kern w:val="0"/>
                <w:sz w:val="20"/>
                <w:szCs w:val="20"/>
              </w:rPr>
              <w:t>1）を記載。</w:t>
            </w:r>
          </w:p>
        </w:tc>
      </w:tr>
      <w:tr w:rsidR="00462EE1" w:rsidRPr="00BE1AEB" w14:paraId="70EE7C6E"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89241" w14:textId="63D6F25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5C7AA1" w14:textId="2E72A2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総人口</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1203C"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対象地域に居住する住民の総数を記載。</w:t>
            </w:r>
          </w:p>
        </w:tc>
      </w:tr>
      <w:tr w:rsidR="00462EE1" w:rsidRPr="00BE1AEB" w14:paraId="57C93B2B"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A6FCF" w14:textId="481B43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28719D" w14:textId="0014AC8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FB6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対象地域に居住する住民の男性総数を記載。</w:t>
            </w:r>
          </w:p>
        </w:tc>
      </w:tr>
      <w:tr w:rsidR="00462EE1" w:rsidRPr="00BE1AEB" w14:paraId="0B037D4F" w14:textId="77777777" w:rsidTr="00197D23">
        <w:trPr>
          <w:trHeight w:val="10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21FB8" w14:textId="5904EDA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EFC553" w14:textId="34781A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30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対象地域に居住する住民の女性総数を記載。</w:t>
            </w:r>
          </w:p>
        </w:tc>
      </w:tr>
      <w:tr w:rsidR="00462EE1" w:rsidRPr="00BE1AEB" w14:paraId="31522524"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FE26D" w14:textId="2D1E2C3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EAFF9E" w14:textId="7CB61D5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15E0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0-4歳の男性人口を記載。</w:t>
            </w:r>
          </w:p>
        </w:tc>
      </w:tr>
      <w:tr w:rsidR="00462EE1" w:rsidRPr="00BE1AEB" w14:paraId="70EB2454" w14:textId="77777777" w:rsidTr="00197D23">
        <w:trPr>
          <w:trHeight w:val="2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3CA2C" w14:textId="7993CA5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8B1" w14:textId="4FDE9E1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EF14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0-4歳の女性人口を記載。</w:t>
            </w:r>
          </w:p>
        </w:tc>
      </w:tr>
      <w:tr w:rsidR="00462EE1" w:rsidRPr="00BE1AEB" w14:paraId="0686246A" w14:textId="77777777" w:rsidTr="00197D23">
        <w:trPr>
          <w:trHeight w:val="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81D99" w14:textId="35C675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DDAE2B" w14:textId="63F1077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B562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5-9歳の男性人口を記載。</w:t>
            </w:r>
          </w:p>
        </w:tc>
      </w:tr>
      <w:tr w:rsidR="00462EE1" w:rsidRPr="00BE1AEB" w14:paraId="36001952"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99452D" w14:textId="19A6C49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2FBA2B" w14:textId="06B360E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D681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5-9歳の女性人口を記載。</w:t>
            </w:r>
          </w:p>
        </w:tc>
      </w:tr>
      <w:tr w:rsidR="00462EE1" w:rsidRPr="00BE1AEB" w14:paraId="6187CA77" w14:textId="77777777" w:rsidTr="00197D23">
        <w:trPr>
          <w:trHeight w:val="17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435E92" w14:textId="2DCF9C6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D83123" w14:textId="32B3D01B"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F05833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10-14歳の男性人口を記載。</w:t>
            </w:r>
          </w:p>
        </w:tc>
      </w:tr>
      <w:tr w:rsidR="00462EE1" w:rsidRPr="00BE1AEB" w14:paraId="5886F54D" w14:textId="77777777" w:rsidTr="00197D23">
        <w:trPr>
          <w:trHeight w:val="14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A0793" w14:textId="10AF2D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6F303E" w14:textId="6669B96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D508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10-14歳の女性人口を記載。</w:t>
            </w:r>
          </w:p>
        </w:tc>
      </w:tr>
      <w:tr w:rsidR="00462EE1" w:rsidRPr="00BE1AEB" w14:paraId="12CA21E5" w14:textId="77777777" w:rsidTr="00197D23">
        <w:trPr>
          <w:trHeight w:val="12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66943D" w14:textId="2B7CCEE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7D75E5" w14:textId="4DEB0D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9C934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15-19歳の男性人口を記載。</w:t>
            </w:r>
          </w:p>
        </w:tc>
      </w:tr>
      <w:tr w:rsidR="00462EE1" w:rsidRPr="00BE1AEB" w14:paraId="645164AD"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A2248" w14:textId="6E1ABEB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831CA4" w14:textId="2E0948C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48603E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15-19歳の女性人口を記載。</w:t>
            </w:r>
          </w:p>
        </w:tc>
      </w:tr>
      <w:tr w:rsidR="00462EE1" w:rsidRPr="00BE1AEB" w14:paraId="448AC790" w14:textId="77777777" w:rsidTr="00197D23">
        <w:trPr>
          <w:trHeight w:val="10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1A252" w14:textId="13149A2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9028ED" w14:textId="6DF9B3B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0084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20-24歳の男性人口を記載。</w:t>
            </w:r>
          </w:p>
        </w:tc>
      </w:tr>
      <w:tr w:rsidR="00462EE1" w:rsidRPr="00BE1AEB" w14:paraId="50A1053B"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4CBD59" w14:textId="1869977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6C07F" w14:textId="408F6C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F6B40C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20-24歳の女性人口を記載。</w:t>
            </w:r>
          </w:p>
        </w:tc>
      </w:tr>
      <w:tr w:rsidR="00462EE1" w:rsidRPr="00BE1AEB" w14:paraId="2B09397A"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08E07F" w14:textId="25E481E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529AD9" w14:textId="3AD770A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C2FF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25-29歳の男性人口を記載。</w:t>
            </w:r>
          </w:p>
        </w:tc>
      </w:tr>
      <w:tr w:rsidR="00462EE1" w:rsidRPr="00BE1AEB" w14:paraId="17FE05EE"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5D2F3" w14:textId="4A58544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EEC4E1" w14:textId="0D2F91B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2AED3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25-29歳の女性人口を記載。</w:t>
            </w:r>
          </w:p>
        </w:tc>
      </w:tr>
      <w:tr w:rsidR="00462EE1" w:rsidRPr="00BE1AEB" w14:paraId="737CA98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75706" w14:textId="39A728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363024" w14:textId="18E7745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97D35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30-34歳の男性人口を記載。</w:t>
            </w:r>
          </w:p>
        </w:tc>
      </w:tr>
      <w:tr w:rsidR="00462EE1" w:rsidRPr="00BE1AEB" w14:paraId="311F4FC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02AF0" w14:textId="5CD9D7D9"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80A68B" w14:textId="098C3F2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F800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30-34歳の女性人口を記載。</w:t>
            </w:r>
          </w:p>
        </w:tc>
      </w:tr>
      <w:tr w:rsidR="00462EE1" w:rsidRPr="00BE1AEB" w14:paraId="38AA4145" w14:textId="77777777" w:rsidTr="00197D23">
        <w:trPr>
          <w:trHeight w:val="29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42CB1" w14:textId="2C3A922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437655" w14:textId="28999A6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62E4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35-39歳の男性人口を記載。</w:t>
            </w:r>
          </w:p>
        </w:tc>
      </w:tr>
      <w:tr w:rsidR="00462EE1" w:rsidRPr="00BE1AEB" w14:paraId="09AAA0FD"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35C24" w14:textId="5E0682D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96C7FC" w14:textId="1D49A7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DD2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35-39歳の女性人口を記載。</w:t>
            </w:r>
          </w:p>
        </w:tc>
      </w:tr>
      <w:tr w:rsidR="00462EE1" w:rsidRPr="00BE1AEB" w14:paraId="58698F7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950F9" w14:textId="3AD7532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EEB4D7" w14:textId="674B3E7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2F1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40-44歳の男性人口を記載。</w:t>
            </w:r>
          </w:p>
        </w:tc>
      </w:tr>
      <w:tr w:rsidR="00462EE1" w:rsidRPr="00BE1AEB" w14:paraId="051D19AB"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58184" w14:textId="719E6E4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2B953" w14:textId="2541653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1B58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40-44歳の女性人口を記載。</w:t>
            </w:r>
          </w:p>
        </w:tc>
      </w:tr>
      <w:tr w:rsidR="00462EE1" w:rsidRPr="00BE1AEB" w14:paraId="21BC8B4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284CB" w14:textId="65F8F1C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6E55A4" w14:textId="6E1F7B8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34DF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45-49歳の男性人口を記載。</w:t>
            </w:r>
          </w:p>
        </w:tc>
      </w:tr>
      <w:tr w:rsidR="00462EE1" w:rsidRPr="00BE1AEB" w14:paraId="7C481368"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E1BCA" w14:textId="1A605FC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386A40" w14:textId="0BE03E2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2A8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45-49歳の女性人口を記載。</w:t>
            </w:r>
          </w:p>
        </w:tc>
      </w:tr>
      <w:tr w:rsidR="00462EE1" w:rsidRPr="00BE1AEB" w14:paraId="08A2D2D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837F3" w14:textId="7E47DC4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1D89CB" w14:textId="1D7F4C2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B5435D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50-54歳の男性人口を記載。</w:t>
            </w:r>
          </w:p>
        </w:tc>
      </w:tr>
      <w:tr w:rsidR="00462EE1" w:rsidRPr="00BE1AEB" w14:paraId="35F5772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E4C27" w14:textId="25DAF22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FA2D3" w14:textId="3E68CD7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6B47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50-54歳の女性人口を記載。</w:t>
            </w:r>
          </w:p>
        </w:tc>
      </w:tr>
      <w:tr w:rsidR="00462EE1" w:rsidRPr="00BE1AEB" w14:paraId="69AF6783"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9E1764" w14:textId="5B8891F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89857" w14:textId="688190D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FB4F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55-59歳の男性人口を記載。</w:t>
            </w:r>
          </w:p>
        </w:tc>
      </w:tr>
      <w:tr w:rsidR="00462EE1" w:rsidRPr="00BE1AEB" w14:paraId="41FDF17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58F1E" w14:textId="21549BB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22F45F" w14:textId="57A47B9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7959EE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55-59歳の女性人口を記載。</w:t>
            </w:r>
          </w:p>
        </w:tc>
      </w:tr>
      <w:tr w:rsidR="00462EE1" w:rsidRPr="00BE1AEB" w14:paraId="43E54A88" w14:textId="77777777" w:rsidTr="00197D23">
        <w:trPr>
          <w:trHeight w:val="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5B64C9" w14:textId="45E7171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52B49" w14:textId="153AC9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B59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60-64歳の男性人口を記載。</w:t>
            </w:r>
          </w:p>
        </w:tc>
      </w:tr>
      <w:tr w:rsidR="00462EE1" w:rsidRPr="00BE1AEB" w14:paraId="55D05A1B" w14:textId="77777777" w:rsidTr="00197D23">
        <w:trPr>
          <w:trHeight w:val="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B5473" w14:textId="4D6DDC7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6924BD" w14:textId="279D02A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636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60-64歳の女性人口を記載。</w:t>
            </w:r>
          </w:p>
        </w:tc>
      </w:tr>
      <w:tr w:rsidR="00462EE1" w:rsidRPr="00BE1AEB" w14:paraId="413590E2" w14:textId="77777777" w:rsidTr="00197D23">
        <w:trPr>
          <w:trHeight w:val="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526E5" w14:textId="0AAFBEE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1DA908" w14:textId="4FB9E28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022D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65-69歳の男性人口を記載。</w:t>
            </w:r>
          </w:p>
        </w:tc>
      </w:tr>
      <w:tr w:rsidR="00462EE1" w:rsidRPr="00BE1AEB" w14:paraId="465E8E2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F0A86" w14:textId="133AD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0414D4" w14:textId="49CDB53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9DB4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65-69歳の女性人口を記載。</w:t>
            </w:r>
          </w:p>
        </w:tc>
      </w:tr>
      <w:tr w:rsidR="00462EE1" w:rsidRPr="00BE1AEB" w14:paraId="02315E63" w14:textId="77777777" w:rsidTr="00197D23">
        <w:trPr>
          <w:trHeight w:val="17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4156D" w14:textId="53194FBE"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8174EC" w14:textId="075082B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431A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70-74歳の男性人口を記載。</w:t>
            </w:r>
          </w:p>
        </w:tc>
      </w:tr>
      <w:tr w:rsidR="00462EE1" w:rsidRPr="00BE1AEB" w14:paraId="3838A6AC"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B37F1" w14:textId="0D1513E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lastRenderedPageBreak/>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EAE8B" w14:textId="62BC40B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4D9E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70-74歳の女性人口を記載。</w:t>
            </w:r>
          </w:p>
        </w:tc>
      </w:tr>
      <w:tr w:rsidR="00462EE1" w:rsidRPr="00BE1AEB" w14:paraId="686171BE"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D7F9AD" w14:textId="7CA848C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5EE4F4" w14:textId="021D371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C3EC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75-79歳の男性人口を記載。</w:t>
            </w:r>
          </w:p>
        </w:tc>
      </w:tr>
      <w:tr w:rsidR="00462EE1" w:rsidRPr="00BE1AEB" w14:paraId="7389EA79"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F79E6" w14:textId="5EFCA9F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558639" w14:textId="4CBB6AD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9C2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75-79歳の女性人口を記載。</w:t>
            </w:r>
          </w:p>
        </w:tc>
      </w:tr>
      <w:tr w:rsidR="00462EE1" w:rsidRPr="00BE1AEB" w14:paraId="6C7305DD" w14:textId="77777777" w:rsidTr="00197D23">
        <w:trPr>
          <w:trHeight w:val="1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D1C76" w14:textId="1E1096D6"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F50DD6" w14:textId="0D0EADC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2D28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80-84歳の男性人口を記載。</w:t>
            </w:r>
          </w:p>
        </w:tc>
      </w:tr>
      <w:tr w:rsidR="00462EE1" w:rsidRPr="00BE1AEB" w14:paraId="2D17149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9766F9" w14:textId="7D77551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4EF6A" w14:textId="5DA7B9F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634D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80-84歳の女性人口を記載。</w:t>
            </w:r>
          </w:p>
        </w:tc>
      </w:tr>
      <w:tr w:rsidR="00462EE1" w:rsidRPr="00BE1AEB" w14:paraId="3C49390C" w14:textId="77777777" w:rsidTr="00197D23">
        <w:trPr>
          <w:trHeight w:val="2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E02B51" w14:textId="66098E1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EE7C8" w14:textId="6336F19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CC1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85歳以上の男性人口を記載。</w:t>
            </w:r>
          </w:p>
        </w:tc>
      </w:tr>
      <w:tr w:rsidR="00462EE1" w:rsidRPr="00BE1AEB" w14:paraId="3BE3081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C7D26" w14:textId="179D87C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1E4E16" w14:textId="6D74C73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96C0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85歳以上の女性人口を記載。</w:t>
            </w:r>
          </w:p>
        </w:tc>
      </w:tr>
      <w:tr w:rsidR="00462EE1" w:rsidRPr="00BE1AEB" w14:paraId="0F5B300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50C0B9" w14:textId="7A7CBD68"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BB0EC3" w14:textId="04331F9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1B33053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世帯数を記載。</w:t>
            </w:r>
          </w:p>
        </w:tc>
      </w:tr>
      <w:tr w:rsidR="00462EE1" w:rsidRPr="00BE1AEB" w14:paraId="7EEF4432"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D1DA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4F10E1" w14:textId="772C0D0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43A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特記事項等があれば記載。</w:t>
            </w:r>
          </w:p>
        </w:tc>
      </w:tr>
    </w:tbl>
    <w:p w14:paraId="6D67DAA2" w14:textId="77777777" w:rsidR="000969E9" w:rsidRDefault="000969E9" w:rsidP="000B5A18">
      <w:pPr>
        <w:pStyle w:val="a8"/>
        <w:ind w:left="120" w:firstLine="240"/>
      </w:pPr>
    </w:p>
    <w:p w14:paraId="134EF99D" w14:textId="6C2D327F" w:rsidR="00584595" w:rsidRDefault="004F2D29" w:rsidP="000B5A18">
      <w:pPr>
        <w:pStyle w:val="a8"/>
        <w:ind w:left="120" w:firstLine="240"/>
      </w:pPr>
      <w:r>
        <w:rPr>
          <w:rFonts w:hint="eastAsia"/>
        </w:rPr>
        <w:t>上記の年齢</w:t>
      </w:r>
      <w:r w:rsidR="00DC427D">
        <w:rPr>
          <w:rFonts w:hint="eastAsia"/>
        </w:rPr>
        <w:t>別</w:t>
      </w:r>
      <w:r>
        <w:rPr>
          <w:rFonts w:hint="eastAsia"/>
        </w:rPr>
        <w:t>データは、以下のように</w:t>
      </w:r>
      <w:r w:rsidR="00DC427D">
        <w:rPr>
          <w:rFonts w:hint="eastAsia"/>
        </w:rPr>
        <w:t>構造化</w:t>
      </w:r>
      <w:r w:rsidR="00E71AD7">
        <w:rPr>
          <w:rFonts w:hint="eastAsia"/>
        </w:rPr>
        <w:t>することも可能です</w:t>
      </w:r>
      <w:r w:rsidR="00DC427D">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DC427D" w:rsidRPr="00FB6F8F" w14:paraId="44589CE5" w14:textId="77777777" w:rsidTr="00FB6F8F">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35728D"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7852EF"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1247C8"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DC427D" w:rsidRPr="00FB6F8F" w14:paraId="3664416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87E3D9" w14:textId="328E3F70"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3CA976" w14:textId="1CF716B1"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年齢下限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E0576" w14:textId="4E2E5526"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年齢範囲の下限を</w:t>
            </w:r>
            <w:r w:rsidR="000969E9">
              <w:rPr>
                <w:rFonts w:asciiTheme="minorEastAsia" w:eastAsiaTheme="minorEastAsia" w:hAnsiTheme="minorEastAsia" w:cs="ＭＳ Ｐゴシック" w:hint="eastAsia"/>
                <w:kern w:val="0"/>
                <w:sz w:val="20"/>
                <w:szCs w:val="20"/>
              </w:rPr>
              <w:t>記載</w:t>
            </w:r>
          </w:p>
        </w:tc>
      </w:tr>
      <w:tr w:rsidR="00DC427D" w:rsidRPr="00FB6F8F" w14:paraId="0DE8CAEB" w14:textId="77777777" w:rsidTr="00FB6F8F">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2EF054" w14:textId="162474E5"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C6986B" w14:textId="62856C44"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年齢上限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0BD1E271" w14:textId="372AB1CF"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年齢範囲の上限を記載</w:t>
            </w:r>
          </w:p>
        </w:tc>
      </w:tr>
      <w:tr w:rsidR="00DC427D" w:rsidRPr="00FB6F8F" w14:paraId="143210C3" w14:textId="77777777" w:rsidTr="00FB6F8F">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D3FE3" w14:textId="0FA53A6E"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48A8E1" w14:textId="7BF42F8E"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3892C" w14:textId="61D16739"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性別を記載</w:t>
            </w:r>
          </w:p>
        </w:tc>
      </w:tr>
      <w:tr w:rsidR="00DC427D" w:rsidRPr="00FB6F8F" w14:paraId="36169683" w14:textId="77777777" w:rsidTr="00FB6F8F">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9D005" w14:textId="50BF3B24"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E3F15" w14:textId="3971F3AA"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7E76FEB6" w14:textId="639D8132"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人数を記載</w:t>
            </w:r>
          </w:p>
        </w:tc>
      </w:tr>
    </w:tbl>
    <w:p w14:paraId="3D620D53" w14:textId="5C695F47" w:rsidR="0048211B" w:rsidRDefault="008878BF" w:rsidP="00197D23">
      <w:pPr>
        <w:pStyle w:val="22"/>
      </w:pPr>
      <w:bookmarkStart w:id="166" w:name="_Toc103515283"/>
      <w:bookmarkStart w:id="167" w:name="_Toc103598257"/>
      <w:bookmarkStart w:id="168" w:name="_Toc103599580"/>
      <w:bookmarkStart w:id="169" w:name="_Toc103600059"/>
      <w:bookmarkEnd w:id="166"/>
      <w:bookmarkEnd w:id="167"/>
      <w:bookmarkEnd w:id="168"/>
      <w:bookmarkEnd w:id="169"/>
      <w:r>
        <w:rPr>
          <w:rFonts w:hint="eastAsia"/>
        </w:rPr>
        <w:t xml:space="preserve">　</w:t>
      </w:r>
      <w:bookmarkStart w:id="170" w:name="_Toc103600060"/>
      <w:r w:rsidR="0048211B">
        <w:rPr>
          <w:rFonts w:hint="eastAsia"/>
        </w:rPr>
        <w:t>センサーデータ</w:t>
      </w:r>
      <w:bookmarkEnd w:id="170"/>
    </w:p>
    <w:p w14:paraId="75A5EB29" w14:textId="3A728A05" w:rsidR="0048211B" w:rsidRDefault="0048211B" w:rsidP="0059616B">
      <w:pPr>
        <w:pStyle w:val="a7"/>
      </w:pPr>
      <w:r>
        <w:rPr>
          <w:rFonts w:hint="eastAsia"/>
        </w:rPr>
        <w:t>大気、騒音、温度、湿度、水位、水質、</w:t>
      </w:r>
      <w:r w:rsidR="00F53237">
        <w:rPr>
          <w:rFonts w:hint="eastAsia"/>
        </w:rPr>
        <w:t>化学物質濃度、</w:t>
      </w:r>
      <w:r>
        <w:rPr>
          <w:rFonts w:hint="eastAsia"/>
        </w:rPr>
        <w:t>酸性度、照度、振動</w:t>
      </w:r>
      <w:r w:rsidR="0059616B">
        <w:rPr>
          <w:rFonts w:hint="eastAsia"/>
        </w:rPr>
        <w:t>、</w:t>
      </w:r>
      <w:r w:rsidR="007C1008">
        <w:rPr>
          <w:rFonts w:hint="eastAsia"/>
        </w:rPr>
        <w:t>加速度、</w:t>
      </w:r>
      <w:r w:rsidR="00F53237">
        <w:rPr>
          <w:rFonts w:hint="eastAsia"/>
        </w:rPr>
        <w:t>ひずみ、</w:t>
      </w:r>
      <w:r w:rsidR="0059616B">
        <w:rPr>
          <w:rFonts w:hint="eastAsia"/>
        </w:rPr>
        <w:t>人流、交通量</w:t>
      </w:r>
      <w:r>
        <w:rPr>
          <w:rFonts w:hint="eastAsia"/>
        </w:rPr>
        <w:t>等のセンサーデータのデータモデル</w:t>
      </w:r>
      <w:r w:rsidR="00F651B4">
        <w:rPr>
          <w:rFonts w:hint="eastAsia"/>
        </w:rPr>
        <w:t>があります。</w:t>
      </w:r>
    </w:p>
    <w:p w14:paraId="793B8511" w14:textId="77777777" w:rsidR="0048211B" w:rsidRDefault="0048211B"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702"/>
        <w:gridCol w:w="1415"/>
        <w:gridCol w:w="4962"/>
      </w:tblGrid>
      <w:tr w:rsidR="0048211B" w:rsidRPr="00B7091E" w14:paraId="38256FAB" w14:textId="77777777" w:rsidTr="00F651B4">
        <w:tc>
          <w:tcPr>
            <w:tcW w:w="1053" w:type="pct"/>
            <w:shd w:val="clear" w:color="auto" w:fill="D9D9D9" w:themeFill="background1" w:themeFillShade="D9"/>
          </w:tcPr>
          <w:p w14:paraId="7B6CE312"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名称</w:t>
            </w:r>
          </w:p>
        </w:tc>
        <w:tc>
          <w:tcPr>
            <w:tcW w:w="876" w:type="pct"/>
            <w:shd w:val="clear" w:color="auto" w:fill="D9D9D9" w:themeFill="background1" w:themeFillShade="D9"/>
          </w:tcPr>
          <w:p w14:paraId="1B501A29"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英語名称</w:t>
            </w:r>
          </w:p>
        </w:tc>
        <w:tc>
          <w:tcPr>
            <w:tcW w:w="3070" w:type="pct"/>
            <w:shd w:val="clear" w:color="auto" w:fill="D9D9D9" w:themeFill="background1" w:themeFillShade="D9"/>
          </w:tcPr>
          <w:p w14:paraId="6B084AAB"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参照元</w:t>
            </w:r>
          </w:p>
        </w:tc>
      </w:tr>
      <w:tr w:rsidR="0048211B" w:rsidRPr="00B7091E" w14:paraId="5E6A3EFC" w14:textId="77777777" w:rsidTr="00F651B4">
        <w:tc>
          <w:tcPr>
            <w:tcW w:w="1053" w:type="pct"/>
          </w:tcPr>
          <w:p w14:paraId="0F39BC2E" w14:textId="77777777" w:rsidR="0048211B" w:rsidRPr="0097334B" w:rsidRDefault="0048211B" w:rsidP="00F651B4">
            <w:pPr>
              <w:pStyle w:val="aa"/>
              <w:snapToGrid w:val="0"/>
              <w:ind w:leftChars="0" w:left="0" w:firstLineChars="0" w:firstLine="0"/>
              <w:rPr>
                <w:sz w:val="20"/>
                <w:szCs w:val="18"/>
              </w:rPr>
            </w:pPr>
            <w:r>
              <w:rPr>
                <w:rFonts w:hint="eastAsia"/>
                <w:sz w:val="20"/>
                <w:szCs w:val="18"/>
              </w:rPr>
              <w:t>センサーデータ</w:t>
            </w:r>
          </w:p>
        </w:tc>
        <w:tc>
          <w:tcPr>
            <w:tcW w:w="876" w:type="pct"/>
          </w:tcPr>
          <w:p w14:paraId="34F4E802" w14:textId="1C3706CD" w:rsidR="0048211B" w:rsidRPr="0097334B" w:rsidRDefault="007C1008" w:rsidP="00F651B4">
            <w:pPr>
              <w:pStyle w:val="aa"/>
              <w:snapToGrid w:val="0"/>
              <w:ind w:leftChars="0" w:left="0" w:firstLineChars="0" w:firstLine="0"/>
              <w:rPr>
                <w:sz w:val="20"/>
                <w:szCs w:val="18"/>
              </w:rPr>
            </w:pPr>
            <w:r>
              <w:rPr>
                <w:rFonts w:hint="eastAsia"/>
                <w:sz w:val="20"/>
                <w:szCs w:val="18"/>
              </w:rPr>
              <w:t>Device</w:t>
            </w:r>
            <w:r w:rsidR="0048211B" w:rsidRPr="0097334B">
              <w:rPr>
                <w:rFonts w:hint="eastAsia"/>
                <w:sz w:val="20"/>
                <w:szCs w:val="18"/>
              </w:rPr>
              <w:t xml:space="preserve"> </w:t>
            </w:r>
          </w:p>
        </w:tc>
        <w:tc>
          <w:tcPr>
            <w:tcW w:w="3070" w:type="pct"/>
          </w:tcPr>
          <w:p w14:paraId="32757084" w14:textId="6F727762" w:rsidR="0048211B" w:rsidRPr="0097334B" w:rsidRDefault="007C1008" w:rsidP="00F651B4">
            <w:pPr>
              <w:pStyle w:val="aa"/>
              <w:snapToGrid w:val="0"/>
              <w:ind w:leftChars="0" w:left="0" w:firstLineChars="0" w:firstLine="0"/>
              <w:rPr>
                <w:sz w:val="20"/>
                <w:szCs w:val="18"/>
              </w:rPr>
            </w:pPr>
            <w:r>
              <w:rPr>
                <w:rFonts w:hint="eastAsia"/>
                <w:sz w:val="20"/>
                <w:szCs w:val="18"/>
              </w:rPr>
              <w:t>Smart data model</w:t>
            </w:r>
          </w:p>
        </w:tc>
      </w:tr>
    </w:tbl>
    <w:p w14:paraId="2CFF2AE1" w14:textId="77777777" w:rsidR="0048211B" w:rsidRDefault="0048211B" w:rsidP="0048211B">
      <w:pPr>
        <w:pStyle w:val="51"/>
      </w:pPr>
      <w:r>
        <w:rPr>
          <w:rFonts w:hint="eastAsia"/>
        </w:rPr>
        <w:t>データモデル</w:t>
      </w:r>
    </w:p>
    <w:p w14:paraId="541CD1B4" w14:textId="117779C3" w:rsidR="0048211B" w:rsidRDefault="0048211B" w:rsidP="0048211B">
      <w:pPr>
        <w:pStyle w:val="aa"/>
        <w:ind w:left="360" w:firstLine="240"/>
      </w:pPr>
      <w:r>
        <w:rPr>
          <w:rFonts w:hint="eastAsia"/>
        </w:rPr>
        <w:t>センサー</w:t>
      </w:r>
      <w:r w:rsidR="007C1008">
        <w:rPr>
          <w:rFonts w:hint="eastAsia"/>
        </w:rPr>
        <w:t>の</w:t>
      </w:r>
      <w:r>
        <w:rPr>
          <w:rFonts w:hint="eastAsia"/>
        </w:rPr>
        <w:t>データは、</w:t>
      </w:r>
      <w:r w:rsidR="007C1008" w:rsidRPr="007C1008">
        <w:t>Smart data model</w:t>
      </w:r>
      <w:r>
        <w:rPr>
          <w:rFonts w:hint="eastAsia"/>
        </w:rPr>
        <w:t>の</w:t>
      </w:r>
      <w:r w:rsidR="007C1008" w:rsidRPr="007C1008">
        <w:t>Device</w:t>
      </w:r>
      <w:r>
        <w:rPr>
          <w:rFonts w:hint="eastAsia"/>
        </w:rPr>
        <w:t>を参照</w:t>
      </w:r>
      <w:r w:rsidR="007C1008">
        <w:rPr>
          <w:rFonts w:hint="eastAsia"/>
        </w:rPr>
        <w:t>して以下のように整理します</w:t>
      </w:r>
      <w:r>
        <w:rPr>
          <w:rFonts w:hint="eastAsia"/>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48211B" w14:paraId="0091286D" w14:textId="77777777" w:rsidTr="007C1008">
        <w:trPr>
          <w:trHeight w:val="101"/>
        </w:trPr>
        <w:tc>
          <w:tcPr>
            <w:tcW w:w="2693" w:type="dxa"/>
            <w:shd w:val="clear" w:color="auto" w:fill="D9D9D9" w:themeFill="background1" w:themeFillShade="D9"/>
          </w:tcPr>
          <w:p w14:paraId="70A5C9AB"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33698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説明</w:t>
            </w:r>
          </w:p>
        </w:tc>
      </w:tr>
      <w:tr w:rsidR="0048211B" w14:paraId="2569394E" w14:textId="77777777" w:rsidTr="00645636">
        <w:tc>
          <w:tcPr>
            <w:tcW w:w="2693" w:type="dxa"/>
          </w:tcPr>
          <w:p w14:paraId="5BC88E4D" w14:textId="4C68CDC4" w:rsidR="0048211B" w:rsidRPr="008F67C3" w:rsidRDefault="0048211B" w:rsidP="008F67C3">
            <w:pPr>
              <w:pStyle w:val="a8"/>
              <w:snapToGrid w:val="0"/>
              <w:ind w:leftChars="0" w:left="0" w:firstLineChars="0" w:firstLine="0"/>
              <w:rPr>
                <w:sz w:val="20"/>
                <w:szCs w:val="20"/>
              </w:rPr>
            </w:pPr>
            <w:r w:rsidRPr="008F67C3">
              <w:rPr>
                <w:rFonts w:hint="eastAsia"/>
                <w:sz w:val="20"/>
                <w:szCs w:val="20"/>
              </w:rPr>
              <w:t>種類</w:t>
            </w:r>
          </w:p>
        </w:tc>
        <w:tc>
          <w:tcPr>
            <w:tcW w:w="5380" w:type="dxa"/>
          </w:tcPr>
          <w:p w14:paraId="3807FC5C" w14:textId="4B54BA5B" w:rsidR="0048211B" w:rsidRPr="008F67C3" w:rsidRDefault="007C1008" w:rsidP="008F67C3">
            <w:pPr>
              <w:pStyle w:val="a8"/>
              <w:snapToGrid w:val="0"/>
              <w:ind w:leftChars="0" w:left="0" w:firstLineChars="0" w:firstLine="0"/>
              <w:rPr>
                <w:sz w:val="20"/>
                <w:szCs w:val="20"/>
              </w:rPr>
            </w:pPr>
            <w:r>
              <w:rPr>
                <w:rFonts w:hint="eastAsia"/>
                <w:sz w:val="20"/>
                <w:szCs w:val="20"/>
              </w:rPr>
              <w:t>センサー</w:t>
            </w:r>
            <w:r w:rsidR="0048211B" w:rsidRPr="008F67C3">
              <w:rPr>
                <w:rFonts w:hint="eastAsia"/>
                <w:sz w:val="20"/>
                <w:szCs w:val="20"/>
              </w:rPr>
              <w:t>の種類を記入する</w:t>
            </w:r>
          </w:p>
        </w:tc>
      </w:tr>
      <w:tr w:rsidR="0048211B" w14:paraId="10527B15" w14:textId="77777777" w:rsidTr="00645636">
        <w:tc>
          <w:tcPr>
            <w:tcW w:w="2693" w:type="dxa"/>
          </w:tcPr>
          <w:p w14:paraId="50C81DA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場所名称</w:t>
            </w:r>
          </w:p>
        </w:tc>
        <w:tc>
          <w:tcPr>
            <w:tcW w:w="5380" w:type="dxa"/>
          </w:tcPr>
          <w:p w14:paraId="28278CD4" w14:textId="505D62C2"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データ取得場所の名称を記入する</w:t>
            </w:r>
            <w:r w:rsidR="007C1008">
              <w:rPr>
                <w:rFonts w:hint="eastAsia"/>
                <w:sz w:val="20"/>
                <w:szCs w:val="20"/>
              </w:rPr>
              <w:t>（移動型センサーの場合はこの項目は使用しない）</w:t>
            </w:r>
          </w:p>
        </w:tc>
      </w:tr>
      <w:tr w:rsidR="0048211B" w14:paraId="282AAA7D" w14:textId="77777777" w:rsidTr="00645636">
        <w:tc>
          <w:tcPr>
            <w:tcW w:w="2693" w:type="dxa"/>
          </w:tcPr>
          <w:p w14:paraId="474894D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住所</w:t>
            </w:r>
          </w:p>
        </w:tc>
        <w:tc>
          <w:tcPr>
            <w:tcW w:w="5380" w:type="dxa"/>
          </w:tcPr>
          <w:p w14:paraId="4682EF7F" w14:textId="105350D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取得場所の住所を記入する</w:t>
            </w:r>
          </w:p>
        </w:tc>
      </w:tr>
      <w:tr w:rsidR="0048211B" w14:paraId="10B83819" w14:textId="77777777" w:rsidTr="00645636">
        <w:tc>
          <w:tcPr>
            <w:tcW w:w="2693" w:type="dxa"/>
          </w:tcPr>
          <w:p w14:paraId="07DB3E9A"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緯度</w:t>
            </w:r>
          </w:p>
        </w:tc>
        <w:tc>
          <w:tcPr>
            <w:tcW w:w="5380" w:type="dxa"/>
          </w:tcPr>
          <w:p w14:paraId="00FD4E79" w14:textId="71179D54"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取得場所の緯度を記入する</w:t>
            </w:r>
          </w:p>
        </w:tc>
      </w:tr>
      <w:tr w:rsidR="0048211B" w14:paraId="3B4BFB2F" w14:textId="77777777" w:rsidTr="00645636">
        <w:tc>
          <w:tcPr>
            <w:tcW w:w="2693" w:type="dxa"/>
          </w:tcPr>
          <w:p w14:paraId="064CDD25"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経度</w:t>
            </w:r>
          </w:p>
        </w:tc>
        <w:tc>
          <w:tcPr>
            <w:tcW w:w="5380" w:type="dxa"/>
          </w:tcPr>
          <w:p w14:paraId="4DCC8D0D" w14:textId="457C7C8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取得場所の経度を記入する</w:t>
            </w:r>
          </w:p>
        </w:tc>
      </w:tr>
      <w:tr w:rsidR="00F53237" w14:paraId="6DA2AA05" w14:textId="77777777" w:rsidTr="00645636">
        <w:tc>
          <w:tcPr>
            <w:tcW w:w="2693" w:type="dxa"/>
          </w:tcPr>
          <w:p w14:paraId="360AB563" w14:textId="5EC124A6" w:rsidR="00F53237" w:rsidRPr="008F67C3" w:rsidRDefault="00F53237" w:rsidP="008F67C3">
            <w:pPr>
              <w:pStyle w:val="a8"/>
              <w:snapToGrid w:val="0"/>
              <w:ind w:leftChars="0" w:left="0" w:firstLineChars="0" w:firstLine="0"/>
              <w:rPr>
                <w:sz w:val="20"/>
                <w:szCs w:val="20"/>
              </w:rPr>
            </w:pPr>
            <w:r>
              <w:rPr>
                <w:rFonts w:hint="eastAsia"/>
                <w:sz w:val="20"/>
                <w:szCs w:val="20"/>
              </w:rPr>
              <w:t>計測対象</w:t>
            </w:r>
          </w:p>
        </w:tc>
        <w:tc>
          <w:tcPr>
            <w:tcW w:w="5380" w:type="dxa"/>
          </w:tcPr>
          <w:p w14:paraId="53DD58C0" w14:textId="4B8D8A26" w:rsidR="00F53237" w:rsidRPr="008F67C3" w:rsidRDefault="00F53237" w:rsidP="008F67C3">
            <w:pPr>
              <w:pStyle w:val="a8"/>
              <w:snapToGrid w:val="0"/>
              <w:ind w:leftChars="0" w:left="0" w:firstLineChars="0" w:firstLine="0"/>
              <w:rPr>
                <w:sz w:val="20"/>
                <w:szCs w:val="20"/>
              </w:rPr>
            </w:pPr>
            <w:r>
              <w:rPr>
                <w:rFonts w:hint="eastAsia"/>
                <w:sz w:val="20"/>
                <w:szCs w:val="20"/>
              </w:rPr>
              <w:t>計測対象物を記入する</w:t>
            </w:r>
          </w:p>
        </w:tc>
      </w:tr>
      <w:tr w:rsidR="0048211B" w14:paraId="670BA859" w14:textId="77777777" w:rsidTr="00645636">
        <w:tc>
          <w:tcPr>
            <w:tcW w:w="2693" w:type="dxa"/>
          </w:tcPr>
          <w:p w14:paraId="6CF018E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51F96104" w14:textId="48AC3060"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計測方法を記入する</w:t>
            </w:r>
          </w:p>
        </w:tc>
      </w:tr>
      <w:tr w:rsidR="0048211B" w14:paraId="6F5A0F92" w14:textId="77777777" w:rsidTr="00645636">
        <w:tc>
          <w:tcPr>
            <w:tcW w:w="2693" w:type="dxa"/>
          </w:tcPr>
          <w:p w14:paraId="45464CA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日時</w:t>
            </w:r>
          </w:p>
        </w:tc>
        <w:tc>
          <w:tcPr>
            <w:tcW w:w="5380" w:type="dxa"/>
          </w:tcPr>
          <w:p w14:paraId="34F67E5A" w14:textId="4172FDB1"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取得時の日次を記入する</w:t>
            </w:r>
          </w:p>
        </w:tc>
      </w:tr>
      <w:tr w:rsidR="0048211B" w14:paraId="1F967F25" w14:textId="77777777" w:rsidTr="00645636">
        <w:tc>
          <w:tcPr>
            <w:tcW w:w="2693" w:type="dxa"/>
          </w:tcPr>
          <w:p w14:paraId="6D143B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数値</w:t>
            </w:r>
          </w:p>
        </w:tc>
        <w:tc>
          <w:tcPr>
            <w:tcW w:w="5380" w:type="dxa"/>
          </w:tcPr>
          <w:p w14:paraId="3C478A6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取得数値を記入する</w:t>
            </w:r>
          </w:p>
        </w:tc>
      </w:tr>
      <w:tr w:rsidR="007C1008" w14:paraId="4FD484CF" w14:textId="77777777" w:rsidTr="00645636">
        <w:tc>
          <w:tcPr>
            <w:tcW w:w="2693" w:type="dxa"/>
          </w:tcPr>
          <w:p w14:paraId="27EE3DBC" w14:textId="0334D06E" w:rsidR="007C1008" w:rsidRPr="008F67C3" w:rsidRDefault="007C1008" w:rsidP="008F67C3">
            <w:pPr>
              <w:pStyle w:val="a8"/>
              <w:snapToGrid w:val="0"/>
              <w:ind w:leftChars="0" w:left="0" w:firstLineChars="0" w:firstLine="0"/>
              <w:rPr>
                <w:sz w:val="20"/>
                <w:szCs w:val="20"/>
              </w:rPr>
            </w:pPr>
            <w:r>
              <w:rPr>
                <w:rFonts w:hint="eastAsia"/>
                <w:sz w:val="20"/>
                <w:szCs w:val="20"/>
              </w:rPr>
              <w:t>単位</w:t>
            </w:r>
          </w:p>
        </w:tc>
        <w:tc>
          <w:tcPr>
            <w:tcW w:w="5380" w:type="dxa"/>
          </w:tcPr>
          <w:p w14:paraId="79C32E4F" w14:textId="61D50522" w:rsidR="007C1008" w:rsidRPr="008F67C3" w:rsidRDefault="007C1008" w:rsidP="008F67C3">
            <w:pPr>
              <w:pStyle w:val="a8"/>
              <w:snapToGrid w:val="0"/>
              <w:ind w:leftChars="0" w:left="0" w:firstLineChars="0" w:firstLine="0"/>
              <w:rPr>
                <w:sz w:val="20"/>
                <w:szCs w:val="20"/>
              </w:rPr>
            </w:pPr>
            <w:r>
              <w:rPr>
                <w:rFonts w:hint="eastAsia"/>
                <w:sz w:val="20"/>
                <w:szCs w:val="20"/>
              </w:rPr>
              <w:t>数値の単位を記入する</w:t>
            </w:r>
          </w:p>
        </w:tc>
      </w:tr>
      <w:tr w:rsidR="0048211B" w14:paraId="1EE36E8D" w14:textId="77777777" w:rsidTr="00645636">
        <w:tc>
          <w:tcPr>
            <w:tcW w:w="2693" w:type="dxa"/>
          </w:tcPr>
          <w:p w14:paraId="6B98787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精度</w:t>
            </w:r>
          </w:p>
        </w:tc>
        <w:tc>
          <w:tcPr>
            <w:tcW w:w="5380" w:type="dxa"/>
          </w:tcPr>
          <w:p w14:paraId="53527F1D" w14:textId="440CF824"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データの</w:t>
            </w:r>
            <w:r w:rsidR="00F53237">
              <w:rPr>
                <w:rFonts w:hint="eastAsia"/>
                <w:sz w:val="20"/>
                <w:szCs w:val="20"/>
              </w:rPr>
              <w:t>精度</w:t>
            </w:r>
            <w:r w:rsidRPr="008F67C3">
              <w:rPr>
                <w:rFonts w:hint="eastAsia"/>
                <w:sz w:val="20"/>
                <w:szCs w:val="20"/>
              </w:rPr>
              <w:t>を記入する</w:t>
            </w:r>
          </w:p>
        </w:tc>
      </w:tr>
    </w:tbl>
    <w:p w14:paraId="2D39CB7C" w14:textId="77777777" w:rsidR="007C1008" w:rsidRDefault="007C1008" w:rsidP="007C1008">
      <w:pPr>
        <w:pStyle w:val="51"/>
      </w:pPr>
      <w:r>
        <w:rPr>
          <w:rFonts w:hint="eastAsia"/>
        </w:rPr>
        <w:lastRenderedPageBreak/>
        <w:t>データ項目に選択肢があるときの候補</w:t>
      </w:r>
      <w:r>
        <w:tab/>
      </w:r>
    </w:p>
    <w:p w14:paraId="1D401670" w14:textId="5558C8E4" w:rsidR="007C1008" w:rsidRDefault="007C1008">
      <w:pPr>
        <w:pStyle w:val="6"/>
      </w:pPr>
      <w:r>
        <w:rPr>
          <w:rFonts w:hint="eastAsia"/>
        </w:rPr>
        <w:t>種類</w:t>
      </w:r>
    </w:p>
    <w:p w14:paraId="3EA9779E" w14:textId="5D830EDE" w:rsidR="007C1008" w:rsidRDefault="00F53237" w:rsidP="00F53237">
      <w:pPr>
        <w:pStyle w:val="afd"/>
      </w:pPr>
      <w:r>
        <w:rPr>
          <w:rFonts w:hint="eastAsia"/>
        </w:rPr>
        <w:t>センサーの種類は、</w:t>
      </w:r>
      <w:r w:rsidR="007C1008">
        <w:rPr>
          <w:rFonts w:hint="eastAsia"/>
        </w:rPr>
        <w:t>以下</w:t>
      </w:r>
      <w:r>
        <w:rPr>
          <w:rFonts w:hint="eastAsia"/>
        </w:rPr>
        <w:t>から選択</w:t>
      </w:r>
      <w:r w:rsidR="007C1008">
        <w:rPr>
          <w:rFonts w:hint="eastAsia"/>
        </w:rPr>
        <w:t>できます。</w:t>
      </w:r>
    </w:p>
    <w:p w14:paraId="5528BA32" w14:textId="10EA5456" w:rsidR="00F53237" w:rsidRDefault="00F53237" w:rsidP="00F53237">
      <w:pPr>
        <w:pStyle w:val="afd"/>
        <w:ind w:leftChars="654" w:left="1570" w:firstLine="200"/>
        <w:rPr>
          <w:sz w:val="20"/>
          <w:szCs w:val="18"/>
        </w:rPr>
      </w:pPr>
      <w:r w:rsidRPr="00F53237">
        <w:rPr>
          <w:rFonts w:hint="eastAsia"/>
          <w:sz w:val="20"/>
          <w:szCs w:val="18"/>
        </w:rPr>
        <w:t>大気、騒音、温度、湿度、</w:t>
      </w:r>
      <w:r>
        <w:rPr>
          <w:rFonts w:hint="eastAsia"/>
          <w:sz w:val="20"/>
          <w:szCs w:val="18"/>
        </w:rPr>
        <w:t>風速、風向、圧力、</w:t>
      </w:r>
      <w:r w:rsidRPr="00F53237">
        <w:rPr>
          <w:rFonts w:hint="eastAsia"/>
          <w:sz w:val="20"/>
          <w:szCs w:val="18"/>
        </w:rPr>
        <w:t>水位、水質、化学物質濃度、</w:t>
      </w:r>
    </w:p>
    <w:p w14:paraId="07DE32C5" w14:textId="167C0056" w:rsidR="00F53237" w:rsidRPr="00F53237" w:rsidRDefault="00F53237" w:rsidP="00F53237">
      <w:pPr>
        <w:pStyle w:val="afd"/>
        <w:ind w:leftChars="654" w:left="1570" w:firstLine="200"/>
        <w:rPr>
          <w:sz w:val="20"/>
          <w:szCs w:val="18"/>
        </w:rPr>
      </w:pPr>
      <w:r w:rsidRPr="00F53237">
        <w:rPr>
          <w:rFonts w:hint="eastAsia"/>
          <w:sz w:val="20"/>
          <w:szCs w:val="18"/>
        </w:rPr>
        <w:t>酸性度、照度、振動、加速度、ひずみ、人流、交通量、その他</w:t>
      </w:r>
    </w:p>
    <w:p w14:paraId="6A6A25F5" w14:textId="77777777" w:rsidR="007C1008" w:rsidRDefault="007C1008" w:rsidP="007C1008">
      <w:pPr>
        <w:pStyle w:val="51"/>
      </w:pPr>
      <w:r>
        <w:rPr>
          <w:rFonts w:hint="eastAsia"/>
        </w:rPr>
        <w:t>既存データモデル</w:t>
      </w:r>
    </w:p>
    <w:p w14:paraId="053F0538" w14:textId="77777777" w:rsidR="007C1008" w:rsidRDefault="007C1008">
      <w:pPr>
        <w:pStyle w:val="6"/>
      </w:pPr>
      <w:r>
        <w:rPr>
          <w:rFonts w:hint="eastAsia"/>
        </w:rPr>
        <w:t>Smart data model</w:t>
      </w:r>
    </w:p>
    <w:p w14:paraId="5DB7E752" w14:textId="3D57CCCF" w:rsidR="007C1008" w:rsidRDefault="007C1008" w:rsidP="007C1008">
      <w:pPr>
        <w:pStyle w:val="afd"/>
      </w:pPr>
      <w:r>
        <w:rPr>
          <w:rFonts w:hint="eastAsia"/>
        </w:rPr>
        <w:t>Deviceは、センサーとアクチュエータを含んだデータモデルです。誤差や製造番号等の詳細データ項目が定義されています。</w:t>
      </w:r>
    </w:p>
    <w:p w14:paraId="76948196" w14:textId="26B2C22A" w:rsidR="004B591F" w:rsidRDefault="004B591F">
      <w:pPr>
        <w:pStyle w:val="6"/>
      </w:pPr>
      <w:r>
        <w:rPr>
          <w:rFonts w:hint="eastAsia"/>
        </w:rPr>
        <w:t>OMA</w:t>
      </w:r>
      <w:r>
        <w:rPr>
          <w:rFonts w:hint="eastAsia"/>
        </w:rPr>
        <w:t>（</w:t>
      </w:r>
      <w:r>
        <w:rPr>
          <w:rFonts w:hint="eastAsia"/>
        </w:rPr>
        <w:t>Open Mobile Alliance</w:t>
      </w:r>
      <w:r>
        <w:rPr>
          <w:rFonts w:hint="eastAsia"/>
        </w:rPr>
        <w:t>）</w:t>
      </w:r>
    </w:p>
    <w:p w14:paraId="3A3C6110" w14:textId="705A991C" w:rsidR="004B591F" w:rsidRDefault="004B591F" w:rsidP="004B591F">
      <w:pPr>
        <w:pStyle w:val="afd"/>
      </w:pPr>
      <w:r>
        <w:rPr>
          <w:rFonts w:hint="eastAsia"/>
        </w:rPr>
        <w:t>地域に設置されるセンサーなどモバイルに関連したセンサーのデータモデルが定義されています。</w:t>
      </w:r>
      <w:r>
        <w:rPr>
          <w:rStyle w:val="affa"/>
        </w:rPr>
        <w:footnoteReference w:id="53"/>
      </w:r>
    </w:p>
    <w:p w14:paraId="40903D46" w14:textId="1AB48F03" w:rsidR="004B591F" w:rsidRDefault="00233E05">
      <w:pPr>
        <w:pStyle w:val="6"/>
      </w:pPr>
      <w:r>
        <w:rPr>
          <w:rFonts w:hint="eastAsia"/>
        </w:rPr>
        <w:t>GSM Association</w:t>
      </w:r>
    </w:p>
    <w:p w14:paraId="788B8DAE" w14:textId="71CAF2A2" w:rsidR="004B591F" w:rsidRDefault="004B591F" w:rsidP="004B591F">
      <w:pPr>
        <w:pStyle w:val="afd"/>
      </w:pPr>
      <w:r>
        <w:rPr>
          <w:rFonts w:hint="eastAsia"/>
        </w:rPr>
        <w:t>地域に設置されるセンサーなどモバイルに関連したセンサーのデータモデルが定義されています。</w:t>
      </w:r>
      <w:r w:rsidR="00233E05">
        <w:rPr>
          <w:rStyle w:val="affa"/>
        </w:rPr>
        <w:footnoteReference w:id="54"/>
      </w:r>
    </w:p>
    <w:p w14:paraId="6C5D0BFB" w14:textId="59DE527D" w:rsidR="00233E05" w:rsidRPr="00233E05" w:rsidRDefault="00233E05">
      <w:pPr>
        <w:pStyle w:val="6"/>
      </w:pPr>
      <w:r>
        <w:rPr>
          <w:rFonts w:hint="eastAsia"/>
        </w:rPr>
        <w:t xml:space="preserve">W3C </w:t>
      </w:r>
      <w:r>
        <w:t>SSN(</w:t>
      </w:r>
      <w:r w:rsidRPr="00233E05">
        <w:t>Semantic Sensor Network Ontology</w:t>
      </w:r>
      <w:r>
        <w:t>)</w:t>
      </w:r>
    </w:p>
    <w:p w14:paraId="6C5901EE" w14:textId="51603720" w:rsidR="004B591F" w:rsidRPr="004B591F" w:rsidRDefault="00233E05" w:rsidP="00233E05">
      <w:pPr>
        <w:pStyle w:val="afd"/>
      </w:pPr>
      <w:r>
        <w:rPr>
          <w:rFonts w:hint="eastAsia"/>
        </w:rPr>
        <w:t>地域に設置されるセンサーなどモバイルに関連したセンサーやアクチュエータのデータモデルが定義されています</w:t>
      </w:r>
      <w:r>
        <w:rPr>
          <w:rStyle w:val="affa"/>
        </w:rPr>
        <w:footnoteReference w:id="55"/>
      </w:r>
    </w:p>
    <w:p w14:paraId="14BA257C" w14:textId="1D863485" w:rsidR="007F390C" w:rsidRDefault="007F390C">
      <w:pPr>
        <w:pStyle w:val="22"/>
      </w:pPr>
      <w:r>
        <w:rPr>
          <w:rFonts w:hint="eastAsia"/>
        </w:rPr>
        <w:t xml:space="preserve">　</w:t>
      </w:r>
      <w:bookmarkStart w:id="171" w:name="_Toc103600061"/>
      <w:r>
        <w:rPr>
          <w:rFonts w:hint="eastAsia"/>
        </w:rPr>
        <w:t>健康情報</w:t>
      </w:r>
      <w:bookmarkEnd w:id="171"/>
    </w:p>
    <w:p w14:paraId="4178490C" w14:textId="4E0EE9FF" w:rsidR="002E2762" w:rsidRDefault="00DD30D6" w:rsidP="00197D23">
      <w:pPr>
        <w:pStyle w:val="32"/>
        <w:numPr>
          <w:ilvl w:val="0"/>
          <w:numId w:val="114"/>
        </w:numPr>
      </w:pPr>
      <w:bookmarkStart w:id="172" w:name="_Toc103600062"/>
      <w:r>
        <w:rPr>
          <w:rFonts w:hint="eastAsia"/>
        </w:rPr>
        <w:t>健康情報</w:t>
      </w:r>
      <w:bookmarkEnd w:id="172"/>
    </w:p>
    <w:p w14:paraId="15F6713F" w14:textId="2067997E" w:rsidR="007F390C" w:rsidRDefault="007F390C" w:rsidP="00DD30D6">
      <w:pPr>
        <w:pStyle w:val="a8"/>
        <w:ind w:left="120" w:firstLine="240"/>
      </w:pPr>
      <w:r>
        <w:rPr>
          <w:rFonts w:hint="eastAsia"/>
        </w:rPr>
        <w:t>健康情報は、歩数、血圧、心拍数、血中酸素濃度、体重、体脂肪率、睡眠時間などが健康機器などから取得できます。</w:t>
      </w:r>
      <w:r w:rsidRPr="007F390C">
        <w:t>HL7FHIR(Fast Healthcare Interoperability Resource)</w:t>
      </w:r>
      <w:r w:rsidR="00D33E22">
        <w:rPr>
          <w:rStyle w:val="affa"/>
        </w:rPr>
        <w:footnoteReference w:id="56"/>
      </w:r>
      <w:r>
        <w:rPr>
          <w:rFonts w:hint="eastAsia"/>
        </w:rPr>
        <w:t>が</w:t>
      </w:r>
      <w:r w:rsidR="00233318">
        <w:rPr>
          <w:rFonts w:hint="eastAsia"/>
        </w:rPr>
        <w:t>参照</w:t>
      </w:r>
      <w:r w:rsidR="00D33E22">
        <w:rPr>
          <w:rFonts w:hint="eastAsia"/>
        </w:rPr>
        <w:t>できます。</w:t>
      </w:r>
    </w:p>
    <w:p w14:paraId="5B9F57D1" w14:textId="5F4397F4" w:rsidR="00DD30D6" w:rsidRDefault="001E3311" w:rsidP="001E3311">
      <w:pPr>
        <w:pStyle w:val="32"/>
      </w:pPr>
      <w:bookmarkStart w:id="173" w:name="_Toc103600063"/>
      <w:r>
        <w:rPr>
          <w:rFonts w:hint="eastAsia"/>
        </w:rPr>
        <w:lastRenderedPageBreak/>
        <w:t>給食情報</w:t>
      </w:r>
      <w:bookmarkEnd w:id="173"/>
    </w:p>
    <w:p w14:paraId="6E77FB43" w14:textId="1762F2C1" w:rsidR="001E3311" w:rsidRDefault="009C3845" w:rsidP="001E3311">
      <w:pPr>
        <w:pStyle w:val="a8"/>
        <w:ind w:left="120" w:firstLine="240"/>
      </w:pPr>
      <w:r>
        <w:rPr>
          <w:rFonts w:hint="eastAsia"/>
        </w:rPr>
        <w:t>学校給食の献立情報を示すデータです。</w:t>
      </w:r>
    </w:p>
    <w:p w14:paraId="34ADD321" w14:textId="77777777" w:rsidR="009C3845" w:rsidRDefault="009C3845" w:rsidP="009C3845">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410"/>
        <w:gridCol w:w="3543"/>
        <w:gridCol w:w="2126"/>
      </w:tblGrid>
      <w:tr w:rsidR="009C3845" w:rsidRPr="00B7091E" w14:paraId="3B131CFC" w14:textId="77777777" w:rsidTr="00197D23">
        <w:tc>
          <w:tcPr>
            <w:tcW w:w="1491" w:type="pct"/>
            <w:shd w:val="clear" w:color="auto" w:fill="D9D9D9" w:themeFill="background1" w:themeFillShade="D9"/>
          </w:tcPr>
          <w:p w14:paraId="0B897408"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名称</w:t>
            </w:r>
          </w:p>
        </w:tc>
        <w:tc>
          <w:tcPr>
            <w:tcW w:w="2193" w:type="pct"/>
            <w:shd w:val="clear" w:color="auto" w:fill="D9D9D9" w:themeFill="background1" w:themeFillShade="D9"/>
          </w:tcPr>
          <w:p w14:paraId="3334FE9F"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英語名称</w:t>
            </w:r>
          </w:p>
        </w:tc>
        <w:tc>
          <w:tcPr>
            <w:tcW w:w="1316" w:type="pct"/>
            <w:shd w:val="clear" w:color="auto" w:fill="D9D9D9" w:themeFill="background1" w:themeFillShade="D9"/>
          </w:tcPr>
          <w:p w14:paraId="1318D795"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参照元</w:t>
            </w:r>
          </w:p>
        </w:tc>
      </w:tr>
      <w:tr w:rsidR="009C3845" w:rsidRPr="00B7091E" w14:paraId="45A0D391" w14:textId="77777777" w:rsidTr="00197D23">
        <w:tc>
          <w:tcPr>
            <w:tcW w:w="1491" w:type="pct"/>
          </w:tcPr>
          <w:p w14:paraId="674BCFAE" w14:textId="124191C6" w:rsidR="009C3845" w:rsidRPr="0097334B" w:rsidRDefault="009C3845" w:rsidP="00FB6F8F">
            <w:pPr>
              <w:pStyle w:val="aa"/>
              <w:snapToGrid w:val="0"/>
              <w:ind w:leftChars="0" w:left="0" w:firstLineChars="0" w:firstLine="0"/>
              <w:rPr>
                <w:sz w:val="20"/>
                <w:szCs w:val="18"/>
              </w:rPr>
            </w:pPr>
            <w:r>
              <w:rPr>
                <w:rFonts w:hint="eastAsia"/>
              </w:rPr>
              <w:t>学校給食の献立情報</w:t>
            </w:r>
          </w:p>
        </w:tc>
        <w:tc>
          <w:tcPr>
            <w:tcW w:w="2193" w:type="pct"/>
          </w:tcPr>
          <w:p w14:paraId="626B21C6" w14:textId="75F32055" w:rsidR="009C3845" w:rsidRPr="0097334B" w:rsidRDefault="009C3845" w:rsidP="00FB6F8F">
            <w:pPr>
              <w:pStyle w:val="aa"/>
              <w:snapToGrid w:val="0"/>
              <w:ind w:leftChars="0" w:left="0" w:firstLineChars="0" w:firstLine="0"/>
              <w:rPr>
                <w:sz w:val="20"/>
                <w:szCs w:val="18"/>
              </w:rPr>
            </w:pPr>
            <w:r>
              <w:rPr>
                <w:rFonts w:hint="eastAsia"/>
                <w:sz w:val="20"/>
                <w:szCs w:val="18"/>
              </w:rPr>
              <w:t>Menu for school rest</w:t>
            </w:r>
            <w:r w:rsidR="00287F16">
              <w:rPr>
                <w:rFonts w:hint="eastAsia"/>
                <w:sz w:val="20"/>
                <w:szCs w:val="18"/>
              </w:rPr>
              <w:t>a</w:t>
            </w:r>
            <w:r w:rsidR="00287F16">
              <w:rPr>
                <w:sz w:val="20"/>
                <w:szCs w:val="18"/>
              </w:rPr>
              <w:t>u</w:t>
            </w:r>
            <w:r>
              <w:rPr>
                <w:rFonts w:hint="eastAsia"/>
                <w:sz w:val="20"/>
                <w:szCs w:val="18"/>
              </w:rPr>
              <w:t>rant</w:t>
            </w:r>
          </w:p>
        </w:tc>
        <w:tc>
          <w:tcPr>
            <w:tcW w:w="1316" w:type="pct"/>
          </w:tcPr>
          <w:p w14:paraId="42FB816C" w14:textId="6F41CFBF" w:rsidR="009C3845" w:rsidRPr="0097334B" w:rsidRDefault="009C3845" w:rsidP="00FB6F8F">
            <w:pPr>
              <w:pStyle w:val="aa"/>
              <w:snapToGrid w:val="0"/>
              <w:ind w:leftChars="0" w:left="0" w:firstLineChars="0" w:firstLine="0"/>
              <w:rPr>
                <w:sz w:val="20"/>
                <w:szCs w:val="18"/>
              </w:rPr>
            </w:pPr>
            <w:r>
              <w:rPr>
                <w:rFonts w:hint="eastAsia"/>
                <w:sz w:val="20"/>
                <w:szCs w:val="18"/>
              </w:rPr>
              <w:t>推奨データセット</w:t>
            </w:r>
          </w:p>
        </w:tc>
      </w:tr>
    </w:tbl>
    <w:p w14:paraId="45E13885" w14:textId="77777777" w:rsidR="009C3845" w:rsidRDefault="009C3845" w:rsidP="009C3845">
      <w:pPr>
        <w:pStyle w:val="51"/>
      </w:pPr>
      <w:r>
        <w:rPr>
          <w:rFonts w:hint="eastAsia"/>
        </w:rPr>
        <w:t>データモデル</w:t>
      </w:r>
    </w:p>
    <w:p w14:paraId="51A75877" w14:textId="77777777" w:rsidR="009C3845" w:rsidRDefault="009C3845" w:rsidP="001E3311">
      <w:pPr>
        <w:pStyle w:val="a8"/>
        <w:ind w:left="120" w:firstLine="240"/>
      </w:pP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2127"/>
        <w:gridCol w:w="5386"/>
      </w:tblGrid>
      <w:tr w:rsidR="00E76C93" w:rsidRPr="00430660" w14:paraId="55AA5698"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731F5C" w14:textId="27EB9535"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6EFC7" w14:textId="16EAE5F4"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A97996" w14:textId="00A9A34B"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76C93" w:rsidRPr="00430660" w14:paraId="4A8B3BE6"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61407" w14:textId="7420DE5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E04895" w14:textId="6A142F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A556EDF" w14:textId="63A4C13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学校を一意に特定するための</w:t>
            </w:r>
            <w:r w:rsidRPr="00197D23">
              <w:rPr>
                <w:rFonts w:asciiTheme="minorEastAsia" w:eastAsiaTheme="minorEastAsia" w:hAnsiTheme="minorEastAsia" w:cs="ＭＳ Ｐゴシック"/>
                <w:kern w:val="0"/>
                <w:sz w:val="20"/>
                <w:szCs w:val="20"/>
              </w:rPr>
              <w:t>ID。</w:t>
            </w:r>
          </w:p>
        </w:tc>
      </w:tr>
      <w:tr w:rsidR="00E76C93" w:rsidRPr="00430660" w14:paraId="15B8D7D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AA8251" w14:textId="4295FF80"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85CD0E" w14:textId="08F59D91"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color w:val="000000"/>
                <w:kern w:val="0"/>
                <w:sz w:val="20"/>
                <w:szCs w:val="20"/>
              </w:rPr>
              <w:t>学校所在地_都道府県名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8BA14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学校所在地の都道府県名。</w:t>
            </w:r>
          </w:p>
        </w:tc>
      </w:tr>
      <w:tr w:rsidR="00E76C93" w:rsidRPr="00430660" w14:paraId="7D6D98E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6DA084" w14:textId="0B2C561E" w:rsidR="00E76C93" w:rsidRPr="00430660" w:rsidRDefault="00E76C93" w:rsidP="00E76C93">
            <w:pPr>
              <w:widowControl/>
              <w:snapToGrid w:val="0"/>
              <w:jc w:val="left"/>
              <w:rPr>
                <w:rFonts w:asciiTheme="minorEastAsia" w:eastAsiaTheme="minorEastAsia" w:hAnsiTheme="minorEastAsia" w:cs="ＭＳ Ｐゴシック"/>
                <w:color w:val="000000"/>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3D3196" w14:textId="1027B594"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_郡名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EA7261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学校所在地の郡名。（町村の場合のみ記載）</w:t>
            </w:r>
          </w:p>
        </w:tc>
      </w:tr>
      <w:tr w:rsidR="00E76C93" w:rsidRPr="00430660" w14:paraId="31E8B64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695BD3" w14:textId="7DACF1FF"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8F8725" w14:textId="2A50A226"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_市区町村名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E14756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学校所在地の市町村名。（東京都</w:t>
            </w:r>
            <w:r w:rsidRPr="00197D23">
              <w:rPr>
                <w:rFonts w:asciiTheme="minorEastAsia" w:eastAsiaTheme="minorEastAsia" w:hAnsiTheme="minorEastAsia" w:cs="ＭＳ Ｐゴシック"/>
                <w:kern w:val="0"/>
                <w:sz w:val="20"/>
                <w:szCs w:val="20"/>
              </w:rPr>
              <w:t>23区の場合は特別区名を記載）</w:t>
            </w:r>
          </w:p>
        </w:tc>
      </w:tr>
      <w:tr w:rsidR="00E76C93" w:rsidRPr="00430660" w14:paraId="38415D0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DE1F4" w14:textId="3EF06C7A"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7A49A2E" w14:textId="3C99F52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_行政区名</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8B18C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学校所在地の行政区名。（政令指定都市の場合のみ記載）</w:t>
            </w:r>
          </w:p>
        </w:tc>
      </w:tr>
      <w:tr w:rsidR="00E76C93" w:rsidRPr="00430660" w14:paraId="2227FBFD" w14:textId="77777777" w:rsidTr="00197D23">
        <w:trPr>
          <w:trHeight w:val="66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FF11D6" w14:textId="4128995A"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9BE416" w14:textId="61D434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_全国地方公共団体コード</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219C85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学校所在地の全国地方公共団体コード（</w:t>
            </w:r>
            <w:r w:rsidRPr="00197D23">
              <w:rPr>
                <w:rFonts w:asciiTheme="minorEastAsia" w:eastAsiaTheme="minorEastAsia" w:hAnsiTheme="minorEastAsia" w:cs="ＭＳ Ｐゴシック"/>
                <w:kern w:val="0"/>
                <w:sz w:val="20"/>
                <w:szCs w:val="20"/>
              </w:rPr>
              <w:t>6桁）を記載。</w:t>
            </w:r>
          </w:p>
        </w:tc>
      </w:tr>
      <w:tr w:rsidR="00E76C93" w:rsidRPr="00430660" w14:paraId="26AA80D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E498BE" w14:textId="4D8FE949"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FAE3D6" w14:textId="4E1BE31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698957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学校の正式名称を記載。</w:t>
            </w:r>
          </w:p>
        </w:tc>
      </w:tr>
      <w:tr w:rsidR="00E76C93" w:rsidRPr="00430660" w14:paraId="48A62E5D"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D7227" w14:textId="287E6B46"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61EBCE8" w14:textId="52E9FD7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r w:rsidRPr="00197D23">
              <w:rPr>
                <w:rFonts w:asciiTheme="minorEastAsia" w:eastAsiaTheme="minorEastAsia" w:hAnsiTheme="minorEastAsia" w:cs="ＭＳ Ｐゴシック"/>
                <w:kern w:val="0"/>
                <w:sz w:val="20"/>
                <w:szCs w:val="20"/>
              </w:rPr>
              <w:t>_カナ</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2D035A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学校の正式名称をカタカナで記載。</w:t>
            </w:r>
          </w:p>
        </w:tc>
      </w:tr>
      <w:tr w:rsidR="00E76C93" w:rsidRPr="00430660" w14:paraId="4BB7FF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302AF" w14:textId="78AF37B8"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4D8D90" w14:textId="6B5EBD5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対象学年</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B6FD12A" w14:textId="215E7BA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給食が学年ごとに分かれている場合、献立の提供対象の学年の数字を記載。複数の学年の場合は</w:t>
            </w:r>
            <w:r w:rsidRPr="00197D23">
              <w:rPr>
                <w:rFonts w:asciiTheme="minorEastAsia" w:eastAsiaTheme="minorEastAsia" w:hAnsiTheme="minorEastAsia" w:cs="ＭＳ Ｐゴシック"/>
                <w:kern w:val="0"/>
                <w:sz w:val="20"/>
                <w:szCs w:val="20"/>
              </w:rPr>
              <w:t xml:space="preserve"> ";"（半角セミコロン）区切りで記載。</w:t>
            </w:r>
            <w:r w:rsidRPr="00197D23">
              <w:rPr>
                <w:rFonts w:asciiTheme="minorEastAsia" w:eastAsiaTheme="minorEastAsia" w:hAnsiTheme="minorEastAsia" w:cs="ＭＳ Ｐゴシック" w:hint="eastAsia"/>
                <w:kern w:val="0"/>
                <w:sz w:val="20"/>
                <w:szCs w:val="20"/>
              </w:rPr>
              <w:t>幼稚園、高校も可。</w:t>
            </w:r>
          </w:p>
        </w:tc>
      </w:tr>
      <w:tr w:rsidR="00E76C93" w:rsidRPr="00430660" w14:paraId="3CB5607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6B23F" w14:textId="40B98776"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D23AD3" w14:textId="0F65D3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66BE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レコード（データの各行）を一意に識別するための</w:t>
            </w:r>
            <w:r w:rsidRPr="00197D23">
              <w:rPr>
                <w:rFonts w:asciiTheme="minorEastAsia" w:eastAsiaTheme="minorEastAsia" w:hAnsiTheme="minorEastAsia" w:cs="ＭＳ Ｐゴシック"/>
                <w:kern w:val="0"/>
                <w:sz w:val="20"/>
                <w:szCs w:val="20"/>
              </w:rPr>
              <w:t>ID。1つの表の中で重複が発生しないようにする。</w:t>
            </w:r>
          </w:p>
        </w:tc>
      </w:tr>
      <w:tr w:rsidR="00E76C93" w:rsidRPr="00430660" w14:paraId="5C2BE33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77204" w14:textId="288E87A5"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542AB3F" w14:textId="6001899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提供年月日</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A90B2E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献立の提供年月日。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E76C93" w:rsidRPr="00430660" w14:paraId="4C9272F8" w14:textId="77777777" w:rsidTr="00197D23">
        <w:trPr>
          <w:trHeight w:val="14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B991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AB7AD23" w14:textId="50878D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665DB14"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献立（主食・主菜・副菜のセット）を一意に識別するための</w:t>
            </w:r>
            <w:r w:rsidRPr="00197D23">
              <w:rPr>
                <w:rFonts w:asciiTheme="minorEastAsia" w:eastAsiaTheme="minorEastAsia" w:hAnsiTheme="minorEastAsia" w:cs="ＭＳ Ｐゴシック"/>
                <w:kern w:val="0"/>
                <w:sz w:val="20"/>
                <w:szCs w:val="20"/>
              </w:rPr>
              <w:t>ID。同じ献立に含まれる料理には同一の献立IDを記載する。</w:t>
            </w:r>
          </w:p>
        </w:tc>
      </w:tr>
      <w:tr w:rsidR="00E76C93" w:rsidRPr="00430660" w14:paraId="65B8263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056238" w14:textId="7EF68D3E"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5172BB" w14:textId="543302F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6D8C988"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日ごとのメニュー別の番号。</w:t>
            </w:r>
          </w:p>
        </w:tc>
      </w:tr>
      <w:tr w:rsidR="00E76C93" w:rsidRPr="00430660" w14:paraId="60F62E2A"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9CC2B" w14:textId="53958E97"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A00F6F" w14:textId="21CA31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473FE7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「カレーライス」「トマトスープ」「牛乳」など。</w:t>
            </w:r>
          </w:p>
        </w:tc>
      </w:tr>
      <w:tr w:rsidR="00E76C93" w:rsidRPr="00430660" w14:paraId="54BCAFB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5273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55E2AA" w14:textId="0F92B9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同一料理内通し番号</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96DCF7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同一メニュー内の食品別番号。</w:t>
            </w:r>
          </w:p>
        </w:tc>
      </w:tr>
      <w:tr w:rsidR="00E76C93" w:rsidRPr="00430660" w14:paraId="6288C5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E04B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ADF51E" w14:textId="2C58478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2FF2D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日本食品標準成分表の食品番号。</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不明な場合は空欄でも良い。</w:t>
            </w:r>
          </w:p>
        </w:tc>
      </w:tr>
      <w:tr w:rsidR="00E76C93" w:rsidRPr="00430660" w14:paraId="69FAE99A"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32D93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40AD68B" w14:textId="760483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食品名称（成分表）</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90C5A8E"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日本食品標準成分表の食品名称。</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不明な場合や食品番号がある場合は空欄でも良い。</w:t>
            </w:r>
          </w:p>
        </w:tc>
      </w:tr>
      <w:tr w:rsidR="00E76C93" w:rsidRPr="00430660" w14:paraId="1A911B1D"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EB2A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E0A810" w14:textId="26E212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食品名称（独自）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A9AAAA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食品名称を独自で入れる場合（「トマト（〇〇産」「しょう油（小麦不使用）」など。</w:t>
            </w:r>
          </w:p>
        </w:tc>
      </w:tr>
      <w:tr w:rsidR="00E76C93" w:rsidRPr="00430660" w14:paraId="618C150E" w14:textId="77777777" w:rsidTr="00197D23">
        <w:trPr>
          <w:trHeight w:val="23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8CB9F6"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C9F097" w14:textId="5DDF109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食品群（６群）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6376D9BD"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１～６。３群のデータしかない場合は記載しない。</w:t>
            </w:r>
          </w:p>
        </w:tc>
      </w:tr>
      <w:tr w:rsidR="00E76C93" w:rsidRPr="00430660" w14:paraId="4A379B81" w14:textId="77777777" w:rsidTr="00197D23">
        <w:trPr>
          <w:trHeight w:val="7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2C36F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109B6B" w14:textId="12A8FE3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食品群（３群）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63080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赤、緑、黄。６群での表記を基本とするが３群表記も可。</w:t>
            </w:r>
          </w:p>
        </w:tc>
      </w:tr>
      <w:tr w:rsidR="00E76C93" w:rsidRPr="00430660" w14:paraId="4491FF28" w14:textId="77777777" w:rsidTr="00197D23">
        <w:trPr>
          <w:trHeight w:val="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55A0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558F16" w14:textId="1A7032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分量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5DE19D6" w14:textId="2B8C157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その食品の分量。単位（ｇ）</w:t>
            </w:r>
          </w:p>
        </w:tc>
      </w:tr>
      <w:tr w:rsidR="00E76C93" w:rsidRPr="00430660" w14:paraId="30F2BF55"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E2775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F68842" w14:textId="430FEC2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エネルギー</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5A0B2A8" w14:textId="382146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kcal）</w:t>
            </w:r>
          </w:p>
        </w:tc>
      </w:tr>
      <w:tr w:rsidR="00E76C93" w:rsidRPr="00430660" w14:paraId="2E488BB7"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2699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A2F3B9" w14:textId="06DE96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D6E5F3E" w14:textId="6F898B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6944ED76" w14:textId="77777777" w:rsidTr="00197D23">
        <w:trPr>
          <w:trHeight w:val="3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FB953A"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24BC2E" w14:textId="14F722B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008D99" w14:textId="0ABEAC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B604284" w14:textId="77777777" w:rsidTr="00197D23">
        <w:trPr>
          <w:trHeight w:val="9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86AD0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456C1A1" w14:textId="06CF0F3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3735A68" w14:textId="4FDB65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720ADE8" w14:textId="77777777" w:rsidTr="00197D23">
        <w:trPr>
          <w:trHeight w:val="24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CEDEB"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E489D0" w14:textId="6DFDA98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7C97880" w14:textId="2ED6DBC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0927C84" w14:textId="77777777" w:rsidTr="00197D23">
        <w:trPr>
          <w:trHeight w:val="1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97A01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BC43DF" w14:textId="5CEC5C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食塩相当量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7BE0A01" w14:textId="03BB538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71C67C8B"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45EC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BF979D" w14:textId="347AAAB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カルシウム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DAD70A0" w14:textId="447FB5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2F18CB5" w14:textId="77777777" w:rsidTr="00197D23">
        <w:trPr>
          <w:trHeight w:val="14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2EF77"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A4D934" w14:textId="7308FF3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マグネシウム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3BA339" w14:textId="7252E76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4430CE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B62E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AFF523" w14:textId="3276154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鉄</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C89D30" w14:textId="71854A0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330DFB8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B331E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B540624" w14:textId="6DBDAD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AA2651E" w14:textId="21755A6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日本食品標準成分表に準拠。本来「μ</w:t>
            </w:r>
            <w:r w:rsidRPr="00197D23">
              <w:rPr>
                <w:rFonts w:asciiTheme="minorEastAsia" w:eastAsiaTheme="minorEastAsia" w:hAnsiTheme="minorEastAsia" w:cs="ＭＳ Ｐゴシック"/>
                <w:kern w:val="0"/>
                <w:sz w:val="20"/>
                <w:szCs w:val="20"/>
              </w:rPr>
              <w:t>g」だが「μ」が特殊文字のため「u」で表記。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w:t>
            </w:r>
          </w:p>
        </w:tc>
      </w:tr>
      <w:tr w:rsidR="00E76C93" w:rsidRPr="00430660" w14:paraId="577574E3"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547D3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7641E8" w14:textId="2C6D25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A＿ugRAE</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328DC4" w14:textId="2E1967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学校給食実施基準に準拠。本来「μ</w:t>
            </w:r>
            <w:r w:rsidRPr="00197D23">
              <w:rPr>
                <w:rFonts w:asciiTheme="minorEastAsia" w:eastAsiaTheme="minorEastAsia" w:hAnsiTheme="minorEastAsia" w:cs="ＭＳ Ｐゴシック"/>
                <w:kern w:val="0"/>
                <w:sz w:val="20"/>
                <w:szCs w:val="20"/>
              </w:rPr>
              <w:t>gRAE」だが「μ」が特殊文字のため「u」で表記。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ugRAE）</w:t>
            </w:r>
          </w:p>
        </w:tc>
      </w:tr>
      <w:tr w:rsidR="00E76C93" w:rsidRPr="00430660" w14:paraId="12D8CEB4"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462F4"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0121CC1" w14:textId="1519D8F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A_IU</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CF5F585" w14:textId="1F98E4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改定前の学校給食実施基準に準拠。単位（</w:t>
            </w:r>
            <w:r w:rsidRPr="00197D23">
              <w:rPr>
                <w:rFonts w:asciiTheme="minorEastAsia" w:eastAsiaTheme="minorEastAsia" w:hAnsiTheme="minorEastAsia" w:cs="ＭＳ Ｐゴシック"/>
                <w:kern w:val="0"/>
                <w:sz w:val="20"/>
                <w:szCs w:val="20"/>
              </w:rPr>
              <w:t>IU）</w:t>
            </w:r>
          </w:p>
        </w:tc>
      </w:tr>
      <w:tr w:rsidR="00E76C93" w:rsidRPr="00430660" w14:paraId="1FBDE1D0" w14:textId="77777777" w:rsidTr="00197D23">
        <w:trPr>
          <w:trHeight w:val="10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98D43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7E8BA3" w14:textId="335986E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B１</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1979863" w14:textId="477735B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111F225C" w14:textId="77777777" w:rsidTr="00197D23">
        <w:trPr>
          <w:trHeight w:val="9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9DE9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8CA5DA" w14:textId="6D3BABC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B２</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ECA268" w14:textId="4355A33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2AE25B2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24DFA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75EE33" w14:textId="03CEA1E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C</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DFF5B9" w14:textId="47639C7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CB885B5"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A41C8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D0A431" w14:textId="7AAA058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食物繊維</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9EF20D" w14:textId="537599F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434F58B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3C3245"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EE584D" w14:textId="096B9B9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亜鉛</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877B45F" w14:textId="61A100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697AB92"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F417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0AFA6F" w14:textId="613120A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炭水化物</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5A64452" w14:textId="789C67C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D3E732C"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5D60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9DD935" w14:textId="620C08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糖質量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A050284" w14:textId="2345B8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212678F"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73009" w14:textId="44C0E89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D52412" w14:textId="0CE54A1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アレルゲン情報公開・非公開</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016E5DD5"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公開なら「１」、非公開なら「０」とする。公開の場合のみアレルゲン品目も記載。</w:t>
            </w:r>
          </w:p>
        </w:tc>
      </w:tr>
      <w:tr w:rsidR="00E76C93" w:rsidRPr="00430660" w14:paraId="2B46DDF0" w14:textId="77777777" w:rsidTr="00197D23">
        <w:trPr>
          <w:trHeight w:val="12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027FE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B8EC0" w14:textId="130C82C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アレルゲン品目</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13B53F3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「小麦</w:t>
            </w:r>
            <w:r w:rsidRPr="00197D23">
              <w:rPr>
                <w:rFonts w:asciiTheme="minorEastAsia" w:eastAsiaTheme="minorEastAsia" w:hAnsiTheme="minorEastAsia" w:cs="ＭＳ Ｐゴシック"/>
                <w:kern w:val="0"/>
                <w:sz w:val="20"/>
                <w:szCs w:val="20"/>
              </w:rPr>
              <w:t>;卵;乳…」と列記。同一セルに複数記載の場合の区切り文字は「；」（半角）を使用。</w:t>
            </w:r>
          </w:p>
        </w:tc>
      </w:tr>
      <w:tr w:rsidR="00E76C93" w:rsidRPr="00430660" w14:paraId="7C3BD17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F72FA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8BCFDD1" w14:textId="71BA2A5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調理方法（料理単位）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E2F6B7F"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メニュー単位の調理方法を記載。</w:t>
            </w:r>
          </w:p>
        </w:tc>
      </w:tr>
      <w:tr w:rsidR="00E76C93" w:rsidRPr="00430660" w14:paraId="47CD4012" w14:textId="77777777" w:rsidTr="00197D23">
        <w:trPr>
          <w:trHeight w:val="9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979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DDF6C1E" w14:textId="15090C4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調理方法（食材単位）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C0786D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食材単位の調理方法を記載。</w:t>
            </w:r>
          </w:p>
        </w:tc>
      </w:tr>
      <w:tr w:rsidR="00E76C93" w:rsidRPr="00430660" w14:paraId="10A24A75" w14:textId="77777777" w:rsidTr="00197D23">
        <w:trPr>
          <w:trHeight w:val="22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170CC"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1FDB84" w14:textId="589E07E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59E2FF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特記事項等を記載。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学校給食法によらない献立の場合は、こちらにその旨を記載する。</w:t>
            </w:r>
          </w:p>
        </w:tc>
      </w:tr>
    </w:tbl>
    <w:p w14:paraId="2C9DAF8E" w14:textId="77777777" w:rsidR="000A275C" w:rsidRDefault="000A275C" w:rsidP="000A275C">
      <w:pPr>
        <w:pStyle w:val="a8"/>
        <w:ind w:left="120" w:firstLine="240"/>
      </w:pPr>
    </w:p>
    <w:p w14:paraId="3A65F314" w14:textId="37A6DAA4" w:rsidR="000A275C" w:rsidRDefault="000A275C" w:rsidP="000A275C">
      <w:pPr>
        <w:pStyle w:val="a8"/>
        <w:ind w:left="120" w:firstLine="240"/>
      </w:pPr>
      <w:r>
        <w:rPr>
          <w:rFonts w:hint="eastAsia"/>
        </w:rPr>
        <w:t>上記の</w:t>
      </w:r>
      <w:r w:rsidR="00395875">
        <w:rPr>
          <w:rFonts w:hint="eastAsia"/>
        </w:rPr>
        <w:t>「</w:t>
      </w:r>
      <w:r w:rsidR="00D82ED1">
        <w:rPr>
          <w:rFonts w:hint="eastAsia"/>
        </w:rPr>
        <w:t>エネルギー</w:t>
      </w:r>
      <w:r w:rsidR="00395875">
        <w:rPr>
          <w:rFonts w:hint="eastAsia"/>
        </w:rPr>
        <w:t>」から「糖質量」までの</w:t>
      </w:r>
      <w:r>
        <w:rPr>
          <w:rFonts w:hint="eastAsia"/>
        </w:rPr>
        <w:t>データ</w:t>
      </w:r>
      <w:r w:rsidR="00395875">
        <w:rPr>
          <w:rFonts w:hint="eastAsia"/>
        </w:rPr>
        <w:t>項目</w:t>
      </w:r>
      <w:r>
        <w:rPr>
          <w:rFonts w:hint="eastAsia"/>
        </w:rPr>
        <w:t>は、以下のように構造化することも可能です。</w:t>
      </w: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5803"/>
      </w:tblGrid>
      <w:tr w:rsidR="000A275C" w:rsidRPr="00FB6F8F" w14:paraId="5473019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2B0D85"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B29D8E"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5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531C58"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0A275C" w:rsidRPr="00FB6F8F" w14:paraId="6A7F2580"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109203" w14:textId="05A7C21C"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BE519C" w14:textId="138EE57A"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14DA351" w14:textId="77E5E2CE"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r w:rsidR="00D82ED1">
              <w:rPr>
                <w:rFonts w:asciiTheme="minorEastAsia" w:eastAsiaTheme="minorEastAsia" w:hAnsiTheme="minorEastAsia" w:cs="ＭＳ Ｐゴシック" w:hint="eastAsia"/>
                <w:kern w:val="0"/>
                <w:sz w:val="20"/>
                <w:szCs w:val="20"/>
              </w:rPr>
              <w:t>エネルギーや栄養素名</w:t>
            </w:r>
            <w:r>
              <w:rPr>
                <w:rFonts w:asciiTheme="minorEastAsia" w:eastAsiaTheme="minorEastAsia" w:hAnsiTheme="minorEastAsia" w:cs="ＭＳ Ｐゴシック" w:hint="eastAsia"/>
                <w:kern w:val="0"/>
                <w:sz w:val="20"/>
                <w:szCs w:val="20"/>
              </w:rPr>
              <w:t>を記載</w:t>
            </w:r>
          </w:p>
        </w:tc>
      </w:tr>
      <w:tr w:rsidR="000A275C" w:rsidRPr="00FB6F8F" w14:paraId="30EF9A86"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E9FDB" w14:textId="0FCE4DD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74DCE" w14:textId="76A873D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w:t>
            </w:r>
          </w:p>
        </w:tc>
        <w:tc>
          <w:tcPr>
            <w:tcW w:w="5803" w:type="dxa"/>
            <w:tcBorders>
              <w:top w:val="single" w:sz="4" w:space="0" w:color="auto"/>
              <w:left w:val="single" w:sz="4" w:space="0" w:color="auto"/>
              <w:bottom w:val="single" w:sz="4" w:space="0" w:color="auto"/>
              <w:right w:val="single" w:sz="4" w:space="0" w:color="auto"/>
            </w:tcBorders>
            <w:vAlign w:val="center"/>
            <w:hideMark/>
          </w:tcPr>
          <w:p w14:paraId="05D0A8FD" w14:textId="290BBE60"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値を記載</w:t>
            </w:r>
          </w:p>
        </w:tc>
      </w:tr>
      <w:tr w:rsidR="000A275C" w:rsidRPr="00FB6F8F" w14:paraId="644B2D04"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07CB63" w14:textId="788C13C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128476" w14:textId="68AC3848"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A706123" w14:textId="65702D5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単位を記載</w:t>
            </w:r>
          </w:p>
        </w:tc>
      </w:tr>
    </w:tbl>
    <w:p w14:paraId="112BA201" w14:textId="77777777" w:rsidR="006A52AE" w:rsidRDefault="006A52AE" w:rsidP="006A52AE">
      <w:pPr>
        <w:pStyle w:val="51"/>
      </w:pPr>
      <w:r>
        <w:rPr>
          <w:rFonts w:hint="eastAsia"/>
        </w:rPr>
        <w:t>データ項目に選択肢があるときの候補</w:t>
      </w:r>
      <w:r>
        <w:tab/>
      </w:r>
    </w:p>
    <w:p w14:paraId="3512C0DE" w14:textId="76C2D520" w:rsidR="006A52AE" w:rsidRPr="00D947D1" w:rsidRDefault="006A52AE" w:rsidP="00197D23">
      <w:pPr>
        <w:pStyle w:val="aa"/>
        <w:ind w:left="360" w:firstLine="240"/>
      </w:pPr>
      <w:r w:rsidRPr="006A52AE">
        <w:rPr>
          <w:rFonts w:hint="eastAsia"/>
        </w:rPr>
        <w:t>日本食品標準成分表</w:t>
      </w:r>
      <w:r>
        <w:rPr>
          <w:rFonts w:hint="eastAsia"/>
        </w:rPr>
        <w:t>を参照できます。</w:t>
      </w:r>
    </w:p>
    <w:p w14:paraId="656D2E31" w14:textId="26A23510" w:rsidR="00875984" w:rsidRDefault="00875984" w:rsidP="00875984">
      <w:pPr>
        <w:pStyle w:val="22"/>
      </w:pPr>
      <w:bookmarkStart w:id="174" w:name="_Toc103515288"/>
      <w:bookmarkStart w:id="175" w:name="_Toc103598262"/>
      <w:bookmarkStart w:id="176" w:name="_Toc103599585"/>
      <w:bookmarkStart w:id="177" w:name="_Toc103600064"/>
      <w:bookmarkStart w:id="178" w:name="_Toc103515289"/>
      <w:bookmarkStart w:id="179" w:name="_Toc103598263"/>
      <w:bookmarkStart w:id="180" w:name="_Toc103599586"/>
      <w:bookmarkStart w:id="181" w:name="_Toc103600065"/>
      <w:bookmarkEnd w:id="174"/>
      <w:bookmarkEnd w:id="175"/>
      <w:bookmarkEnd w:id="176"/>
      <w:bookmarkEnd w:id="177"/>
      <w:bookmarkEnd w:id="178"/>
      <w:bookmarkEnd w:id="179"/>
      <w:bookmarkEnd w:id="180"/>
      <w:bookmarkEnd w:id="181"/>
      <w:r>
        <w:rPr>
          <w:rFonts w:hint="eastAsia"/>
        </w:rPr>
        <w:t xml:space="preserve">　</w:t>
      </w:r>
      <w:bookmarkStart w:id="182" w:name="_Toc103600066"/>
      <w:r>
        <w:rPr>
          <w:rFonts w:hint="eastAsia"/>
        </w:rPr>
        <w:t>文化財</w:t>
      </w:r>
      <w:bookmarkEnd w:id="182"/>
    </w:p>
    <w:p w14:paraId="757EDB08" w14:textId="7D971FAF" w:rsidR="00285A60" w:rsidRDefault="00BF0C4A" w:rsidP="00C8383C">
      <w:pPr>
        <w:pStyle w:val="a7"/>
      </w:pPr>
      <w:r>
        <w:rPr>
          <w:rFonts w:hint="eastAsia"/>
        </w:rPr>
        <w:t>オープンデータの推奨データセットは文化財のデータ整備を推奨していました。</w:t>
      </w:r>
      <w:r w:rsidR="00602867">
        <w:rPr>
          <w:rFonts w:hint="eastAsia"/>
        </w:rPr>
        <w:t>一方、文化</w:t>
      </w:r>
      <w:r w:rsidR="00E07871">
        <w:rPr>
          <w:rFonts w:hint="eastAsia"/>
        </w:rPr>
        <w:t>庁は文化財を「</w:t>
      </w:r>
      <w:r w:rsidR="00C8383C">
        <w:rPr>
          <w:rFonts w:hint="eastAsia"/>
        </w:rPr>
        <w:t>有形文化財（建造物）</w:t>
      </w:r>
      <w:r w:rsidR="00E07871">
        <w:rPr>
          <w:rFonts w:hint="eastAsia"/>
        </w:rPr>
        <w:t>」</w:t>
      </w:r>
      <w:r w:rsidR="00454982">
        <w:rPr>
          <w:rFonts w:hint="eastAsia"/>
        </w:rPr>
        <w:t>、</w:t>
      </w:r>
      <w:r w:rsidR="00E07871">
        <w:rPr>
          <w:rFonts w:hint="eastAsia"/>
        </w:rPr>
        <w:t>「</w:t>
      </w:r>
      <w:r w:rsidR="00C8383C">
        <w:rPr>
          <w:rFonts w:hint="eastAsia"/>
        </w:rPr>
        <w:t>有形文化財（美術工芸品）</w:t>
      </w:r>
      <w:r w:rsidR="00E07871">
        <w:rPr>
          <w:rFonts w:hint="eastAsia"/>
        </w:rPr>
        <w:t>」</w:t>
      </w:r>
      <w:r w:rsidR="00454982">
        <w:rPr>
          <w:rFonts w:hint="eastAsia"/>
        </w:rPr>
        <w:t>、</w:t>
      </w:r>
      <w:r w:rsidR="00E07871">
        <w:rPr>
          <w:rFonts w:hint="eastAsia"/>
        </w:rPr>
        <w:t>「</w:t>
      </w:r>
      <w:r w:rsidR="00C8383C">
        <w:rPr>
          <w:rFonts w:hint="eastAsia"/>
        </w:rPr>
        <w:t>無形文化財</w:t>
      </w:r>
      <w:r w:rsidR="00E07871">
        <w:rPr>
          <w:rFonts w:hint="eastAsia"/>
        </w:rPr>
        <w:t>」</w:t>
      </w:r>
      <w:r w:rsidR="00454982">
        <w:rPr>
          <w:rFonts w:hint="eastAsia"/>
        </w:rPr>
        <w:t>、</w:t>
      </w:r>
      <w:r w:rsidR="00E07871">
        <w:rPr>
          <w:rFonts w:hint="eastAsia"/>
        </w:rPr>
        <w:t>「</w:t>
      </w:r>
      <w:r w:rsidR="00C8383C">
        <w:rPr>
          <w:rFonts w:hint="eastAsia"/>
        </w:rPr>
        <w:t>民俗文化財</w:t>
      </w:r>
      <w:r w:rsidR="00E07871">
        <w:rPr>
          <w:rFonts w:hint="eastAsia"/>
        </w:rPr>
        <w:t>」</w:t>
      </w:r>
      <w:r w:rsidR="00454982">
        <w:rPr>
          <w:rFonts w:hint="eastAsia"/>
        </w:rPr>
        <w:t>、</w:t>
      </w:r>
      <w:r w:rsidR="00E07871">
        <w:rPr>
          <w:rFonts w:hint="eastAsia"/>
        </w:rPr>
        <w:t>「</w:t>
      </w:r>
      <w:r w:rsidR="00C8383C">
        <w:rPr>
          <w:rFonts w:hint="eastAsia"/>
        </w:rPr>
        <w:t>記念物</w:t>
      </w:r>
      <w:r w:rsidR="00E07871">
        <w:rPr>
          <w:rFonts w:hint="eastAsia"/>
        </w:rPr>
        <w:t>」</w:t>
      </w:r>
      <w:r w:rsidR="00454982">
        <w:rPr>
          <w:rFonts w:hint="eastAsia"/>
        </w:rPr>
        <w:t>、</w:t>
      </w:r>
      <w:r w:rsidR="00E07871">
        <w:rPr>
          <w:rFonts w:hint="eastAsia"/>
        </w:rPr>
        <w:t>「</w:t>
      </w:r>
      <w:r w:rsidR="00C8383C">
        <w:rPr>
          <w:rFonts w:hint="eastAsia"/>
        </w:rPr>
        <w:t>文化的景観</w:t>
      </w:r>
      <w:r w:rsidR="00E07871">
        <w:rPr>
          <w:rFonts w:hint="eastAsia"/>
        </w:rPr>
        <w:t>」</w:t>
      </w:r>
      <w:r w:rsidR="00454982">
        <w:rPr>
          <w:rFonts w:hint="eastAsia"/>
        </w:rPr>
        <w:t>、</w:t>
      </w:r>
      <w:r w:rsidR="00E07871">
        <w:rPr>
          <w:rFonts w:hint="eastAsia"/>
        </w:rPr>
        <w:t>「</w:t>
      </w:r>
      <w:r w:rsidR="00C8383C">
        <w:rPr>
          <w:rFonts w:hint="eastAsia"/>
        </w:rPr>
        <w:t>伝統的建造物群保存地区</w:t>
      </w:r>
      <w:r w:rsidR="00E07871">
        <w:rPr>
          <w:rFonts w:hint="eastAsia"/>
        </w:rPr>
        <w:t>」</w:t>
      </w:r>
      <w:r w:rsidR="00FC34AD">
        <w:rPr>
          <w:rFonts w:hint="eastAsia"/>
        </w:rPr>
        <w:t>と7種類に分類</w:t>
      </w:r>
      <w:r w:rsidR="00E07871">
        <w:rPr>
          <w:rFonts w:hint="eastAsia"/>
        </w:rPr>
        <w:t>し</w:t>
      </w:r>
      <w:r w:rsidR="00FC34AD">
        <w:rPr>
          <w:rFonts w:hint="eastAsia"/>
        </w:rPr>
        <w:t>ており、さらに、</w:t>
      </w:r>
      <w:r w:rsidR="00E07871">
        <w:rPr>
          <w:rFonts w:hint="eastAsia"/>
        </w:rPr>
        <w:t>「</w:t>
      </w:r>
      <w:r w:rsidR="00B047DB">
        <w:rPr>
          <w:rFonts w:hint="eastAsia"/>
        </w:rPr>
        <w:t>選定保存技術</w:t>
      </w:r>
      <w:r w:rsidR="00E07871">
        <w:rPr>
          <w:rFonts w:hint="eastAsia"/>
        </w:rPr>
        <w:t>」</w:t>
      </w:r>
      <w:r w:rsidR="00B047DB">
        <w:rPr>
          <w:rFonts w:hint="eastAsia"/>
        </w:rPr>
        <w:t>と</w:t>
      </w:r>
      <w:r w:rsidR="00E07871">
        <w:rPr>
          <w:rFonts w:hint="eastAsia"/>
        </w:rPr>
        <w:t>「</w:t>
      </w:r>
      <w:r w:rsidR="00B047DB">
        <w:rPr>
          <w:rFonts w:hint="eastAsia"/>
        </w:rPr>
        <w:t>埋蔵文化財</w:t>
      </w:r>
      <w:r w:rsidR="009635A1">
        <w:rPr>
          <w:rFonts w:hint="eastAsia"/>
        </w:rPr>
        <w:t>」</w:t>
      </w:r>
      <w:r w:rsidR="00B047DB">
        <w:rPr>
          <w:rFonts w:hint="eastAsia"/>
        </w:rPr>
        <w:t>がその他文化財等と</w:t>
      </w:r>
      <w:r w:rsidR="009635A1">
        <w:rPr>
          <w:rFonts w:hint="eastAsia"/>
        </w:rPr>
        <w:t>して</w:t>
      </w:r>
      <w:r w:rsidR="00E07871">
        <w:rPr>
          <w:rFonts w:hint="eastAsia"/>
        </w:rPr>
        <w:t>います。</w:t>
      </w:r>
    </w:p>
    <w:p w14:paraId="7D85CA24" w14:textId="3CB52F44" w:rsidR="00837B65" w:rsidRDefault="00E46FA9" w:rsidP="00C8383C">
      <w:pPr>
        <w:pStyle w:val="a7"/>
      </w:pPr>
      <w:r>
        <w:rPr>
          <w:rFonts w:hint="eastAsia"/>
        </w:rPr>
        <w:t>建物、</w:t>
      </w:r>
      <w:r w:rsidR="00F07976">
        <w:rPr>
          <w:rFonts w:hint="eastAsia"/>
        </w:rPr>
        <w:t>施設、</w:t>
      </w:r>
      <w:r w:rsidR="00C24346">
        <w:rPr>
          <w:rFonts w:hint="eastAsia"/>
        </w:rPr>
        <w:t>もの、</w:t>
      </w:r>
      <w:r w:rsidR="00F07976">
        <w:rPr>
          <w:rFonts w:hint="eastAsia"/>
        </w:rPr>
        <w:t>地物</w:t>
      </w:r>
      <w:r w:rsidR="00C24346">
        <w:rPr>
          <w:rFonts w:hint="eastAsia"/>
        </w:rPr>
        <w:t>、</w:t>
      </w:r>
      <w:r w:rsidR="00E23A0A">
        <w:rPr>
          <w:rFonts w:hint="eastAsia"/>
        </w:rPr>
        <w:t>地域</w:t>
      </w:r>
      <w:r w:rsidR="00C24346">
        <w:rPr>
          <w:rFonts w:hint="eastAsia"/>
        </w:rPr>
        <w:t>、無形</w:t>
      </w:r>
      <w:r w:rsidR="00C51C55">
        <w:rPr>
          <w:rFonts w:hint="eastAsia"/>
        </w:rPr>
        <w:t>が対象になっているため</w:t>
      </w:r>
      <w:r w:rsidR="00D53B38">
        <w:rPr>
          <w:rFonts w:hint="eastAsia"/>
        </w:rPr>
        <w:t>、建物、施設、</w:t>
      </w:r>
      <w:r w:rsidR="00BC57FC">
        <w:rPr>
          <w:rFonts w:hint="eastAsia"/>
        </w:rPr>
        <w:t>もの（移動オブジェクト）、</w:t>
      </w:r>
      <w:r w:rsidR="00D53B38">
        <w:rPr>
          <w:rFonts w:hint="eastAsia"/>
        </w:rPr>
        <w:t>地物、地域のような</w:t>
      </w:r>
      <w:r w:rsidR="00837B65">
        <w:rPr>
          <w:rFonts w:hint="eastAsia"/>
        </w:rPr>
        <w:t>データモデルがあるものと無形</w:t>
      </w:r>
      <w:r w:rsidR="00BC57FC">
        <w:rPr>
          <w:rFonts w:hint="eastAsia"/>
        </w:rPr>
        <w:t>に</w:t>
      </w:r>
      <w:r w:rsidR="00837B65">
        <w:rPr>
          <w:rFonts w:hint="eastAsia"/>
        </w:rPr>
        <w:t>分けてデータモデルを示します。</w:t>
      </w:r>
    </w:p>
    <w:p w14:paraId="035AA11A" w14:textId="003FE0B4" w:rsidR="00DB2636" w:rsidRDefault="001E0087" w:rsidP="00197D23">
      <w:pPr>
        <w:pStyle w:val="32"/>
        <w:numPr>
          <w:ilvl w:val="0"/>
          <w:numId w:val="109"/>
        </w:numPr>
      </w:pPr>
      <w:bookmarkStart w:id="183" w:name="_Toc103600067"/>
      <w:r w:rsidRPr="001E0087">
        <w:rPr>
          <w:rFonts w:hint="eastAsia"/>
        </w:rPr>
        <w:t>建物、施設、もの、地物、地域</w:t>
      </w:r>
      <w:r>
        <w:rPr>
          <w:rFonts w:hint="eastAsia"/>
        </w:rPr>
        <w:t>の文化財</w:t>
      </w:r>
      <w:bookmarkEnd w:id="183"/>
    </w:p>
    <w:p w14:paraId="0FE38547" w14:textId="77777777" w:rsidR="008A3112" w:rsidRDefault="008A3112" w:rsidP="008A3112">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8A3112" w:rsidRPr="00B7091E" w14:paraId="1B8B3788" w14:textId="77777777" w:rsidTr="00197D23">
        <w:tc>
          <w:tcPr>
            <w:tcW w:w="960" w:type="pct"/>
            <w:shd w:val="clear" w:color="auto" w:fill="D9D9D9" w:themeFill="background1" w:themeFillShade="D9"/>
          </w:tcPr>
          <w:p w14:paraId="267CB801"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19ABD595"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702D7916"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参照元</w:t>
            </w:r>
          </w:p>
        </w:tc>
      </w:tr>
      <w:tr w:rsidR="00110497" w:rsidRPr="00B7091E" w14:paraId="430BC053" w14:textId="77777777" w:rsidTr="00197D23">
        <w:tc>
          <w:tcPr>
            <w:tcW w:w="960" w:type="pct"/>
          </w:tcPr>
          <w:p w14:paraId="46DE1DAB" w14:textId="2D9C1376" w:rsidR="00110497" w:rsidRPr="0097334B"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52250AFA" w14:textId="32B101F2" w:rsidR="00110497" w:rsidRPr="0097334B"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7222FB33" w14:textId="4BA464F3" w:rsidR="00110497" w:rsidRPr="0097334B" w:rsidRDefault="00110497" w:rsidP="00110497">
            <w:pPr>
              <w:pStyle w:val="aa"/>
              <w:snapToGrid w:val="0"/>
              <w:ind w:leftChars="0" w:left="0" w:firstLineChars="0" w:firstLine="0"/>
              <w:rPr>
                <w:sz w:val="20"/>
                <w:szCs w:val="18"/>
              </w:rPr>
            </w:pPr>
            <w:r>
              <w:rPr>
                <w:rFonts w:hint="eastAsia"/>
                <w:sz w:val="20"/>
                <w:szCs w:val="18"/>
              </w:rPr>
              <w:t>推奨データセット</w:t>
            </w:r>
          </w:p>
        </w:tc>
      </w:tr>
      <w:tr w:rsidR="00110497" w:rsidRPr="00B7091E" w14:paraId="45C7DC5B" w14:textId="77777777" w:rsidTr="00197D23">
        <w:tc>
          <w:tcPr>
            <w:tcW w:w="960" w:type="pct"/>
          </w:tcPr>
          <w:p w14:paraId="3B7CBDD4" w14:textId="49E6C479" w:rsidR="00110497"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3B8B46CE" w14:textId="08A96C53" w:rsidR="00110497" w:rsidDel="00180A59"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6928300A" w14:textId="4FA1E640" w:rsidR="00110497" w:rsidDel="00180A59" w:rsidRDefault="00110497" w:rsidP="00110497">
            <w:pPr>
              <w:pStyle w:val="aa"/>
              <w:snapToGrid w:val="0"/>
              <w:ind w:leftChars="0" w:left="0" w:firstLineChars="0" w:firstLine="0"/>
              <w:rPr>
                <w:sz w:val="20"/>
                <w:szCs w:val="18"/>
              </w:rPr>
            </w:pPr>
            <w:r>
              <w:rPr>
                <w:rFonts w:hint="eastAsia"/>
                <w:sz w:val="20"/>
                <w:szCs w:val="18"/>
              </w:rPr>
              <w:t>国指定文化財等データベース</w:t>
            </w:r>
            <w:r w:rsidR="00EA5E5D">
              <w:rPr>
                <w:rStyle w:val="affa"/>
                <w:sz w:val="20"/>
                <w:szCs w:val="18"/>
              </w:rPr>
              <w:footnoteReference w:id="57"/>
            </w:r>
          </w:p>
        </w:tc>
      </w:tr>
    </w:tbl>
    <w:p w14:paraId="34DE001A" w14:textId="77777777" w:rsidR="008A3112" w:rsidRDefault="008A3112" w:rsidP="008A3112">
      <w:pPr>
        <w:pStyle w:val="51"/>
      </w:pPr>
      <w:r>
        <w:rPr>
          <w:rFonts w:hint="eastAsia"/>
        </w:rPr>
        <w:t>データモデル</w:t>
      </w:r>
    </w:p>
    <w:p w14:paraId="59235F1D" w14:textId="499E3E84" w:rsidR="00752557" w:rsidRDefault="00DE468D" w:rsidP="00197D23">
      <w:pPr>
        <w:pStyle w:val="aa"/>
        <w:numPr>
          <w:ilvl w:val="0"/>
          <w:numId w:val="110"/>
        </w:numPr>
        <w:ind w:left="360" w:firstLine="240"/>
      </w:pPr>
      <w:r w:rsidRPr="001E0087">
        <w:rPr>
          <w:rFonts w:hint="eastAsia"/>
        </w:rPr>
        <w:t>建物、施設、</w:t>
      </w:r>
      <w:r w:rsidR="00BC57FC" w:rsidRPr="00BC57FC">
        <w:rPr>
          <w:rFonts w:hint="eastAsia"/>
        </w:rPr>
        <w:t>移動オブジェクト、</w:t>
      </w:r>
      <w:r w:rsidRPr="001E0087">
        <w:rPr>
          <w:rFonts w:hint="eastAsia"/>
        </w:rPr>
        <w:t>地物</w:t>
      </w:r>
      <w:r w:rsidR="00752557">
        <w:rPr>
          <w:rFonts w:hint="eastAsia"/>
        </w:rPr>
        <w:t>の基本モデルに、目的別追加データ項目として以下を付加して利用します。</w:t>
      </w:r>
    </w:p>
    <w:p w14:paraId="3D04B0E1" w14:textId="77777777" w:rsidR="00752557" w:rsidRDefault="00752557" w:rsidP="00752557">
      <w:pPr>
        <w:pStyle w:val="aa"/>
        <w:ind w:left="360" w:firstLine="240"/>
      </w:pPr>
    </w:p>
    <w:p w14:paraId="78027D4E" w14:textId="77777777" w:rsidR="00752557" w:rsidRDefault="00752557" w:rsidP="00752557">
      <w:pPr>
        <w:pStyle w:val="aa"/>
        <w:ind w:left="360" w:firstLine="240"/>
      </w:pPr>
      <w:r>
        <w:rPr>
          <w:rFonts w:hint="eastAsia"/>
          <w:noProof/>
        </w:rPr>
        <w:drawing>
          <wp:inline distT="0" distB="0" distL="0" distR="0" wp14:anchorId="128E03D0" wp14:editId="7258B25E">
            <wp:extent cx="4914900" cy="1009650"/>
            <wp:effectExtent l="0" t="19050" r="0" b="19050"/>
            <wp:docPr id="7" name="図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5B971600" w14:textId="77777777" w:rsidR="000D354C" w:rsidRDefault="000D354C" w:rsidP="008A3112">
      <w:pPr>
        <w:pStyle w:val="aa"/>
        <w:ind w:left="360" w:firstLine="240"/>
      </w:pPr>
    </w:p>
    <w:tbl>
      <w:tblPr>
        <w:tblW w:w="8079" w:type="dxa"/>
        <w:tblInd w:w="421" w:type="dxa"/>
        <w:tblCellMar>
          <w:top w:w="15" w:type="dxa"/>
          <w:left w:w="99" w:type="dxa"/>
          <w:bottom w:w="15" w:type="dxa"/>
          <w:right w:w="99" w:type="dxa"/>
        </w:tblCellMar>
        <w:tblLook w:val="04A0" w:firstRow="1" w:lastRow="0" w:firstColumn="1" w:lastColumn="0" w:noHBand="0" w:noVBand="1"/>
      </w:tblPr>
      <w:tblGrid>
        <w:gridCol w:w="708"/>
        <w:gridCol w:w="1560"/>
        <w:gridCol w:w="5811"/>
      </w:tblGrid>
      <w:tr w:rsidR="005908D9" w:rsidRPr="00E11A82" w14:paraId="5FC98137"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47B509" w14:textId="61CB2F8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8D456" w14:textId="6BEAF3AC"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F6DEAD" w14:textId="5F06BD99"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5908D9" w:rsidRPr="00E11A82" w14:paraId="22332B18"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A01EA"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51D130" w14:textId="4160D14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NO</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56BC360" w14:textId="264E5D8F"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情報の管理主体である団体内でデータが一意に決まるよう、</w:t>
            </w:r>
            <w:r w:rsidRPr="00197D23">
              <w:rPr>
                <w:rFonts w:asciiTheme="minorEastAsia" w:eastAsiaTheme="minorEastAsia" w:hAnsiTheme="minorEastAsia" w:cs="ＭＳ Ｐゴシック"/>
                <w:kern w:val="0"/>
                <w:sz w:val="20"/>
                <w:szCs w:val="20"/>
              </w:rPr>
              <w:t>NOを設定し記載。</w:t>
            </w:r>
          </w:p>
        </w:tc>
      </w:tr>
      <w:tr w:rsidR="005908D9" w:rsidRPr="00E11A82" w14:paraId="379095F8"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000F2" w14:textId="2767ED46" w:rsidR="005908D9" w:rsidRPr="00E11A82" w:rsidRDefault="004A619E"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3126A4" w14:textId="2E1C825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9DC4B7" w14:textId="1B84DF7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文化財の分類を「</w:t>
            </w:r>
            <w:r w:rsidRPr="00197D23">
              <w:rPr>
                <w:rFonts w:asciiTheme="minorEastAsia" w:eastAsiaTheme="minorEastAsia" w:hAnsiTheme="minorEastAsia" w:cs="ＭＳ Ｐゴシック"/>
                <w:kern w:val="0"/>
                <w:sz w:val="20"/>
                <w:szCs w:val="20"/>
              </w:rPr>
              <w:t>;」（半角のセミコロン）区切りで記載。</w:t>
            </w:r>
          </w:p>
        </w:tc>
      </w:tr>
      <w:tr w:rsidR="005908D9" w:rsidRPr="00E11A82" w14:paraId="4F9598E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BDAB1" w14:textId="6AFBF65B"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61DBD" w14:textId="59084CE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6254A06" w14:textId="34E3272A"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文化財の種類を記載。</w:t>
            </w:r>
          </w:p>
        </w:tc>
      </w:tr>
      <w:tr w:rsidR="005908D9" w:rsidRPr="00E11A82" w14:paraId="6026F4C3"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C1AC3"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16BB44" w14:textId="7B5DF8B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場所名称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E6E14F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文化財が設置されている施設や建物などの名称を記載。</w:t>
            </w:r>
          </w:p>
        </w:tc>
      </w:tr>
      <w:tr w:rsidR="005908D9" w:rsidRPr="00E11A82" w14:paraId="19FDA49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0A5A7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87BF17" w14:textId="09624802" w:rsidR="005908D9" w:rsidRPr="00197D23" w:rsidRDefault="00D76CA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632E810" w14:textId="031A3951"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00D76CAE">
              <w:rPr>
                <w:rFonts w:asciiTheme="minorEastAsia" w:eastAsiaTheme="minorEastAsia" w:hAnsiTheme="minorEastAsia" w:cs="ＭＳ Ｐゴシック" w:hint="eastAsia"/>
                <w:kern w:val="0"/>
                <w:sz w:val="20"/>
                <w:szCs w:val="20"/>
              </w:rPr>
              <w:t>連絡先</w:t>
            </w:r>
            <w:r w:rsidRPr="00197D23">
              <w:rPr>
                <w:rFonts w:asciiTheme="minorEastAsia" w:eastAsiaTheme="minorEastAsia" w:hAnsiTheme="minorEastAsia" w:cs="ＭＳ Ｐゴシック" w:hint="eastAsia"/>
                <w:kern w:val="0"/>
                <w:sz w:val="20"/>
                <w:szCs w:val="20"/>
              </w:rPr>
              <w:t>を記載。</w:t>
            </w:r>
            <w:r w:rsidR="00D76CAE">
              <w:rPr>
                <w:rFonts w:asciiTheme="minorEastAsia" w:eastAsiaTheme="minorEastAsia" w:hAnsiTheme="minorEastAsia" w:cs="ＭＳ Ｐゴシック" w:hint="eastAsia"/>
                <w:kern w:val="0"/>
                <w:sz w:val="20"/>
                <w:szCs w:val="20"/>
              </w:rPr>
              <w:t>（連絡先型）</w:t>
            </w:r>
          </w:p>
        </w:tc>
      </w:tr>
      <w:tr w:rsidR="005908D9" w:rsidRPr="00E11A82" w14:paraId="20BBC7BF" w14:textId="77777777" w:rsidTr="00197D23">
        <w:trPr>
          <w:trHeight w:val="20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AE801"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04E803" w14:textId="72D365F2"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05D275C"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当該文化財内の員数を数値部分のみ記載。</w:t>
            </w:r>
          </w:p>
        </w:tc>
      </w:tr>
      <w:tr w:rsidR="005908D9" w:rsidRPr="00E11A82" w14:paraId="5ADB774B" w14:textId="77777777" w:rsidTr="00197D23">
        <w:trPr>
          <w:trHeight w:val="1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A2449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EA9D43" w14:textId="1322A1B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員数（単位）</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946594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当該文化財内の員数の単位を記載。</w:t>
            </w:r>
          </w:p>
        </w:tc>
      </w:tr>
      <w:tr w:rsidR="005908D9" w:rsidRPr="00E11A82" w14:paraId="04E8EC2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D25AB" w14:textId="7396E64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7C602C" w14:textId="0773555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法人番号</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2B0197"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文化財の所有者・管理者・保護団体等の法人番号を記載。</w:t>
            </w:r>
          </w:p>
        </w:tc>
      </w:tr>
      <w:tr w:rsidR="005908D9" w:rsidRPr="00E11A82" w14:paraId="6200707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B48C1" w14:textId="172F9261"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B85607" w14:textId="36082409"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所有者等</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B540994"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文化財の所有者・管理者・保護団体等を記載。</w:t>
            </w:r>
          </w:p>
        </w:tc>
      </w:tr>
      <w:tr w:rsidR="005908D9" w:rsidRPr="00E11A82" w14:paraId="17D0D066"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822AE" w14:textId="14E625F0"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88A2F" w14:textId="1126639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文化財指定日</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C1FB788" w14:textId="48BBB74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文化財として指定された指定日を記載。</w:t>
            </w:r>
          </w:p>
        </w:tc>
      </w:tr>
      <w:tr w:rsidR="005908D9" w:rsidRPr="00E11A82" w14:paraId="36642A37"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772FB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BD5C2F" w14:textId="7063F9E8"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8462772"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画像の格納先</w:t>
            </w:r>
            <w:r w:rsidRPr="00197D23">
              <w:rPr>
                <w:rFonts w:asciiTheme="minorEastAsia" w:eastAsiaTheme="minorEastAsia" w:hAnsiTheme="minorEastAsia" w:cs="ＭＳ Ｐゴシック"/>
                <w:kern w:val="0"/>
                <w:sz w:val="20"/>
                <w:szCs w:val="20"/>
              </w:rPr>
              <w:t>URLを記載。</w:t>
            </w:r>
          </w:p>
        </w:tc>
      </w:tr>
      <w:tr w:rsidR="005908D9" w:rsidRPr="00E11A82" w14:paraId="5F27091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734FB"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CA6F4C" w14:textId="0A3CD29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91CC10D"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文化財の説明を記載。</w:t>
            </w:r>
          </w:p>
        </w:tc>
      </w:tr>
      <w:tr w:rsidR="005908D9" w:rsidRPr="00E11A82" w14:paraId="5F3796A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1F713" w14:textId="5C4A22EE"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80CAB6" w14:textId="3A93B5C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URL</w:t>
            </w:r>
          </w:p>
        </w:tc>
        <w:tc>
          <w:tcPr>
            <w:tcW w:w="5811" w:type="dxa"/>
            <w:tcBorders>
              <w:top w:val="single" w:sz="4" w:space="0" w:color="auto"/>
              <w:left w:val="single" w:sz="4" w:space="0" w:color="auto"/>
              <w:bottom w:val="single" w:sz="4" w:space="0" w:color="auto"/>
              <w:right w:val="single" w:sz="4" w:space="0" w:color="auto"/>
            </w:tcBorders>
            <w:vAlign w:val="center"/>
            <w:hideMark/>
          </w:tcPr>
          <w:p w14:paraId="003DD596"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Pr="00197D23">
              <w:rPr>
                <w:rFonts w:asciiTheme="minorEastAsia" w:eastAsiaTheme="minorEastAsia" w:hAnsiTheme="minorEastAsia" w:cs="ＭＳ Ｐゴシック"/>
                <w:kern w:val="0"/>
                <w:sz w:val="20"/>
                <w:szCs w:val="20"/>
              </w:rPr>
              <w:t>WebサイトのURLを記載。</w:t>
            </w:r>
          </w:p>
        </w:tc>
      </w:tr>
      <w:tr w:rsidR="005908D9" w:rsidRPr="00E11A82" w14:paraId="31BBE14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9A38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9CA472" w14:textId="44B9B2B5"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638F27F"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特記事項があれば記載。</w:t>
            </w:r>
          </w:p>
        </w:tc>
      </w:tr>
    </w:tbl>
    <w:p w14:paraId="11302E43" w14:textId="77777777" w:rsidR="0019333A" w:rsidRDefault="0019333A" w:rsidP="00197D23">
      <w:pPr>
        <w:pStyle w:val="51"/>
      </w:pPr>
      <w:r>
        <w:rPr>
          <w:rFonts w:hint="eastAsia"/>
        </w:rPr>
        <w:t>データ項目に選択肢があるときの候補</w:t>
      </w:r>
      <w:r>
        <w:tab/>
      </w:r>
    </w:p>
    <w:p w14:paraId="39E5B6FF" w14:textId="0153002D" w:rsidR="000D354C" w:rsidRPr="00D947D1" w:rsidRDefault="002C6784" w:rsidP="00197D23">
      <w:pPr>
        <w:pStyle w:val="6"/>
      </w:pPr>
      <w:r>
        <w:rPr>
          <w:rFonts w:hint="eastAsia"/>
        </w:rPr>
        <w:t>分類</w:t>
      </w:r>
    </w:p>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3204F9E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9F97445"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1EE677E"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F60B5E" w:rsidRPr="00F60B5E" w14:paraId="585413E9" w14:textId="77777777" w:rsidTr="00197D23">
        <w:trPr>
          <w:trHeight w:val="330"/>
        </w:trPr>
        <w:tc>
          <w:tcPr>
            <w:tcW w:w="4536" w:type="dxa"/>
            <w:tcBorders>
              <w:top w:val="single" w:sz="4" w:space="0" w:color="auto"/>
              <w:left w:val="single" w:sz="4" w:space="0" w:color="auto"/>
              <w:bottom w:val="nil"/>
              <w:right w:val="single" w:sz="4" w:space="0" w:color="auto"/>
            </w:tcBorders>
            <w:shd w:val="clear" w:color="000000" w:fill="FFFFFF"/>
            <w:noWrap/>
            <w:vAlign w:val="center"/>
            <w:hideMark/>
          </w:tcPr>
          <w:p w14:paraId="03F313E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重要文化財</w:t>
            </w:r>
          </w:p>
        </w:tc>
        <w:tc>
          <w:tcPr>
            <w:tcW w:w="2976" w:type="dxa"/>
            <w:tcBorders>
              <w:top w:val="single" w:sz="4" w:space="0" w:color="auto"/>
              <w:left w:val="nil"/>
              <w:bottom w:val="nil"/>
              <w:right w:val="single" w:sz="4" w:space="0" w:color="auto"/>
            </w:tcBorders>
            <w:shd w:val="clear" w:color="000000" w:fill="FFFFFF"/>
            <w:noWrap/>
            <w:vAlign w:val="center"/>
            <w:hideMark/>
          </w:tcPr>
          <w:p w14:paraId="1F4FED6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54C287A6"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8CBD0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国宝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E3C277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2146EEE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DAC4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B00F4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0A394A1B"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482B8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0B9929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C90E48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C97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ABB02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2E578C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9B5F9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CAFE4B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3C1E5A0A"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57244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217F4FD"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6B85ED6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0FA1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03710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30A02DE1"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F10DA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記録作成等の措置を講ずべき無形の民俗文化財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39A601C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7D1D0178"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0CD5C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70E56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726E7C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CE581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177D1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5678223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9659B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4FBAF1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45508833"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C5D8F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62284E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5866E9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85EBE9"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5B82C4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06F2991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4D5A7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F9374B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D28629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E872D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78B116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EF03A6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5ABBC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重要文化的景観</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00E1BBDA"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文化的景観の場合に指定</w:t>
            </w:r>
          </w:p>
        </w:tc>
      </w:tr>
      <w:tr w:rsidR="00F60B5E" w:rsidRPr="00F60B5E" w14:paraId="047227CF"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FDD26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伝統的建造物群保存地区</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7D42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r w:rsidR="00F60B5E" w:rsidRPr="00F60B5E" w14:paraId="7ADCB052" w14:textId="77777777" w:rsidTr="00197D23">
        <w:trPr>
          <w:trHeight w:val="330"/>
        </w:trPr>
        <w:tc>
          <w:tcPr>
            <w:tcW w:w="4536" w:type="dxa"/>
            <w:tcBorders>
              <w:top w:val="nil"/>
              <w:left w:val="single" w:sz="4" w:space="0" w:color="auto"/>
              <w:bottom w:val="single" w:sz="4" w:space="0" w:color="auto"/>
              <w:right w:val="single" w:sz="4" w:space="0" w:color="auto"/>
            </w:tcBorders>
            <w:shd w:val="clear" w:color="000000" w:fill="FFFFFF"/>
            <w:noWrap/>
            <w:vAlign w:val="center"/>
            <w:hideMark/>
          </w:tcPr>
          <w:p w14:paraId="2A6DD37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重要伝統的建造物群保存地区</w:t>
            </w:r>
          </w:p>
        </w:tc>
        <w:tc>
          <w:tcPr>
            <w:tcW w:w="2976" w:type="dxa"/>
            <w:tcBorders>
              <w:top w:val="nil"/>
              <w:left w:val="nil"/>
              <w:bottom w:val="single" w:sz="4" w:space="0" w:color="auto"/>
              <w:right w:val="single" w:sz="4" w:space="0" w:color="auto"/>
            </w:tcBorders>
            <w:shd w:val="clear" w:color="000000" w:fill="FFFFFF"/>
            <w:noWrap/>
            <w:vAlign w:val="center"/>
            <w:hideMark/>
          </w:tcPr>
          <w:p w14:paraId="52575174"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bl>
    <w:p w14:paraId="0E729B81" w14:textId="62CB6F4E" w:rsidR="00DB2636" w:rsidRDefault="002C6784" w:rsidP="00F368CB">
      <w:pPr>
        <w:pStyle w:val="6"/>
      </w:pPr>
      <w:r>
        <w:rPr>
          <w:rFonts w:hint="eastAsia"/>
        </w:rPr>
        <w:t>種類</w:t>
      </w:r>
    </w:p>
    <w:p w14:paraId="5A23FDC1" w14:textId="77777777" w:rsidR="00D27DE7" w:rsidRPr="006D21EA" w:rsidRDefault="00D27DE7" w:rsidP="006D21EA"/>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628F7D8E"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3C6948"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lastRenderedPageBreak/>
              <w:t>種類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49FD3DC"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19333A" w:rsidRPr="002C6784" w14:paraId="591FFC62" w14:textId="77777777" w:rsidTr="00197D23">
        <w:trPr>
          <w:trHeight w:val="330"/>
        </w:trPr>
        <w:tc>
          <w:tcPr>
            <w:tcW w:w="4536" w:type="dxa"/>
            <w:tcBorders>
              <w:top w:val="single" w:sz="4" w:space="0" w:color="auto"/>
              <w:left w:val="single" w:sz="4" w:space="0" w:color="auto"/>
              <w:bottom w:val="nil"/>
              <w:right w:val="single" w:sz="4" w:space="0" w:color="auto"/>
            </w:tcBorders>
            <w:shd w:val="clear" w:color="auto" w:fill="auto"/>
            <w:noWrap/>
            <w:hideMark/>
          </w:tcPr>
          <w:p w14:paraId="35D09A3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建造物</w:t>
            </w:r>
          </w:p>
        </w:tc>
        <w:tc>
          <w:tcPr>
            <w:tcW w:w="2976" w:type="dxa"/>
            <w:tcBorders>
              <w:top w:val="single" w:sz="4" w:space="0" w:color="auto"/>
              <w:left w:val="nil"/>
              <w:bottom w:val="nil"/>
              <w:right w:val="single" w:sz="4" w:space="0" w:color="auto"/>
            </w:tcBorders>
            <w:shd w:val="clear" w:color="000000" w:fill="FFFFFF"/>
            <w:noWrap/>
            <w:vAlign w:val="center"/>
            <w:hideMark/>
          </w:tcPr>
          <w:p w14:paraId="1EB9CDF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44734D2D"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3B223283"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美術工芸品</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9F8AF8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2274325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16647D7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芸能</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82EB220"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70A6E20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5EBB2C35"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工芸技術</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D9BE4D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20103E8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4D3ACD4F"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その他</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E33FB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bl>
    <w:p w14:paraId="74FF568F" w14:textId="77777777" w:rsidR="00302BCC" w:rsidRDefault="00302BCC" w:rsidP="00197D23">
      <w:pPr>
        <w:pStyle w:val="51"/>
      </w:pPr>
      <w:r>
        <w:rPr>
          <w:rFonts w:hint="eastAsia"/>
        </w:rPr>
        <w:t>既存データモデル</w:t>
      </w:r>
    </w:p>
    <w:p w14:paraId="26BEFC93" w14:textId="6DC7D611" w:rsidR="00323052" w:rsidRDefault="00323052">
      <w:pPr>
        <w:pStyle w:val="6"/>
      </w:pPr>
      <w:r>
        <w:rPr>
          <w:rFonts w:hint="eastAsia"/>
        </w:rPr>
        <w:t>国指定文化財</w:t>
      </w:r>
      <w:r w:rsidR="003F671A">
        <w:rPr>
          <w:rFonts w:hint="eastAsia"/>
        </w:rPr>
        <w:t>等データベース</w:t>
      </w:r>
    </w:p>
    <w:p w14:paraId="22154C82" w14:textId="7950AD8F" w:rsidR="003F671A" w:rsidRPr="00D947D1" w:rsidRDefault="003F671A" w:rsidP="00197D23">
      <w:pPr>
        <w:pStyle w:val="afd"/>
      </w:pPr>
      <w:r>
        <w:rPr>
          <w:rFonts w:hint="eastAsia"/>
        </w:rPr>
        <w:t>文化財に関する詳細なデータ項目が定義されています。</w:t>
      </w:r>
    </w:p>
    <w:p w14:paraId="0A3208A8" w14:textId="01E51F15" w:rsidR="001E0087" w:rsidRDefault="00BB5330" w:rsidP="00BB5330">
      <w:pPr>
        <w:pStyle w:val="32"/>
      </w:pPr>
      <w:bookmarkStart w:id="184" w:name="_Toc103515292"/>
      <w:bookmarkStart w:id="185" w:name="_Toc103598266"/>
      <w:bookmarkStart w:id="186" w:name="_Toc103599589"/>
      <w:bookmarkStart w:id="187" w:name="_Toc103600068"/>
      <w:bookmarkStart w:id="188" w:name="_Toc103515293"/>
      <w:bookmarkStart w:id="189" w:name="_Toc103598267"/>
      <w:bookmarkStart w:id="190" w:name="_Toc103599590"/>
      <w:bookmarkStart w:id="191" w:name="_Toc103600069"/>
      <w:bookmarkStart w:id="192" w:name="_Toc103600070"/>
      <w:bookmarkEnd w:id="184"/>
      <w:bookmarkEnd w:id="185"/>
      <w:bookmarkEnd w:id="186"/>
      <w:bookmarkEnd w:id="187"/>
      <w:bookmarkEnd w:id="188"/>
      <w:bookmarkEnd w:id="189"/>
      <w:bookmarkEnd w:id="190"/>
      <w:bookmarkEnd w:id="191"/>
      <w:r>
        <w:rPr>
          <w:rFonts w:hint="eastAsia"/>
        </w:rPr>
        <w:t>無形の文化財</w:t>
      </w:r>
      <w:bookmarkEnd w:id="192"/>
    </w:p>
    <w:p w14:paraId="37909EEC" w14:textId="30475F4E" w:rsidR="0084537A" w:rsidRDefault="00D31FAD" w:rsidP="0084537A">
      <w:pPr>
        <w:pStyle w:val="aa"/>
        <w:ind w:left="360" w:firstLine="240"/>
      </w:pPr>
      <w:r w:rsidRPr="00D31FAD">
        <w:rPr>
          <w:rFonts w:hint="eastAsia"/>
        </w:rPr>
        <w:t>演劇，音楽，工芸技術，その他の無形の文化的所産</w:t>
      </w:r>
      <w:r w:rsidR="0034357B">
        <w:rPr>
          <w:rFonts w:hint="eastAsia"/>
        </w:rPr>
        <w:t>や</w:t>
      </w:r>
      <w:r w:rsidR="005C7627">
        <w:rPr>
          <w:rFonts w:hint="eastAsia"/>
        </w:rPr>
        <w:t>、</w:t>
      </w:r>
      <w:r w:rsidR="005C7627" w:rsidRPr="005C7627">
        <w:rPr>
          <w:rFonts w:hint="eastAsia"/>
        </w:rPr>
        <w:t>衣食住，生業，信仰，年中行事等に関する風俗慣習，民俗芸能，民俗技術及びこれらに用いられる衣服，器具，家屋，その他の物件など</w:t>
      </w:r>
      <w:r w:rsidR="001E62B4">
        <w:rPr>
          <w:rFonts w:hint="eastAsia"/>
        </w:rPr>
        <w:t>の無形の文化財に関するデータモデル</w:t>
      </w:r>
      <w:r w:rsidR="00481D49">
        <w:rPr>
          <w:rFonts w:hint="eastAsia"/>
        </w:rPr>
        <w:t>です</w:t>
      </w:r>
      <w:r w:rsidR="001E62B4">
        <w:rPr>
          <w:rFonts w:hint="eastAsia"/>
        </w:rPr>
        <w:t>。</w:t>
      </w:r>
    </w:p>
    <w:p w14:paraId="240B04B1" w14:textId="77777777" w:rsidR="00481D49" w:rsidRDefault="00481D49" w:rsidP="00481D49">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481D49" w:rsidRPr="00B7091E" w14:paraId="14869C47" w14:textId="77777777" w:rsidTr="00FB6F8F">
        <w:tc>
          <w:tcPr>
            <w:tcW w:w="960" w:type="pct"/>
            <w:shd w:val="clear" w:color="auto" w:fill="D9D9D9" w:themeFill="background1" w:themeFillShade="D9"/>
          </w:tcPr>
          <w:p w14:paraId="55BFC23C"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388B50AA"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53A24D91"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参照元</w:t>
            </w:r>
          </w:p>
        </w:tc>
      </w:tr>
      <w:tr w:rsidR="00481D49" w:rsidRPr="00B7091E" w14:paraId="7163AF27" w14:textId="77777777" w:rsidTr="00FB6F8F">
        <w:tc>
          <w:tcPr>
            <w:tcW w:w="960" w:type="pct"/>
          </w:tcPr>
          <w:p w14:paraId="0B261927"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4F9F99F9" w14:textId="77777777" w:rsidR="00481D49" w:rsidRPr="0097334B"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8E2D720"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推奨データセット</w:t>
            </w:r>
          </w:p>
        </w:tc>
      </w:tr>
      <w:tr w:rsidR="00481D49" w:rsidRPr="00B7091E" w14:paraId="3AB864A7" w14:textId="77777777" w:rsidTr="00FB6F8F">
        <w:tc>
          <w:tcPr>
            <w:tcW w:w="960" w:type="pct"/>
          </w:tcPr>
          <w:p w14:paraId="184364C8" w14:textId="77777777" w:rsidR="00481D49"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6C7DF8A3" w14:textId="77777777" w:rsidR="00481D49" w:rsidDel="00180A59"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7B876F5" w14:textId="77777777" w:rsidR="00481D49" w:rsidDel="00180A59" w:rsidRDefault="00481D49" w:rsidP="00FB6F8F">
            <w:pPr>
              <w:pStyle w:val="aa"/>
              <w:snapToGrid w:val="0"/>
              <w:ind w:leftChars="0" w:left="0" w:firstLineChars="0" w:firstLine="0"/>
              <w:rPr>
                <w:sz w:val="20"/>
                <w:szCs w:val="18"/>
              </w:rPr>
            </w:pPr>
            <w:r>
              <w:rPr>
                <w:rFonts w:hint="eastAsia"/>
                <w:sz w:val="20"/>
                <w:szCs w:val="18"/>
              </w:rPr>
              <w:t>国指定文化財等データベース</w:t>
            </w:r>
            <w:r>
              <w:rPr>
                <w:rStyle w:val="affa"/>
                <w:sz w:val="20"/>
                <w:szCs w:val="18"/>
              </w:rPr>
              <w:footnoteReference w:id="58"/>
            </w:r>
          </w:p>
        </w:tc>
      </w:tr>
    </w:tbl>
    <w:p w14:paraId="4EFA37BA" w14:textId="77777777" w:rsidR="00481D49" w:rsidRDefault="00481D49" w:rsidP="00481D49">
      <w:pPr>
        <w:pStyle w:val="51"/>
      </w:pPr>
      <w:r>
        <w:rPr>
          <w:rFonts w:hint="eastAsia"/>
        </w:rPr>
        <w:t>データモデル</w:t>
      </w:r>
    </w:p>
    <w:p w14:paraId="028ADB48" w14:textId="77777777" w:rsidR="00481D49" w:rsidRDefault="00481D49" w:rsidP="0084537A">
      <w:pPr>
        <w:pStyle w:val="aa"/>
        <w:ind w:left="360" w:firstLine="240"/>
      </w:pPr>
    </w:p>
    <w:tbl>
      <w:tblPr>
        <w:tblpPr w:leftFromText="142" w:rightFromText="142" w:vertAnchor="text" w:tblpX="421" w:tblpY="1"/>
        <w:tblOverlap w:val="never"/>
        <w:tblW w:w="8079" w:type="dxa"/>
        <w:tblCellMar>
          <w:top w:w="15" w:type="dxa"/>
          <w:left w:w="99" w:type="dxa"/>
          <w:bottom w:w="15" w:type="dxa"/>
          <w:right w:w="99" w:type="dxa"/>
        </w:tblCellMar>
        <w:tblLook w:val="04A0" w:firstRow="1" w:lastRow="0" w:firstColumn="1" w:lastColumn="0" w:noHBand="0" w:noVBand="1"/>
      </w:tblPr>
      <w:tblGrid>
        <w:gridCol w:w="708"/>
        <w:gridCol w:w="1697"/>
        <w:gridCol w:w="5674"/>
      </w:tblGrid>
      <w:tr w:rsidR="00481D49" w:rsidRPr="00FB6F8F" w14:paraId="3BAE8250"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2DA77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7E510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F665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481D49" w:rsidRPr="00FB6F8F" w14:paraId="35C00625"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6A6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EBC5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NO</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3BD06EF" w14:textId="10DE8203"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情報の管理主体である団体内でデータが一意に決まるよう、NOを設定し記載。</w:t>
            </w:r>
          </w:p>
        </w:tc>
      </w:tr>
      <w:tr w:rsidR="00481D49" w:rsidRPr="00FB6F8F" w14:paraId="4A57E0DF" w14:textId="77777777" w:rsidTr="00197D23">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B895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3BFFBA"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都道府県名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CE45C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81D49" w:rsidRPr="00FB6F8F" w14:paraId="5DFFB077" w14:textId="77777777" w:rsidTr="00197D23">
        <w:trPr>
          <w:trHeight w:val="3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5AB556"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B746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市区町村名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5DDED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81D49" w:rsidRPr="00FB6F8F" w14:paraId="7AB7945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21AFDB" w14:textId="432E5ED8"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642A3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5B5638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文化財（注8）の正式名称を記載。</w:t>
            </w:r>
          </w:p>
        </w:tc>
      </w:tr>
      <w:tr w:rsidR="00481D49" w:rsidRPr="00FB6F8F" w14:paraId="1CC9606C" w14:textId="77777777" w:rsidTr="00197D23">
        <w:trPr>
          <w:trHeight w:val="28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3DD0C" w14:textId="64F94F52"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03FBC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名称_カナ</w:t>
            </w:r>
          </w:p>
        </w:tc>
        <w:tc>
          <w:tcPr>
            <w:tcW w:w="5674" w:type="dxa"/>
            <w:tcBorders>
              <w:top w:val="single" w:sz="4" w:space="0" w:color="auto"/>
              <w:left w:val="single" w:sz="4" w:space="0" w:color="auto"/>
              <w:bottom w:val="single" w:sz="4" w:space="0" w:color="auto"/>
              <w:right w:val="single" w:sz="4" w:space="0" w:color="auto"/>
            </w:tcBorders>
            <w:vAlign w:val="center"/>
            <w:hideMark/>
          </w:tcPr>
          <w:p w14:paraId="5BDF33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名称をカナで記載。※記載方法について、「データ項目特記事項」シートの【共通ルール】を参照。</w:t>
            </w:r>
          </w:p>
        </w:tc>
      </w:tr>
      <w:tr w:rsidR="00481D49" w:rsidRPr="00FB6F8F" w14:paraId="5E123114" w14:textId="77777777" w:rsidTr="00197D23">
        <w:trPr>
          <w:trHeight w:val="1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84CB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81C28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名称_通称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109AD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文化財の通称を記載。</w:t>
            </w:r>
          </w:p>
        </w:tc>
      </w:tr>
      <w:tr w:rsidR="00481D49" w:rsidRPr="00FB6F8F" w14:paraId="43FE6D33"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9378D" w14:textId="4B64E83C"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94DD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文化財分類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7103642" w14:textId="1093D466"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文化財の分類を「;」（半角のセミコロン）区切りで記載。</w:t>
            </w:r>
          </w:p>
        </w:tc>
      </w:tr>
      <w:tr w:rsidR="00481D49" w:rsidRPr="00FB6F8F" w14:paraId="799DD92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014AC" w14:textId="6FA52EF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5C77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種類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692679D" w14:textId="6E714168"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文化財の種類を記載。</w:t>
            </w:r>
          </w:p>
        </w:tc>
      </w:tr>
      <w:tr w:rsidR="00481D49" w:rsidRPr="00FB6F8F" w14:paraId="56AA32C6"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FEB2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0D367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場所名称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EEF8AB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文化財が設置されている施設や建物などの名称を記載。</w:t>
            </w:r>
          </w:p>
        </w:tc>
      </w:tr>
      <w:tr w:rsidR="00481D49" w:rsidRPr="00FB6F8F" w14:paraId="627C9EA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AC605" w14:textId="01D5EAC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3BA3D4"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住所</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408D9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住所を記載。(住所型)</w:t>
            </w:r>
          </w:p>
        </w:tc>
      </w:tr>
      <w:tr w:rsidR="00481D49" w:rsidRPr="00FB6F8F" w14:paraId="359E01BB" w14:textId="77777777" w:rsidTr="00197D23">
        <w:trPr>
          <w:trHeight w:val="6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DFEE1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BEF99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77A305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t>
            </w:r>
            <w:r>
              <w:rPr>
                <w:rFonts w:asciiTheme="minorEastAsia" w:eastAsiaTheme="minorEastAsia" w:hAnsiTheme="minorEastAsia" w:cs="ＭＳ Ｐゴシック" w:hint="eastAsia"/>
                <w:kern w:val="0"/>
                <w:sz w:val="20"/>
                <w:szCs w:val="20"/>
              </w:rPr>
              <w:t>連絡先</w:t>
            </w:r>
            <w:r w:rsidRPr="00FB6F8F">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（連絡先型）</w:t>
            </w:r>
          </w:p>
        </w:tc>
      </w:tr>
      <w:tr w:rsidR="00481D49" w:rsidRPr="00FB6F8F" w14:paraId="0A6B9A89"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F59D26" w14:textId="1757404A"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9A6EE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法人番号</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D9C90C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文化財の所有者・管理者・保護団体等の法人番号を記載。</w:t>
            </w:r>
          </w:p>
        </w:tc>
      </w:tr>
      <w:tr w:rsidR="00481D49" w:rsidRPr="00FB6F8F" w14:paraId="2E904E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1424A1" w14:textId="78FA5B6D"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CE0A6E" w14:textId="37925D0C" w:rsidR="0084537A" w:rsidRPr="00FB6F8F" w:rsidRDefault="000A3CE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関係者</w:t>
            </w:r>
            <w:r w:rsidR="0084537A" w:rsidRPr="00FB6F8F">
              <w:rPr>
                <w:rFonts w:asciiTheme="minorEastAsia" w:eastAsiaTheme="minorEastAsia" w:hAnsiTheme="minorEastAsia" w:cs="ＭＳ Ｐゴシック" w:hint="eastAsia"/>
                <w:kern w:val="0"/>
                <w:sz w:val="20"/>
                <w:szCs w:val="20"/>
              </w:rPr>
              <w:t>等</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37304EA" w14:textId="05085B92"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文化財の管理者・保護団体等を記載。</w:t>
            </w:r>
          </w:p>
        </w:tc>
      </w:tr>
      <w:tr w:rsidR="00481D49" w:rsidRPr="00FB6F8F" w14:paraId="3506864A"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20D8B2" w14:textId="232AEDE3"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260E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文化財指定日</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2F751B7" w14:textId="203831A9"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文化財として指定された指定日を記載。</w:t>
            </w:r>
          </w:p>
        </w:tc>
      </w:tr>
      <w:tr w:rsidR="00481D49" w:rsidRPr="00FB6F8F" w14:paraId="5BA912FE"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977F9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058EC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B425A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画像の格納先URLを記載。</w:t>
            </w:r>
          </w:p>
        </w:tc>
      </w:tr>
      <w:tr w:rsidR="00481D49" w:rsidRPr="00FB6F8F" w14:paraId="6FF11F6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1A46D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1DB62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9E1A12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文化財の説明を記載。</w:t>
            </w:r>
          </w:p>
        </w:tc>
      </w:tr>
      <w:tr w:rsidR="00481D49" w:rsidRPr="00FB6F8F" w14:paraId="53BD2C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A7FE20" w14:textId="40F4E6BF"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CDDA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URL</w:t>
            </w:r>
          </w:p>
        </w:tc>
        <w:tc>
          <w:tcPr>
            <w:tcW w:w="5674" w:type="dxa"/>
            <w:tcBorders>
              <w:top w:val="single" w:sz="4" w:space="0" w:color="auto"/>
              <w:left w:val="single" w:sz="4" w:space="0" w:color="auto"/>
              <w:bottom w:val="single" w:sz="4" w:space="0" w:color="auto"/>
              <w:right w:val="single" w:sz="4" w:space="0" w:color="auto"/>
            </w:tcBorders>
            <w:vAlign w:val="center"/>
            <w:hideMark/>
          </w:tcPr>
          <w:p w14:paraId="27611DB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文化財のWebサイトのURLを記載。</w:t>
            </w:r>
          </w:p>
        </w:tc>
      </w:tr>
      <w:tr w:rsidR="00481D49" w:rsidRPr="00FB6F8F" w14:paraId="560F9A7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5E279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229FF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備考</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95F3F62"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特記事項があれば記載。</w:t>
            </w:r>
          </w:p>
        </w:tc>
      </w:tr>
    </w:tbl>
    <w:p w14:paraId="13153456" w14:textId="77777777" w:rsidR="004337F3" w:rsidRDefault="004337F3" w:rsidP="004337F3">
      <w:pPr>
        <w:pStyle w:val="a7"/>
      </w:pPr>
    </w:p>
    <w:p w14:paraId="2C2F8F13" w14:textId="7641ABC1" w:rsidR="0084537A" w:rsidRPr="0084537A" w:rsidRDefault="004337F3">
      <w:pPr>
        <w:pStyle w:val="a7"/>
      </w:pPr>
      <w:r>
        <w:rPr>
          <w:rFonts w:hint="eastAsia"/>
        </w:rPr>
        <w:t>データ項目に選択肢があるときの候補</w:t>
      </w:r>
      <w:r>
        <w:tab/>
      </w:r>
      <w:r>
        <w:rPr>
          <w:rFonts w:hint="eastAsia"/>
        </w:rPr>
        <w:t>や</w:t>
      </w:r>
      <w:r w:rsidR="00E46387">
        <w:rPr>
          <w:rFonts w:hint="eastAsia"/>
        </w:rPr>
        <w:t>既存のデータモデルは、有形の文化財と同じなので記述を省略します。</w:t>
      </w:r>
    </w:p>
    <w:p w14:paraId="7CB75AEC" w14:textId="77777777" w:rsidR="00121278" w:rsidRDefault="00121278">
      <w:pPr>
        <w:widowControl/>
        <w:jc w:val="left"/>
        <w:rPr>
          <w:rFonts w:eastAsia="ＭＳ ゴシック" w:hAnsiTheme="majorHAnsi" w:cstheme="majorBidi"/>
          <w:szCs w:val="24"/>
        </w:rPr>
      </w:pPr>
      <w:r>
        <w:br w:type="page"/>
      </w:r>
    </w:p>
    <w:p w14:paraId="0494C51C" w14:textId="4B28F121" w:rsidR="00E21B02" w:rsidRDefault="00E21B02" w:rsidP="00E21B02">
      <w:pPr>
        <w:pStyle w:val="10"/>
        <w:ind w:left="240" w:hanging="240"/>
      </w:pPr>
      <w:r>
        <w:rPr>
          <w:rFonts w:hint="eastAsia"/>
        </w:rPr>
        <w:lastRenderedPageBreak/>
        <w:t xml:space="preserve">　</w:t>
      </w:r>
      <w:bookmarkStart w:id="193" w:name="_Toc103600071"/>
      <w:r>
        <w:rPr>
          <w:rFonts w:hint="eastAsia"/>
        </w:rPr>
        <w:t>コード体系</w:t>
      </w:r>
      <w:r w:rsidR="006425E2">
        <w:rPr>
          <w:rFonts w:hint="eastAsia"/>
        </w:rPr>
        <w:t>、</w:t>
      </w:r>
      <w:r w:rsidR="006425E2">
        <w:rPr>
          <w:rFonts w:hint="eastAsia"/>
        </w:rPr>
        <w:t>ID</w:t>
      </w:r>
      <w:r w:rsidR="006425E2">
        <w:rPr>
          <w:rFonts w:hint="eastAsia"/>
        </w:rPr>
        <w:t>体系</w:t>
      </w:r>
      <w:bookmarkEnd w:id="193"/>
    </w:p>
    <w:p w14:paraId="4CE8057A" w14:textId="0E44F998" w:rsidR="006425E2" w:rsidRDefault="006425E2" w:rsidP="006425E2">
      <w:pPr>
        <w:pStyle w:val="a7"/>
      </w:pPr>
      <w:r>
        <w:rPr>
          <w:rFonts w:hint="eastAsia"/>
        </w:rPr>
        <w:t>スマートシティを構成するデータ社会全体で</w:t>
      </w:r>
      <w:r w:rsidR="0033259A">
        <w:rPr>
          <w:rFonts w:hint="eastAsia"/>
        </w:rPr>
        <w:t>、</w:t>
      </w:r>
      <w:r>
        <w:rPr>
          <w:rFonts w:hint="eastAsia"/>
        </w:rPr>
        <w:t>共通認識できる分類体系であるコードと各データを結びつけるユニークIDが必要</w:t>
      </w:r>
      <w:r w:rsidR="00BF7352">
        <w:rPr>
          <w:rFonts w:hint="eastAsia"/>
        </w:rPr>
        <w:t>です</w:t>
      </w:r>
      <w:r>
        <w:rPr>
          <w:rFonts w:hint="eastAsia"/>
        </w:rPr>
        <w:t>。本書ではスマートシティで共通的に使われる主なコードを提示</w:t>
      </w:r>
      <w:r w:rsidR="00BA4F5B">
        <w:rPr>
          <w:rFonts w:hint="eastAsia"/>
        </w:rPr>
        <w:t>します</w:t>
      </w:r>
      <w:r>
        <w:rPr>
          <w:rFonts w:hint="eastAsia"/>
        </w:rPr>
        <w:t>。また、「GIFコード一覧」に既存コードがある場合にはそれを参照することも可能</w:t>
      </w:r>
      <w:r w:rsidR="00BF7352">
        <w:rPr>
          <w:rFonts w:hint="eastAsia"/>
        </w:rPr>
        <w:t>です</w:t>
      </w:r>
      <w:r>
        <w:rPr>
          <w:rFonts w:hint="eastAsia"/>
        </w:rPr>
        <w:t>。</w:t>
      </w:r>
    </w:p>
    <w:p w14:paraId="2ADAFAFE" w14:textId="0727E549" w:rsidR="006425E2" w:rsidRDefault="006425E2" w:rsidP="006425E2">
      <w:pPr>
        <w:pStyle w:val="a7"/>
      </w:pPr>
      <w:r>
        <w:rPr>
          <w:rFonts w:hint="eastAsia"/>
        </w:rPr>
        <w:t>新規にコード設計する必要がある場合には「GIFコード（分類体系）設計実践ガイドブック」が参考にな</w:t>
      </w:r>
      <w:r w:rsidR="00BA4F5B">
        <w:rPr>
          <w:rFonts w:hint="eastAsia"/>
        </w:rPr>
        <w:t>ります</w:t>
      </w:r>
      <w:r>
        <w:rPr>
          <w:rFonts w:hint="eastAsia"/>
        </w:rPr>
        <w:t>。</w:t>
      </w:r>
    </w:p>
    <w:p w14:paraId="78CDA01E" w14:textId="0EC16006" w:rsidR="00840CCF" w:rsidRDefault="00840CCF">
      <w:pPr>
        <w:pStyle w:val="22"/>
      </w:pPr>
      <w:r>
        <w:rPr>
          <w:rFonts w:hint="eastAsia"/>
        </w:rPr>
        <w:t xml:space="preserve">　</w:t>
      </w:r>
      <w:bookmarkStart w:id="194" w:name="_Toc103600072"/>
      <w:r>
        <w:rPr>
          <w:rFonts w:hint="eastAsia"/>
        </w:rPr>
        <w:t>地理空間に関するコード</w:t>
      </w:r>
      <w:bookmarkEnd w:id="194"/>
    </w:p>
    <w:p w14:paraId="273F28D0" w14:textId="2093C350" w:rsidR="009D061A" w:rsidRDefault="00C76C20" w:rsidP="001F162B">
      <w:pPr>
        <w:pStyle w:val="32"/>
        <w:numPr>
          <w:ilvl w:val="0"/>
          <w:numId w:val="12"/>
        </w:numPr>
      </w:pPr>
      <w:bookmarkStart w:id="195" w:name="_Toc103600073"/>
      <w:r>
        <w:rPr>
          <w:rFonts w:hint="eastAsia"/>
        </w:rPr>
        <w:t>地方公共団体</w:t>
      </w:r>
      <w:r w:rsidR="00071322">
        <w:rPr>
          <w:rFonts w:hint="eastAsia"/>
        </w:rPr>
        <w:t>コード</w:t>
      </w:r>
      <w:bookmarkEnd w:id="195"/>
    </w:p>
    <w:p w14:paraId="72362D2D" w14:textId="5B374C1B" w:rsidR="006722F8" w:rsidRDefault="00397048" w:rsidP="006722F8">
      <w:pPr>
        <w:pStyle w:val="a8"/>
        <w:ind w:left="120" w:firstLine="240"/>
      </w:pPr>
      <w:r>
        <w:rPr>
          <w:rFonts w:hint="eastAsia"/>
        </w:rPr>
        <w:t>総務省自治行政局</w:t>
      </w:r>
      <w:r w:rsidR="00E93F4B" w:rsidRPr="00E93F4B">
        <w:rPr>
          <w:rFonts w:hint="eastAsia"/>
        </w:rPr>
        <w:t>全国地方公共団体コード</w:t>
      </w:r>
      <w:r w:rsidR="00F64D6E">
        <w:rPr>
          <w:rStyle w:val="affa"/>
        </w:rPr>
        <w:footnoteReference w:id="59"/>
      </w:r>
      <w:r w:rsidR="00F64D6E">
        <w:rPr>
          <w:rFonts w:hint="eastAsia"/>
        </w:rPr>
        <w:t>が使用できます。</w:t>
      </w:r>
    </w:p>
    <w:p w14:paraId="2B8D8040" w14:textId="451C243A" w:rsidR="00840CCF" w:rsidRDefault="00D11EF3" w:rsidP="00E878F4">
      <w:pPr>
        <w:pStyle w:val="32"/>
      </w:pPr>
      <w:bookmarkStart w:id="196" w:name="_Toc103600074"/>
      <w:r>
        <w:rPr>
          <w:rFonts w:hint="eastAsia"/>
        </w:rPr>
        <w:t>POI</w:t>
      </w:r>
      <w:r>
        <w:rPr>
          <w:rFonts w:hint="eastAsia"/>
        </w:rPr>
        <w:t>コード</w:t>
      </w:r>
      <w:bookmarkEnd w:id="196"/>
    </w:p>
    <w:p w14:paraId="63A6AE58" w14:textId="481508D3" w:rsidR="00397048" w:rsidRDefault="00F64D6E" w:rsidP="00397048">
      <w:pPr>
        <w:pStyle w:val="a8"/>
        <w:ind w:left="120" w:firstLine="240"/>
      </w:pPr>
      <w:r>
        <w:rPr>
          <w:rFonts w:hint="eastAsia"/>
        </w:rPr>
        <w:t>GIF</w:t>
      </w:r>
      <w:r w:rsidR="00E93F4B">
        <w:rPr>
          <w:rFonts w:hint="eastAsia"/>
        </w:rPr>
        <w:t>の「P</w:t>
      </w:r>
      <w:r w:rsidR="008B4573">
        <w:rPr>
          <w:rFonts w:hint="eastAsia"/>
        </w:rPr>
        <w:t>O</w:t>
      </w:r>
      <w:r w:rsidR="00E93F4B">
        <w:rPr>
          <w:rFonts w:hint="eastAsia"/>
        </w:rPr>
        <w:t>I</w:t>
      </w:r>
      <w:r>
        <w:rPr>
          <w:rFonts w:hint="eastAsia"/>
        </w:rPr>
        <w:t>コード</w:t>
      </w:r>
      <w:r w:rsidR="00E93F4B">
        <w:rPr>
          <w:rFonts w:hint="eastAsia"/>
        </w:rPr>
        <w:t>」</w:t>
      </w:r>
      <w:r>
        <w:rPr>
          <w:rStyle w:val="affa"/>
        </w:rPr>
        <w:footnoteReference w:id="60"/>
      </w:r>
      <w:r w:rsidR="00E93F4B">
        <w:rPr>
          <w:rFonts w:hint="eastAsia"/>
        </w:rPr>
        <w:t>を参照</w:t>
      </w:r>
      <w:r w:rsidR="00BA4F5B">
        <w:rPr>
          <w:rFonts w:hint="eastAsia"/>
        </w:rPr>
        <w:t>します</w:t>
      </w:r>
      <w:r w:rsidR="00E93F4B">
        <w:rPr>
          <w:rFonts w:hint="eastAsia"/>
        </w:rPr>
        <w:t>。</w:t>
      </w:r>
    </w:p>
    <w:p w14:paraId="6F468028" w14:textId="71443E92" w:rsidR="00840CCF" w:rsidRDefault="00840CCF">
      <w:pPr>
        <w:pStyle w:val="22"/>
      </w:pPr>
      <w:r>
        <w:rPr>
          <w:rFonts w:hint="eastAsia"/>
        </w:rPr>
        <w:t xml:space="preserve">　</w:t>
      </w:r>
      <w:bookmarkStart w:id="197" w:name="_Toc103600075"/>
      <w:r w:rsidR="00FA5688">
        <w:rPr>
          <w:rFonts w:hint="eastAsia"/>
        </w:rPr>
        <w:t>時間</w:t>
      </w:r>
      <w:r w:rsidR="009075A3">
        <w:rPr>
          <w:rFonts w:hint="eastAsia"/>
        </w:rPr>
        <w:t>、時期</w:t>
      </w:r>
      <w:r w:rsidR="00FA5688">
        <w:rPr>
          <w:rFonts w:hint="eastAsia"/>
        </w:rPr>
        <w:t>に関するコード</w:t>
      </w:r>
      <w:bookmarkEnd w:id="197"/>
    </w:p>
    <w:p w14:paraId="5114697B" w14:textId="4FD8A4D9" w:rsidR="009075A3" w:rsidRDefault="009075A3" w:rsidP="009075A3">
      <w:pPr>
        <w:pStyle w:val="a8"/>
        <w:ind w:left="120" w:firstLine="240"/>
      </w:pPr>
      <w:r>
        <w:rPr>
          <w:rFonts w:hint="eastAsia"/>
        </w:rPr>
        <w:t>時間や時期に関する情報は、物流や施設等、スマートシティに関連するサービスで使われることが多い</w:t>
      </w:r>
      <w:r w:rsidR="00BA4F5B">
        <w:rPr>
          <w:rFonts w:hint="eastAsia"/>
        </w:rPr>
        <w:t>です</w:t>
      </w:r>
      <w:r>
        <w:rPr>
          <w:rFonts w:hint="eastAsia"/>
        </w:rPr>
        <w:t>が、運営者や主催者により様々な区分で管理されてい</w:t>
      </w:r>
      <w:r w:rsidR="00BA4F5B">
        <w:rPr>
          <w:rFonts w:hint="eastAsia"/>
        </w:rPr>
        <w:t>ます</w:t>
      </w:r>
      <w:r>
        <w:rPr>
          <w:rFonts w:hint="eastAsia"/>
        </w:rPr>
        <w:t>。</w:t>
      </w:r>
      <w:r w:rsidR="00F64D6E">
        <w:rPr>
          <w:rFonts w:hint="eastAsia"/>
        </w:rPr>
        <w:t>開始時間、終了時間で管理することも可能ですが、</w:t>
      </w:r>
      <w:r w:rsidR="00AB5168">
        <w:rPr>
          <w:rFonts w:hint="eastAsia"/>
        </w:rPr>
        <w:t>「GIFコアデータパーツ（</w:t>
      </w:r>
      <w:r w:rsidR="00AB5168" w:rsidRPr="002424B3">
        <w:rPr>
          <w:rFonts w:hint="eastAsia"/>
        </w:rPr>
        <w:t>日付時刻</w:t>
      </w:r>
      <w:r w:rsidR="00AB5168">
        <w:rPr>
          <w:rFonts w:hint="eastAsia"/>
        </w:rPr>
        <w:t>）」を活用して</w:t>
      </w:r>
      <w:r w:rsidR="00F64D6E">
        <w:rPr>
          <w:rFonts w:hint="eastAsia"/>
        </w:rPr>
        <w:t>コード表記</w:t>
      </w:r>
      <w:r w:rsidR="00AB5168">
        <w:rPr>
          <w:rFonts w:hint="eastAsia"/>
        </w:rPr>
        <w:t>が</w:t>
      </w:r>
      <w:r w:rsidR="00F64D6E">
        <w:rPr>
          <w:rFonts w:hint="eastAsia"/>
        </w:rPr>
        <w:t>使用できます。</w:t>
      </w:r>
    </w:p>
    <w:p w14:paraId="3F7120A6" w14:textId="07B5F046" w:rsidR="009075A3" w:rsidRDefault="009075A3" w:rsidP="009075A3">
      <w:pPr>
        <w:pStyle w:val="a8"/>
        <w:ind w:left="120" w:firstLine="240"/>
      </w:pPr>
      <w:r>
        <w:rPr>
          <w:rFonts w:hint="eastAsia"/>
        </w:rPr>
        <w:t>桜の開花時期、大潮等の日時の定義が困難なデータは備考に記入</w:t>
      </w:r>
      <w:r w:rsidR="00BA4F5B">
        <w:rPr>
          <w:rFonts w:hint="eastAsia"/>
        </w:rPr>
        <w:t>します</w:t>
      </w:r>
      <w:r>
        <w:rPr>
          <w:rFonts w:hint="eastAsia"/>
        </w:rPr>
        <w:t>。</w:t>
      </w:r>
    </w:p>
    <w:p w14:paraId="42FC5AAC" w14:textId="26258D1C" w:rsidR="001D557A" w:rsidRDefault="00182D42" w:rsidP="001F162B">
      <w:pPr>
        <w:pStyle w:val="32"/>
        <w:numPr>
          <w:ilvl w:val="0"/>
          <w:numId w:val="9"/>
        </w:numPr>
      </w:pPr>
      <w:bookmarkStart w:id="198" w:name="_Toc103600076"/>
      <w:r>
        <w:rPr>
          <w:rFonts w:hint="eastAsia"/>
        </w:rPr>
        <w:t>時間帯コード</w:t>
      </w:r>
      <w:bookmarkEnd w:id="198"/>
    </w:p>
    <w:p w14:paraId="5470BA3B" w14:textId="1853ACE6" w:rsidR="00BB770C" w:rsidRDefault="006425E2" w:rsidP="00BB770C">
      <w:pPr>
        <w:pStyle w:val="a8"/>
        <w:ind w:left="120" w:firstLine="240"/>
      </w:pPr>
      <w:r>
        <w:rPr>
          <w:rFonts w:hint="eastAsia"/>
        </w:rPr>
        <w:t>「GIFコアデータパーツ（</w:t>
      </w:r>
      <w:r w:rsidRPr="002424B3">
        <w:rPr>
          <w:rFonts w:hint="eastAsia"/>
        </w:rPr>
        <w:t>日付時刻</w:t>
      </w:r>
      <w:r>
        <w:rPr>
          <w:rFonts w:hint="eastAsia"/>
        </w:rPr>
        <w:t>）」</w:t>
      </w:r>
      <w:r w:rsidR="00BB770C">
        <w:rPr>
          <w:rFonts w:hint="eastAsia"/>
        </w:rPr>
        <w:t>を活用</w:t>
      </w:r>
      <w:r w:rsidR="00BF7352">
        <w:rPr>
          <w:rFonts w:hint="eastAsia"/>
        </w:rPr>
        <w:t>します</w:t>
      </w:r>
      <w:r w:rsidR="00BB770C">
        <w:rPr>
          <w:rFonts w:hint="eastAsia"/>
        </w:rPr>
        <w:t>。</w:t>
      </w:r>
    </w:p>
    <w:p w14:paraId="2F31A0EE" w14:textId="77777777" w:rsidR="00C60FD3" w:rsidRDefault="00C60FD3" w:rsidP="00BB770C">
      <w:pPr>
        <w:pStyle w:val="a8"/>
        <w:ind w:left="120" w:firstLine="240"/>
      </w:pPr>
    </w:p>
    <w:p w14:paraId="7385294E" w14:textId="7F756D26" w:rsidR="00C42E51" w:rsidRDefault="00C42E51" w:rsidP="00BB770C">
      <w:pPr>
        <w:pStyle w:val="a8"/>
        <w:ind w:left="120" w:firstLine="240"/>
      </w:pPr>
      <w:r>
        <w:rPr>
          <w:rFonts w:hint="eastAsia"/>
        </w:rPr>
        <w:t>時間帯コード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67857048" w14:textId="77777777" w:rsidTr="00B3250F">
        <w:tc>
          <w:tcPr>
            <w:tcW w:w="1134" w:type="dxa"/>
            <w:shd w:val="clear" w:color="auto" w:fill="D9D9D9" w:themeFill="background1" w:themeFillShade="D9"/>
          </w:tcPr>
          <w:p w14:paraId="0A18C2D5"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2F71900" w14:textId="77777777" w:rsidR="00C42E51" w:rsidRPr="00C60FD3" w:rsidRDefault="00C42E51" w:rsidP="003C672B">
            <w:pPr>
              <w:pStyle w:val="a7"/>
              <w:ind w:firstLine="200"/>
              <w:rPr>
                <w:sz w:val="20"/>
                <w:szCs w:val="20"/>
              </w:rPr>
            </w:pPr>
            <w:r w:rsidRPr="00C60FD3">
              <w:rPr>
                <w:rFonts w:hint="eastAsia"/>
                <w:sz w:val="20"/>
                <w:szCs w:val="20"/>
              </w:rPr>
              <w:t>時間帯</w:t>
            </w:r>
          </w:p>
        </w:tc>
        <w:tc>
          <w:tcPr>
            <w:tcW w:w="1134" w:type="dxa"/>
            <w:shd w:val="clear" w:color="auto" w:fill="D9D9D9" w:themeFill="background1" w:themeFillShade="D9"/>
          </w:tcPr>
          <w:p w14:paraId="0C871AF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3622939B" w14:textId="77777777" w:rsidR="00C42E51" w:rsidRPr="00C60FD3" w:rsidRDefault="00C42E51" w:rsidP="003C672B">
            <w:pPr>
              <w:pStyle w:val="a7"/>
              <w:ind w:firstLine="200"/>
              <w:rPr>
                <w:sz w:val="20"/>
                <w:szCs w:val="20"/>
              </w:rPr>
            </w:pPr>
            <w:r w:rsidRPr="00C60FD3">
              <w:rPr>
                <w:rFonts w:hint="eastAsia"/>
                <w:sz w:val="20"/>
                <w:szCs w:val="20"/>
              </w:rPr>
              <w:t>時間帯</w:t>
            </w:r>
          </w:p>
        </w:tc>
      </w:tr>
      <w:tr w:rsidR="00C42E51" w14:paraId="1246F9C1" w14:textId="77777777" w:rsidTr="0030089F">
        <w:tc>
          <w:tcPr>
            <w:tcW w:w="1134" w:type="dxa"/>
          </w:tcPr>
          <w:p w14:paraId="053165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w:t>
            </w:r>
          </w:p>
        </w:tc>
        <w:tc>
          <w:tcPr>
            <w:tcW w:w="1985" w:type="dxa"/>
          </w:tcPr>
          <w:p w14:paraId="53055190"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0:00/01:00</w:t>
            </w:r>
          </w:p>
        </w:tc>
        <w:tc>
          <w:tcPr>
            <w:tcW w:w="1134" w:type="dxa"/>
          </w:tcPr>
          <w:p w14:paraId="0E16E5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1F80263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2:00/13:00</w:t>
            </w:r>
          </w:p>
        </w:tc>
      </w:tr>
      <w:tr w:rsidR="00C42E51" w14:paraId="1AC27589" w14:textId="77777777" w:rsidTr="0030089F">
        <w:tc>
          <w:tcPr>
            <w:tcW w:w="1134" w:type="dxa"/>
          </w:tcPr>
          <w:p w14:paraId="47E8188F"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E030FAD"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1:00/02:00</w:t>
            </w:r>
          </w:p>
        </w:tc>
        <w:tc>
          <w:tcPr>
            <w:tcW w:w="1134" w:type="dxa"/>
          </w:tcPr>
          <w:p w14:paraId="467D1E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490D354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3:00/14:00</w:t>
            </w:r>
          </w:p>
        </w:tc>
      </w:tr>
      <w:tr w:rsidR="00C42E51" w14:paraId="75E85F9A" w14:textId="77777777" w:rsidTr="0030089F">
        <w:tc>
          <w:tcPr>
            <w:tcW w:w="1134" w:type="dxa"/>
          </w:tcPr>
          <w:p w14:paraId="3123C2D7"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43F683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2:00/03:00</w:t>
            </w:r>
          </w:p>
        </w:tc>
        <w:tc>
          <w:tcPr>
            <w:tcW w:w="1134" w:type="dxa"/>
          </w:tcPr>
          <w:p w14:paraId="631343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7519B2A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4:00/15:00</w:t>
            </w:r>
          </w:p>
        </w:tc>
      </w:tr>
      <w:tr w:rsidR="00C42E51" w14:paraId="7D0D82BC" w14:textId="77777777" w:rsidTr="0030089F">
        <w:tc>
          <w:tcPr>
            <w:tcW w:w="1134" w:type="dxa"/>
          </w:tcPr>
          <w:p w14:paraId="6EA87F2B" w14:textId="77777777" w:rsidR="00C42E51" w:rsidRPr="00C60FD3" w:rsidRDefault="00C42E51" w:rsidP="003C672B">
            <w:pPr>
              <w:pStyle w:val="a7"/>
              <w:ind w:firstLine="200"/>
              <w:rPr>
                <w:sz w:val="20"/>
                <w:szCs w:val="20"/>
              </w:rPr>
            </w:pPr>
            <w:r w:rsidRPr="00C60FD3">
              <w:rPr>
                <w:sz w:val="20"/>
                <w:szCs w:val="20"/>
              </w:rPr>
              <w:lastRenderedPageBreak/>
              <w:t>0</w:t>
            </w:r>
            <w:r w:rsidRPr="00C60FD3">
              <w:rPr>
                <w:rFonts w:hint="eastAsia"/>
                <w:sz w:val="20"/>
                <w:szCs w:val="20"/>
              </w:rPr>
              <w:t>3</w:t>
            </w:r>
          </w:p>
        </w:tc>
        <w:tc>
          <w:tcPr>
            <w:tcW w:w="1985" w:type="dxa"/>
          </w:tcPr>
          <w:p w14:paraId="512387E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3:00/04:00</w:t>
            </w:r>
          </w:p>
        </w:tc>
        <w:tc>
          <w:tcPr>
            <w:tcW w:w="1134" w:type="dxa"/>
          </w:tcPr>
          <w:p w14:paraId="5B22CA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60C4E83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5:00/16:00</w:t>
            </w:r>
          </w:p>
        </w:tc>
      </w:tr>
      <w:tr w:rsidR="00C42E51" w14:paraId="31FDACD2" w14:textId="77777777" w:rsidTr="0030089F">
        <w:tc>
          <w:tcPr>
            <w:tcW w:w="1134" w:type="dxa"/>
          </w:tcPr>
          <w:p w14:paraId="0A5D50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38ED93C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4:00/05:00</w:t>
            </w:r>
          </w:p>
        </w:tc>
        <w:tc>
          <w:tcPr>
            <w:tcW w:w="1134" w:type="dxa"/>
          </w:tcPr>
          <w:p w14:paraId="0D4C293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3DD5111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6:00/17:00</w:t>
            </w:r>
          </w:p>
        </w:tc>
      </w:tr>
      <w:tr w:rsidR="00C42E51" w14:paraId="13C8C6C4" w14:textId="77777777" w:rsidTr="0030089F">
        <w:tc>
          <w:tcPr>
            <w:tcW w:w="1134" w:type="dxa"/>
          </w:tcPr>
          <w:p w14:paraId="6BDBCBBA"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6A239DC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5:00/06:00</w:t>
            </w:r>
          </w:p>
        </w:tc>
        <w:tc>
          <w:tcPr>
            <w:tcW w:w="1134" w:type="dxa"/>
          </w:tcPr>
          <w:p w14:paraId="73698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230C38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7:00/18:00</w:t>
            </w:r>
          </w:p>
        </w:tc>
      </w:tr>
      <w:tr w:rsidR="00C42E51" w14:paraId="5372E33C" w14:textId="77777777" w:rsidTr="0030089F">
        <w:tc>
          <w:tcPr>
            <w:tcW w:w="1134" w:type="dxa"/>
          </w:tcPr>
          <w:p w14:paraId="187E08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3620770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6:00/07:00</w:t>
            </w:r>
          </w:p>
        </w:tc>
        <w:tc>
          <w:tcPr>
            <w:tcW w:w="1134" w:type="dxa"/>
          </w:tcPr>
          <w:p w14:paraId="1683CDC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597AB4B1"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8:00/19:00</w:t>
            </w:r>
          </w:p>
        </w:tc>
      </w:tr>
      <w:tr w:rsidR="00C42E51" w14:paraId="38E47082" w14:textId="77777777" w:rsidTr="0030089F">
        <w:tc>
          <w:tcPr>
            <w:tcW w:w="1134" w:type="dxa"/>
          </w:tcPr>
          <w:p w14:paraId="79845514"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64C0C9C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7:00/08:00</w:t>
            </w:r>
          </w:p>
        </w:tc>
        <w:tc>
          <w:tcPr>
            <w:tcW w:w="1134" w:type="dxa"/>
          </w:tcPr>
          <w:p w14:paraId="530934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232E0E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9:00/20:00</w:t>
            </w:r>
          </w:p>
        </w:tc>
      </w:tr>
      <w:tr w:rsidR="00C42E51" w14:paraId="44813327" w14:textId="77777777" w:rsidTr="0030089F">
        <w:tc>
          <w:tcPr>
            <w:tcW w:w="1134" w:type="dxa"/>
          </w:tcPr>
          <w:p w14:paraId="2EBCEFD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214AB37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8:00/09:00</w:t>
            </w:r>
          </w:p>
        </w:tc>
        <w:tc>
          <w:tcPr>
            <w:tcW w:w="1134" w:type="dxa"/>
          </w:tcPr>
          <w:p w14:paraId="49D3052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F79F38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0:00/21:00</w:t>
            </w:r>
          </w:p>
        </w:tc>
      </w:tr>
      <w:tr w:rsidR="00C42E51" w14:paraId="64EEBB4E" w14:textId="77777777" w:rsidTr="0030089F">
        <w:tc>
          <w:tcPr>
            <w:tcW w:w="1134" w:type="dxa"/>
          </w:tcPr>
          <w:p w14:paraId="2B942B3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6E4AEB31"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9:00/10:00</w:t>
            </w:r>
          </w:p>
        </w:tc>
        <w:tc>
          <w:tcPr>
            <w:tcW w:w="1134" w:type="dxa"/>
          </w:tcPr>
          <w:p w14:paraId="4B2DAD9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2684368"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1:00/22:00</w:t>
            </w:r>
          </w:p>
        </w:tc>
      </w:tr>
      <w:tr w:rsidR="00C42E51" w14:paraId="53072355" w14:textId="77777777" w:rsidTr="0030089F">
        <w:tc>
          <w:tcPr>
            <w:tcW w:w="1134" w:type="dxa"/>
            <w:tcBorders>
              <w:bottom w:val="single" w:sz="4" w:space="0" w:color="auto"/>
            </w:tcBorders>
          </w:tcPr>
          <w:p w14:paraId="359486F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1E0A6D3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0:00/11:00</w:t>
            </w:r>
          </w:p>
        </w:tc>
        <w:tc>
          <w:tcPr>
            <w:tcW w:w="1134" w:type="dxa"/>
          </w:tcPr>
          <w:p w14:paraId="110D0617"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BAF66C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2:00/23:00</w:t>
            </w:r>
          </w:p>
        </w:tc>
      </w:tr>
      <w:tr w:rsidR="00C42E51" w14:paraId="613A2F1F" w14:textId="77777777" w:rsidTr="0030089F">
        <w:tc>
          <w:tcPr>
            <w:tcW w:w="1134" w:type="dxa"/>
            <w:tcBorders>
              <w:bottom w:val="single" w:sz="4" w:space="0" w:color="auto"/>
            </w:tcBorders>
          </w:tcPr>
          <w:p w14:paraId="53E346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51128A0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1:00/12:00</w:t>
            </w:r>
          </w:p>
        </w:tc>
        <w:tc>
          <w:tcPr>
            <w:tcW w:w="1134" w:type="dxa"/>
            <w:tcBorders>
              <w:bottom w:val="single" w:sz="4" w:space="0" w:color="auto"/>
            </w:tcBorders>
          </w:tcPr>
          <w:p w14:paraId="4F474AF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7D131C86"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3:00/24:00</w:t>
            </w:r>
          </w:p>
        </w:tc>
      </w:tr>
      <w:tr w:rsidR="00C42E51" w14:paraId="2A21BC25" w14:textId="77777777" w:rsidTr="0030089F">
        <w:tc>
          <w:tcPr>
            <w:tcW w:w="1134" w:type="dxa"/>
            <w:tcBorders>
              <w:top w:val="single" w:sz="4" w:space="0" w:color="auto"/>
              <w:left w:val="nil"/>
              <w:bottom w:val="nil"/>
              <w:right w:val="nil"/>
            </w:tcBorders>
            <w:shd w:val="clear" w:color="auto" w:fill="auto"/>
          </w:tcPr>
          <w:p w14:paraId="102EAE94"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shd w:val="clear" w:color="auto" w:fill="auto"/>
          </w:tcPr>
          <w:p w14:paraId="69EC0FF9"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02DA3BE"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11EF732A"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3E110A8B" w14:textId="77777777" w:rsidR="00C60FD3" w:rsidRDefault="00C60FD3" w:rsidP="00BB770C">
      <w:pPr>
        <w:pStyle w:val="a8"/>
        <w:ind w:left="120" w:firstLine="240"/>
      </w:pPr>
    </w:p>
    <w:p w14:paraId="1B14DAC0" w14:textId="1DF794B8" w:rsidR="00C42E51" w:rsidRDefault="00C42E51" w:rsidP="00BB770C">
      <w:pPr>
        <w:pStyle w:val="a8"/>
        <w:ind w:left="120" w:firstLine="240"/>
      </w:pPr>
      <w:r>
        <w:rPr>
          <w:rFonts w:hint="eastAsia"/>
        </w:rPr>
        <w:t>目標時間コード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1C4FA787" w14:textId="77777777" w:rsidTr="00B3250F">
        <w:tc>
          <w:tcPr>
            <w:tcW w:w="1134" w:type="dxa"/>
            <w:shd w:val="clear" w:color="auto" w:fill="D9D9D9" w:themeFill="background1" w:themeFillShade="D9"/>
          </w:tcPr>
          <w:p w14:paraId="5624647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D2F89CA" w14:textId="77777777" w:rsidR="00C42E51" w:rsidRPr="00C60FD3" w:rsidRDefault="00C42E51" w:rsidP="003C672B">
            <w:pPr>
              <w:pStyle w:val="a7"/>
              <w:ind w:firstLine="200"/>
              <w:rPr>
                <w:sz w:val="20"/>
                <w:szCs w:val="20"/>
              </w:rPr>
            </w:pPr>
            <w:r w:rsidRPr="00C60FD3">
              <w:rPr>
                <w:rFonts w:hint="eastAsia"/>
                <w:sz w:val="20"/>
                <w:szCs w:val="20"/>
              </w:rPr>
              <w:t>目標時間</w:t>
            </w:r>
          </w:p>
        </w:tc>
        <w:tc>
          <w:tcPr>
            <w:tcW w:w="1134" w:type="dxa"/>
            <w:shd w:val="clear" w:color="auto" w:fill="D9D9D9" w:themeFill="background1" w:themeFillShade="D9"/>
          </w:tcPr>
          <w:p w14:paraId="33C5F2AF"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BFBF76B" w14:textId="77777777" w:rsidR="00C42E51" w:rsidRPr="00C60FD3" w:rsidRDefault="00C42E51" w:rsidP="003C672B">
            <w:pPr>
              <w:pStyle w:val="a7"/>
              <w:ind w:firstLine="200"/>
              <w:rPr>
                <w:sz w:val="20"/>
                <w:szCs w:val="20"/>
              </w:rPr>
            </w:pPr>
            <w:r w:rsidRPr="00C60FD3">
              <w:rPr>
                <w:rFonts w:hint="eastAsia"/>
                <w:sz w:val="20"/>
                <w:szCs w:val="20"/>
              </w:rPr>
              <w:t>目標時間</w:t>
            </w:r>
          </w:p>
        </w:tc>
      </w:tr>
      <w:tr w:rsidR="00C42E51" w14:paraId="7EEDBB1C" w14:textId="77777777" w:rsidTr="0030089F">
        <w:tc>
          <w:tcPr>
            <w:tcW w:w="1134" w:type="dxa"/>
          </w:tcPr>
          <w:p w14:paraId="36DAAFD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0</w:t>
            </w:r>
          </w:p>
        </w:tc>
        <w:tc>
          <w:tcPr>
            <w:tcW w:w="1985" w:type="dxa"/>
          </w:tcPr>
          <w:p w14:paraId="7E98EE72"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w:t>
            </w:r>
          </w:p>
        </w:tc>
        <w:tc>
          <w:tcPr>
            <w:tcW w:w="1134" w:type="dxa"/>
          </w:tcPr>
          <w:p w14:paraId="4C008AB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4BD67FB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w:t>
            </w:r>
          </w:p>
        </w:tc>
      </w:tr>
      <w:tr w:rsidR="00C42E51" w14:paraId="596F94D5" w14:textId="77777777" w:rsidTr="0030089F">
        <w:tc>
          <w:tcPr>
            <w:tcW w:w="1134" w:type="dxa"/>
          </w:tcPr>
          <w:p w14:paraId="01300D26"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B75148B"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w:t>
            </w:r>
          </w:p>
        </w:tc>
        <w:tc>
          <w:tcPr>
            <w:tcW w:w="1134" w:type="dxa"/>
          </w:tcPr>
          <w:p w14:paraId="45A1D2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6C1AC11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w:t>
            </w:r>
          </w:p>
        </w:tc>
      </w:tr>
      <w:tr w:rsidR="00C42E51" w14:paraId="7280E5E3" w14:textId="77777777" w:rsidTr="0030089F">
        <w:tc>
          <w:tcPr>
            <w:tcW w:w="1134" w:type="dxa"/>
          </w:tcPr>
          <w:p w14:paraId="28AD8FD0"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2572EFA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w:t>
            </w:r>
          </w:p>
        </w:tc>
        <w:tc>
          <w:tcPr>
            <w:tcW w:w="1134" w:type="dxa"/>
          </w:tcPr>
          <w:p w14:paraId="456008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10283B8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w:t>
            </w:r>
          </w:p>
        </w:tc>
      </w:tr>
      <w:tr w:rsidR="00C42E51" w14:paraId="35E27F43" w14:textId="77777777" w:rsidTr="0030089F">
        <w:tc>
          <w:tcPr>
            <w:tcW w:w="1134" w:type="dxa"/>
          </w:tcPr>
          <w:p w14:paraId="56001D9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D7CFC74"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w:t>
            </w:r>
          </w:p>
        </w:tc>
        <w:tc>
          <w:tcPr>
            <w:tcW w:w="1134" w:type="dxa"/>
          </w:tcPr>
          <w:p w14:paraId="1EEDE7F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27E922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w:t>
            </w:r>
          </w:p>
        </w:tc>
      </w:tr>
      <w:tr w:rsidR="00C42E51" w14:paraId="27CD782A" w14:textId="77777777" w:rsidTr="0030089F">
        <w:tc>
          <w:tcPr>
            <w:tcW w:w="1134" w:type="dxa"/>
          </w:tcPr>
          <w:p w14:paraId="4D39021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1F11CA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w:t>
            </w:r>
          </w:p>
        </w:tc>
        <w:tc>
          <w:tcPr>
            <w:tcW w:w="1134" w:type="dxa"/>
          </w:tcPr>
          <w:p w14:paraId="08860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188B01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w:t>
            </w:r>
          </w:p>
        </w:tc>
      </w:tr>
      <w:tr w:rsidR="00C42E51" w14:paraId="2851D5D0" w14:textId="77777777" w:rsidTr="0030089F">
        <w:tc>
          <w:tcPr>
            <w:tcW w:w="1134" w:type="dxa"/>
          </w:tcPr>
          <w:p w14:paraId="10879CF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3D9D11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w:t>
            </w:r>
          </w:p>
        </w:tc>
        <w:tc>
          <w:tcPr>
            <w:tcW w:w="1134" w:type="dxa"/>
          </w:tcPr>
          <w:p w14:paraId="4DAB076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5480E1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w:t>
            </w:r>
          </w:p>
        </w:tc>
      </w:tr>
      <w:tr w:rsidR="00C42E51" w14:paraId="452CB9CD" w14:textId="77777777" w:rsidTr="0030089F">
        <w:tc>
          <w:tcPr>
            <w:tcW w:w="1134" w:type="dxa"/>
          </w:tcPr>
          <w:p w14:paraId="6684424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7AEFCD6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w:t>
            </w:r>
          </w:p>
        </w:tc>
        <w:tc>
          <w:tcPr>
            <w:tcW w:w="1134" w:type="dxa"/>
          </w:tcPr>
          <w:p w14:paraId="5CA89F7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4BF9B1F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w:t>
            </w:r>
          </w:p>
        </w:tc>
      </w:tr>
      <w:tr w:rsidR="00C42E51" w14:paraId="737C3FF9" w14:textId="77777777" w:rsidTr="0030089F">
        <w:tc>
          <w:tcPr>
            <w:tcW w:w="1134" w:type="dxa"/>
          </w:tcPr>
          <w:p w14:paraId="5FE0D758"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4FB23E0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w:t>
            </w:r>
          </w:p>
        </w:tc>
        <w:tc>
          <w:tcPr>
            <w:tcW w:w="1134" w:type="dxa"/>
          </w:tcPr>
          <w:p w14:paraId="04039F4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1A02AB8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w:t>
            </w:r>
          </w:p>
        </w:tc>
      </w:tr>
      <w:tr w:rsidR="00C42E51" w14:paraId="4D1BE0B0" w14:textId="77777777" w:rsidTr="0030089F">
        <w:tc>
          <w:tcPr>
            <w:tcW w:w="1134" w:type="dxa"/>
          </w:tcPr>
          <w:p w14:paraId="00AF280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5AA0201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w:t>
            </w:r>
          </w:p>
        </w:tc>
        <w:tc>
          <w:tcPr>
            <w:tcW w:w="1134" w:type="dxa"/>
          </w:tcPr>
          <w:p w14:paraId="4BFCC48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B0BC1F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w:t>
            </w:r>
          </w:p>
        </w:tc>
      </w:tr>
      <w:tr w:rsidR="00C42E51" w14:paraId="7BABF023" w14:textId="77777777" w:rsidTr="0030089F">
        <w:tc>
          <w:tcPr>
            <w:tcW w:w="1134" w:type="dxa"/>
          </w:tcPr>
          <w:p w14:paraId="4187AB3C"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0CC0FAD6"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w:t>
            </w:r>
          </w:p>
        </w:tc>
        <w:tc>
          <w:tcPr>
            <w:tcW w:w="1134" w:type="dxa"/>
          </w:tcPr>
          <w:p w14:paraId="626395A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2170B3BC"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w:t>
            </w:r>
          </w:p>
        </w:tc>
      </w:tr>
      <w:tr w:rsidR="00C42E51" w14:paraId="16C8FDD2" w14:textId="77777777" w:rsidTr="0030089F">
        <w:tc>
          <w:tcPr>
            <w:tcW w:w="1134" w:type="dxa"/>
            <w:tcBorders>
              <w:bottom w:val="single" w:sz="4" w:space="0" w:color="auto"/>
            </w:tcBorders>
          </w:tcPr>
          <w:p w14:paraId="0E285B7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3D48A0B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w:t>
            </w:r>
          </w:p>
        </w:tc>
        <w:tc>
          <w:tcPr>
            <w:tcW w:w="1134" w:type="dxa"/>
          </w:tcPr>
          <w:p w14:paraId="264B76B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814F35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w:t>
            </w:r>
          </w:p>
        </w:tc>
      </w:tr>
      <w:tr w:rsidR="00C42E51" w14:paraId="0E323F9E" w14:textId="77777777" w:rsidTr="0030089F">
        <w:tc>
          <w:tcPr>
            <w:tcW w:w="1134" w:type="dxa"/>
            <w:tcBorders>
              <w:bottom w:val="single" w:sz="4" w:space="0" w:color="auto"/>
            </w:tcBorders>
          </w:tcPr>
          <w:p w14:paraId="37BE1C4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134EE7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w:t>
            </w:r>
          </w:p>
        </w:tc>
        <w:tc>
          <w:tcPr>
            <w:tcW w:w="1134" w:type="dxa"/>
            <w:tcBorders>
              <w:bottom w:val="single" w:sz="4" w:space="0" w:color="auto"/>
            </w:tcBorders>
          </w:tcPr>
          <w:p w14:paraId="5524EBD4"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047817B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w:t>
            </w:r>
          </w:p>
        </w:tc>
      </w:tr>
      <w:tr w:rsidR="00C42E51" w14:paraId="5F8AB7EB" w14:textId="77777777" w:rsidTr="0030089F">
        <w:tc>
          <w:tcPr>
            <w:tcW w:w="1134" w:type="dxa"/>
            <w:tcBorders>
              <w:top w:val="single" w:sz="4" w:space="0" w:color="auto"/>
              <w:left w:val="nil"/>
              <w:bottom w:val="nil"/>
              <w:right w:val="nil"/>
            </w:tcBorders>
          </w:tcPr>
          <w:p w14:paraId="38BF411A"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tcPr>
          <w:p w14:paraId="1C315ED6"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D0FE9CC"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5688F779"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565884AE" w14:textId="362C4B27" w:rsidR="00FA5688" w:rsidRDefault="00182D42" w:rsidP="00E878F4">
      <w:pPr>
        <w:pStyle w:val="32"/>
      </w:pPr>
      <w:bookmarkStart w:id="199" w:name="_Toc103600077"/>
      <w:r>
        <w:rPr>
          <w:rFonts w:hint="eastAsia"/>
        </w:rPr>
        <w:t>季節</w:t>
      </w:r>
      <w:r w:rsidR="009075A3">
        <w:rPr>
          <w:rFonts w:hint="eastAsia"/>
        </w:rPr>
        <w:t>、</w:t>
      </w:r>
      <w:r w:rsidR="00C42E51">
        <w:rPr>
          <w:rFonts w:hint="eastAsia"/>
        </w:rPr>
        <w:t>旬</w:t>
      </w:r>
      <w:r>
        <w:rPr>
          <w:rFonts w:hint="eastAsia"/>
        </w:rPr>
        <w:t>コード</w:t>
      </w:r>
      <w:bookmarkEnd w:id="199"/>
    </w:p>
    <w:p w14:paraId="2F4641E3" w14:textId="2ECE5D13" w:rsidR="00BB770C" w:rsidRDefault="00BB770C" w:rsidP="00BB770C">
      <w:pPr>
        <w:pStyle w:val="a8"/>
        <w:ind w:left="120" w:firstLine="240"/>
      </w:pPr>
      <w:r>
        <w:rPr>
          <w:rFonts w:hint="eastAsia"/>
        </w:rPr>
        <w:t>「行政データ連携標準（</w:t>
      </w:r>
      <w:r w:rsidRPr="002424B3">
        <w:rPr>
          <w:rFonts w:hint="eastAsia"/>
        </w:rPr>
        <w:t>日付時刻</w:t>
      </w:r>
      <w:r>
        <w:rPr>
          <w:rFonts w:hint="eastAsia"/>
        </w:rPr>
        <w:t>）」を活用するこ</w:t>
      </w:r>
      <w:r w:rsidR="00BF7352">
        <w:rPr>
          <w:rFonts w:hint="eastAsia"/>
        </w:rPr>
        <w:t>とします</w:t>
      </w:r>
      <w:r>
        <w:rPr>
          <w:rFonts w:hint="eastAsia"/>
        </w:rPr>
        <w:t>。</w:t>
      </w:r>
    </w:p>
    <w:p w14:paraId="3DD56EEE" w14:textId="77777777" w:rsidR="00C60FD3" w:rsidRDefault="00C60FD3" w:rsidP="00BB770C">
      <w:pPr>
        <w:pStyle w:val="a8"/>
        <w:ind w:left="120" w:firstLine="240"/>
      </w:pPr>
    </w:p>
    <w:p w14:paraId="14130E76" w14:textId="6A359955" w:rsidR="00C42E51" w:rsidRDefault="00C42E51" w:rsidP="00BB770C">
      <w:pPr>
        <w:pStyle w:val="a8"/>
        <w:ind w:left="120" w:firstLine="240"/>
      </w:pPr>
      <w:r>
        <w:rPr>
          <w:rFonts w:hint="eastAsia"/>
        </w:rPr>
        <w:t>季節コード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7F6BAB16" w14:textId="77777777" w:rsidTr="00B3250F">
        <w:tc>
          <w:tcPr>
            <w:tcW w:w="1134" w:type="dxa"/>
            <w:shd w:val="clear" w:color="auto" w:fill="D9D9D9" w:themeFill="background1" w:themeFillShade="D9"/>
          </w:tcPr>
          <w:p w14:paraId="72ECA954"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C28F9EB" w14:textId="77777777" w:rsidR="00C42E51" w:rsidRPr="00C60FD3" w:rsidRDefault="00C42E51" w:rsidP="003C672B">
            <w:pPr>
              <w:pStyle w:val="a7"/>
              <w:ind w:firstLine="200"/>
              <w:rPr>
                <w:sz w:val="20"/>
                <w:szCs w:val="20"/>
              </w:rPr>
            </w:pPr>
            <w:r w:rsidRPr="00C60FD3">
              <w:rPr>
                <w:rFonts w:hint="eastAsia"/>
                <w:sz w:val="20"/>
                <w:szCs w:val="20"/>
              </w:rPr>
              <w:t>季節</w:t>
            </w:r>
          </w:p>
        </w:tc>
        <w:tc>
          <w:tcPr>
            <w:tcW w:w="1134" w:type="dxa"/>
            <w:shd w:val="clear" w:color="auto" w:fill="D9D9D9" w:themeFill="background1" w:themeFillShade="D9"/>
          </w:tcPr>
          <w:p w14:paraId="4B0896B2"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389FAEA" w14:textId="77777777" w:rsidR="00C42E51" w:rsidRPr="00C60FD3" w:rsidRDefault="00C42E51" w:rsidP="003C672B">
            <w:pPr>
              <w:pStyle w:val="a7"/>
              <w:ind w:firstLine="200"/>
              <w:rPr>
                <w:sz w:val="20"/>
                <w:szCs w:val="20"/>
              </w:rPr>
            </w:pPr>
            <w:r w:rsidRPr="00C60FD3">
              <w:rPr>
                <w:rFonts w:hint="eastAsia"/>
                <w:sz w:val="20"/>
                <w:szCs w:val="20"/>
              </w:rPr>
              <w:t>季節</w:t>
            </w:r>
          </w:p>
        </w:tc>
      </w:tr>
      <w:tr w:rsidR="00C42E51" w14:paraId="63E78546" w14:textId="77777777" w:rsidTr="0030089F">
        <w:tc>
          <w:tcPr>
            <w:tcW w:w="1134" w:type="dxa"/>
          </w:tcPr>
          <w:p w14:paraId="608F612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Pr>
          <w:p w14:paraId="778F003D" w14:textId="77777777" w:rsidR="00C42E51" w:rsidRPr="00C60FD3" w:rsidRDefault="00C42E51" w:rsidP="003C672B">
            <w:pPr>
              <w:pStyle w:val="a7"/>
              <w:ind w:firstLine="200"/>
              <w:rPr>
                <w:sz w:val="20"/>
                <w:szCs w:val="20"/>
              </w:rPr>
            </w:pPr>
            <w:r w:rsidRPr="00C60FD3">
              <w:rPr>
                <w:rFonts w:hint="eastAsia"/>
                <w:sz w:val="20"/>
                <w:szCs w:val="20"/>
              </w:rPr>
              <w:t>春</w:t>
            </w:r>
          </w:p>
        </w:tc>
        <w:tc>
          <w:tcPr>
            <w:tcW w:w="1134" w:type="dxa"/>
          </w:tcPr>
          <w:p w14:paraId="440913A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2B43D24C" w14:textId="77777777" w:rsidR="00C42E51" w:rsidRPr="00C60FD3" w:rsidRDefault="00C42E51" w:rsidP="003C672B">
            <w:pPr>
              <w:pStyle w:val="a7"/>
              <w:ind w:firstLine="200"/>
              <w:rPr>
                <w:sz w:val="20"/>
                <w:szCs w:val="20"/>
              </w:rPr>
            </w:pPr>
            <w:r w:rsidRPr="00C60FD3">
              <w:rPr>
                <w:rFonts w:hint="eastAsia"/>
                <w:sz w:val="20"/>
                <w:szCs w:val="20"/>
              </w:rPr>
              <w:t>秋</w:t>
            </w:r>
          </w:p>
        </w:tc>
      </w:tr>
      <w:tr w:rsidR="00C42E51" w14:paraId="71C13A2E" w14:textId="77777777" w:rsidTr="0030089F">
        <w:tc>
          <w:tcPr>
            <w:tcW w:w="1134" w:type="dxa"/>
          </w:tcPr>
          <w:p w14:paraId="43F0BC3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Pr>
          <w:p w14:paraId="0570CE57"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53A8A2F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1</w:t>
            </w:r>
          </w:p>
        </w:tc>
        <w:tc>
          <w:tcPr>
            <w:tcW w:w="1985" w:type="dxa"/>
          </w:tcPr>
          <w:p w14:paraId="0780C2E3" w14:textId="77777777" w:rsidR="00C42E51" w:rsidRPr="00C60FD3" w:rsidRDefault="00C42E51" w:rsidP="003C672B">
            <w:pPr>
              <w:pStyle w:val="a7"/>
              <w:ind w:firstLine="200"/>
              <w:rPr>
                <w:sz w:val="20"/>
                <w:szCs w:val="20"/>
              </w:rPr>
            </w:pPr>
            <w:r w:rsidRPr="00C60FD3">
              <w:rPr>
                <w:rFonts w:hint="eastAsia"/>
                <w:sz w:val="20"/>
                <w:szCs w:val="20"/>
              </w:rPr>
              <w:t>初秋</w:t>
            </w:r>
          </w:p>
        </w:tc>
      </w:tr>
      <w:tr w:rsidR="00C42E51" w14:paraId="4CA2ECD3" w14:textId="77777777" w:rsidTr="0030089F">
        <w:tc>
          <w:tcPr>
            <w:tcW w:w="1134" w:type="dxa"/>
          </w:tcPr>
          <w:p w14:paraId="1CE1EE0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22743012" w14:textId="77777777" w:rsidR="00C42E51" w:rsidRPr="00C60FD3" w:rsidRDefault="00C42E51" w:rsidP="003C672B">
            <w:pPr>
              <w:pStyle w:val="a7"/>
              <w:ind w:firstLine="200"/>
              <w:rPr>
                <w:sz w:val="20"/>
                <w:szCs w:val="20"/>
              </w:rPr>
            </w:pPr>
            <w:r w:rsidRPr="00C60FD3">
              <w:rPr>
                <w:rFonts w:hint="eastAsia"/>
                <w:sz w:val="20"/>
                <w:szCs w:val="20"/>
              </w:rPr>
              <w:t>仲春</w:t>
            </w:r>
          </w:p>
        </w:tc>
        <w:tc>
          <w:tcPr>
            <w:tcW w:w="1134" w:type="dxa"/>
          </w:tcPr>
          <w:p w14:paraId="5E64F39C"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2</w:t>
            </w:r>
          </w:p>
        </w:tc>
        <w:tc>
          <w:tcPr>
            <w:tcW w:w="1985" w:type="dxa"/>
          </w:tcPr>
          <w:p w14:paraId="61E2960A" w14:textId="77777777" w:rsidR="00C42E51" w:rsidRPr="00C60FD3" w:rsidRDefault="00C42E51" w:rsidP="003C672B">
            <w:pPr>
              <w:pStyle w:val="a7"/>
              <w:ind w:firstLine="200"/>
              <w:rPr>
                <w:sz w:val="20"/>
                <w:szCs w:val="20"/>
              </w:rPr>
            </w:pPr>
            <w:r w:rsidRPr="00C60FD3">
              <w:rPr>
                <w:rFonts w:hint="eastAsia"/>
                <w:sz w:val="20"/>
                <w:szCs w:val="20"/>
              </w:rPr>
              <w:t>仲秋</w:t>
            </w:r>
          </w:p>
        </w:tc>
      </w:tr>
      <w:tr w:rsidR="00C42E51" w14:paraId="2D70C85C" w14:textId="77777777" w:rsidTr="0030089F">
        <w:tc>
          <w:tcPr>
            <w:tcW w:w="1134" w:type="dxa"/>
          </w:tcPr>
          <w:p w14:paraId="216449C6" w14:textId="77777777" w:rsidR="00C42E51" w:rsidRPr="00C60FD3" w:rsidRDefault="00C42E51" w:rsidP="003C672B">
            <w:pPr>
              <w:pStyle w:val="a7"/>
              <w:ind w:firstLine="200"/>
              <w:rPr>
                <w:sz w:val="20"/>
                <w:szCs w:val="20"/>
              </w:rPr>
            </w:pPr>
            <w:r w:rsidRPr="00C60FD3">
              <w:rPr>
                <w:rFonts w:hint="eastAsia"/>
                <w:sz w:val="20"/>
                <w:szCs w:val="20"/>
              </w:rPr>
              <w:lastRenderedPageBreak/>
              <w:t>1</w:t>
            </w:r>
            <w:r w:rsidRPr="00C60FD3">
              <w:rPr>
                <w:sz w:val="20"/>
                <w:szCs w:val="20"/>
              </w:rPr>
              <w:t>3</w:t>
            </w:r>
          </w:p>
        </w:tc>
        <w:tc>
          <w:tcPr>
            <w:tcW w:w="1985" w:type="dxa"/>
          </w:tcPr>
          <w:p w14:paraId="1F6EF2B8" w14:textId="77777777" w:rsidR="00C42E51" w:rsidRPr="00C60FD3" w:rsidRDefault="00C42E51" w:rsidP="003C672B">
            <w:pPr>
              <w:pStyle w:val="a7"/>
              <w:ind w:firstLine="200"/>
              <w:rPr>
                <w:sz w:val="20"/>
                <w:szCs w:val="20"/>
              </w:rPr>
            </w:pPr>
            <w:r w:rsidRPr="00C60FD3">
              <w:rPr>
                <w:rFonts w:hint="eastAsia"/>
                <w:sz w:val="20"/>
                <w:szCs w:val="20"/>
              </w:rPr>
              <w:t>晩春</w:t>
            </w:r>
          </w:p>
        </w:tc>
        <w:tc>
          <w:tcPr>
            <w:tcW w:w="1134" w:type="dxa"/>
          </w:tcPr>
          <w:p w14:paraId="7E6242C0"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3</w:t>
            </w:r>
          </w:p>
        </w:tc>
        <w:tc>
          <w:tcPr>
            <w:tcW w:w="1985" w:type="dxa"/>
          </w:tcPr>
          <w:p w14:paraId="1AA7ABA6" w14:textId="77777777" w:rsidR="00C42E51" w:rsidRPr="00C60FD3" w:rsidRDefault="00C42E51" w:rsidP="003C672B">
            <w:pPr>
              <w:pStyle w:val="a7"/>
              <w:ind w:firstLine="200"/>
              <w:rPr>
                <w:sz w:val="20"/>
                <w:szCs w:val="20"/>
              </w:rPr>
            </w:pPr>
            <w:r w:rsidRPr="00C60FD3">
              <w:rPr>
                <w:rFonts w:hint="eastAsia"/>
                <w:sz w:val="20"/>
                <w:szCs w:val="20"/>
              </w:rPr>
              <w:t>晩秋</w:t>
            </w:r>
          </w:p>
        </w:tc>
      </w:tr>
      <w:tr w:rsidR="00C42E51" w14:paraId="70F79D37" w14:textId="77777777" w:rsidTr="0030089F">
        <w:tc>
          <w:tcPr>
            <w:tcW w:w="1134" w:type="dxa"/>
          </w:tcPr>
          <w:p w14:paraId="5AC34F1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11BDB46B" w14:textId="77777777" w:rsidR="00C42E51" w:rsidRPr="00C60FD3" w:rsidRDefault="00C42E51" w:rsidP="003C672B">
            <w:pPr>
              <w:pStyle w:val="a7"/>
              <w:ind w:firstLine="200"/>
              <w:rPr>
                <w:sz w:val="20"/>
                <w:szCs w:val="20"/>
              </w:rPr>
            </w:pPr>
            <w:r w:rsidRPr="00C60FD3">
              <w:rPr>
                <w:rFonts w:hint="eastAsia"/>
                <w:sz w:val="20"/>
                <w:szCs w:val="20"/>
              </w:rPr>
              <w:t>夏</w:t>
            </w:r>
          </w:p>
        </w:tc>
        <w:tc>
          <w:tcPr>
            <w:tcW w:w="1134" w:type="dxa"/>
          </w:tcPr>
          <w:p w14:paraId="35BF33E7"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0</w:t>
            </w:r>
          </w:p>
        </w:tc>
        <w:tc>
          <w:tcPr>
            <w:tcW w:w="1985" w:type="dxa"/>
          </w:tcPr>
          <w:p w14:paraId="03370641" w14:textId="77777777" w:rsidR="00C42E51" w:rsidRPr="00C60FD3" w:rsidRDefault="00C42E51" w:rsidP="003C672B">
            <w:pPr>
              <w:pStyle w:val="a7"/>
              <w:ind w:firstLine="200"/>
              <w:rPr>
                <w:sz w:val="20"/>
                <w:szCs w:val="20"/>
              </w:rPr>
            </w:pPr>
            <w:r w:rsidRPr="00C60FD3">
              <w:rPr>
                <w:rFonts w:hint="eastAsia"/>
                <w:sz w:val="20"/>
                <w:szCs w:val="20"/>
              </w:rPr>
              <w:t>冬</w:t>
            </w:r>
          </w:p>
        </w:tc>
      </w:tr>
      <w:tr w:rsidR="00C42E51" w14:paraId="2698C6E3" w14:textId="77777777" w:rsidTr="0030089F">
        <w:tc>
          <w:tcPr>
            <w:tcW w:w="1134" w:type="dxa"/>
          </w:tcPr>
          <w:p w14:paraId="66572A4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8FD30AB"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6440F246"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1</w:t>
            </w:r>
          </w:p>
        </w:tc>
        <w:tc>
          <w:tcPr>
            <w:tcW w:w="1985" w:type="dxa"/>
          </w:tcPr>
          <w:p w14:paraId="2A9B65AF" w14:textId="77777777" w:rsidR="00C42E51" w:rsidRPr="00C60FD3" w:rsidRDefault="00C42E51" w:rsidP="003C672B">
            <w:pPr>
              <w:pStyle w:val="a7"/>
              <w:ind w:firstLine="200"/>
              <w:rPr>
                <w:sz w:val="20"/>
                <w:szCs w:val="20"/>
              </w:rPr>
            </w:pPr>
            <w:r w:rsidRPr="00C60FD3">
              <w:rPr>
                <w:rFonts w:hint="eastAsia"/>
                <w:sz w:val="20"/>
                <w:szCs w:val="20"/>
              </w:rPr>
              <w:t>初冬</w:t>
            </w:r>
          </w:p>
        </w:tc>
      </w:tr>
      <w:tr w:rsidR="00C42E51" w14:paraId="0842430E" w14:textId="77777777" w:rsidTr="0030089F">
        <w:tc>
          <w:tcPr>
            <w:tcW w:w="1134" w:type="dxa"/>
          </w:tcPr>
          <w:p w14:paraId="4E12C3E9"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40F2AC7E" w14:textId="77777777" w:rsidR="00C42E51" w:rsidRPr="00C60FD3" w:rsidRDefault="00C42E51" w:rsidP="003C672B">
            <w:pPr>
              <w:pStyle w:val="a7"/>
              <w:ind w:firstLine="200"/>
              <w:rPr>
                <w:sz w:val="20"/>
                <w:szCs w:val="20"/>
              </w:rPr>
            </w:pPr>
            <w:r w:rsidRPr="00C60FD3">
              <w:rPr>
                <w:rFonts w:hint="eastAsia"/>
                <w:sz w:val="20"/>
                <w:szCs w:val="20"/>
              </w:rPr>
              <w:t>仲夏</w:t>
            </w:r>
          </w:p>
        </w:tc>
        <w:tc>
          <w:tcPr>
            <w:tcW w:w="1134" w:type="dxa"/>
          </w:tcPr>
          <w:p w14:paraId="38D0385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2</w:t>
            </w:r>
          </w:p>
        </w:tc>
        <w:tc>
          <w:tcPr>
            <w:tcW w:w="1985" w:type="dxa"/>
          </w:tcPr>
          <w:p w14:paraId="270F126A" w14:textId="77777777" w:rsidR="00C42E51" w:rsidRPr="00C60FD3" w:rsidRDefault="00C42E51" w:rsidP="003C672B">
            <w:pPr>
              <w:pStyle w:val="a7"/>
              <w:ind w:firstLine="200"/>
              <w:rPr>
                <w:sz w:val="20"/>
                <w:szCs w:val="20"/>
              </w:rPr>
            </w:pPr>
            <w:r w:rsidRPr="00C60FD3">
              <w:rPr>
                <w:rFonts w:hint="eastAsia"/>
                <w:sz w:val="20"/>
                <w:szCs w:val="20"/>
              </w:rPr>
              <w:t>仲冬</w:t>
            </w:r>
          </w:p>
        </w:tc>
      </w:tr>
      <w:tr w:rsidR="00C42E51" w14:paraId="14915B69" w14:textId="77777777" w:rsidTr="0030089F">
        <w:tc>
          <w:tcPr>
            <w:tcW w:w="1134" w:type="dxa"/>
          </w:tcPr>
          <w:p w14:paraId="71131BB1"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Pr>
          <w:p w14:paraId="051A4A91" w14:textId="77777777" w:rsidR="00C42E51" w:rsidRPr="00C60FD3" w:rsidRDefault="00C42E51" w:rsidP="003C672B">
            <w:pPr>
              <w:pStyle w:val="a7"/>
              <w:ind w:firstLine="200"/>
              <w:rPr>
                <w:sz w:val="20"/>
                <w:szCs w:val="20"/>
              </w:rPr>
            </w:pPr>
            <w:r w:rsidRPr="00C60FD3">
              <w:rPr>
                <w:rFonts w:hint="eastAsia"/>
                <w:sz w:val="20"/>
                <w:szCs w:val="20"/>
              </w:rPr>
              <w:t>晩夏</w:t>
            </w:r>
          </w:p>
        </w:tc>
        <w:tc>
          <w:tcPr>
            <w:tcW w:w="1134" w:type="dxa"/>
          </w:tcPr>
          <w:p w14:paraId="5CAB5A7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3</w:t>
            </w:r>
          </w:p>
        </w:tc>
        <w:tc>
          <w:tcPr>
            <w:tcW w:w="1985" w:type="dxa"/>
          </w:tcPr>
          <w:p w14:paraId="34BB67FE" w14:textId="77777777" w:rsidR="00C42E51" w:rsidRPr="00C60FD3" w:rsidRDefault="00C42E51" w:rsidP="003C672B">
            <w:pPr>
              <w:pStyle w:val="a7"/>
              <w:ind w:firstLine="200"/>
              <w:rPr>
                <w:sz w:val="20"/>
                <w:szCs w:val="20"/>
              </w:rPr>
            </w:pPr>
            <w:r w:rsidRPr="00C60FD3">
              <w:rPr>
                <w:rFonts w:hint="eastAsia"/>
                <w:sz w:val="20"/>
                <w:szCs w:val="20"/>
              </w:rPr>
              <w:t>晩冬</w:t>
            </w:r>
          </w:p>
        </w:tc>
      </w:tr>
    </w:tbl>
    <w:p w14:paraId="5E873FC0" w14:textId="77777777" w:rsidR="00C60FD3" w:rsidRDefault="00C60FD3" w:rsidP="00BB770C">
      <w:pPr>
        <w:pStyle w:val="a8"/>
        <w:ind w:left="120" w:firstLine="240"/>
      </w:pPr>
    </w:p>
    <w:p w14:paraId="6DA87711" w14:textId="400D6FCF" w:rsidR="00C42E51" w:rsidRDefault="00C42E51" w:rsidP="00BB770C">
      <w:pPr>
        <w:pStyle w:val="a8"/>
        <w:ind w:left="120" w:firstLine="240"/>
      </w:pPr>
      <w:r>
        <w:rPr>
          <w:rFonts w:hint="eastAsia"/>
        </w:rPr>
        <w:t>旬コード</w:t>
      </w:r>
    </w:p>
    <w:tbl>
      <w:tblPr>
        <w:tblStyle w:val="aff"/>
        <w:tblW w:w="0" w:type="auto"/>
        <w:tblInd w:w="562" w:type="dxa"/>
        <w:tblLook w:val="04A0" w:firstRow="1" w:lastRow="0" w:firstColumn="1" w:lastColumn="0" w:noHBand="0" w:noVBand="1"/>
      </w:tblPr>
      <w:tblGrid>
        <w:gridCol w:w="1134"/>
        <w:gridCol w:w="1985"/>
      </w:tblGrid>
      <w:tr w:rsidR="00C42E51" w14:paraId="5FBBF320" w14:textId="77777777" w:rsidTr="00B3250F">
        <w:tc>
          <w:tcPr>
            <w:tcW w:w="1134" w:type="dxa"/>
            <w:shd w:val="clear" w:color="auto" w:fill="D9D9D9" w:themeFill="background1" w:themeFillShade="D9"/>
          </w:tcPr>
          <w:p w14:paraId="1A2F5627"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508DABB" w14:textId="77777777" w:rsidR="00C42E51" w:rsidRPr="00C60FD3" w:rsidRDefault="00C42E51" w:rsidP="003C672B">
            <w:pPr>
              <w:pStyle w:val="a7"/>
              <w:ind w:firstLine="200"/>
              <w:rPr>
                <w:sz w:val="20"/>
                <w:szCs w:val="20"/>
              </w:rPr>
            </w:pPr>
            <w:r w:rsidRPr="00C60FD3">
              <w:rPr>
                <w:rFonts w:hint="eastAsia"/>
                <w:sz w:val="20"/>
                <w:szCs w:val="20"/>
              </w:rPr>
              <w:t>旬</w:t>
            </w:r>
          </w:p>
        </w:tc>
      </w:tr>
      <w:tr w:rsidR="00C42E51" w14:paraId="4C022189" w14:textId="77777777" w:rsidTr="0030089F">
        <w:tc>
          <w:tcPr>
            <w:tcW w:w="1134" w:type="dxa"/>
          </w:tcPr>
          <w:p w14:paraId="486AFF7F" w14:textId="77777777" w:rsidR="00C42E51" w:rsidRPr="00C60FD3" w:rsidRDefault="00C42E51" w:rsidP="003C672B">
            <w:pPr>
              <w:pStyle w:val="a7"/>
              <w:ind w:firstLine="200"/>
              <w:rPr>
                <w:sz w:val="20"/>
                <w:szCs w:val="20"/>
              </w:rPr>
            </w:pPr>
            <w:r w:rsidRPr="00C60FD3">
              <w:rPr>
                <w:rFonts w:hint="eastAsia"/>
                <w:sz w:val="20"/>
                <w:szCs w:val="20"/>
              </w:rPr>
              <w:t>10</w:t>
            </w:r>
          </w:p>
        </w:tc>
        <w:tc>
          <w:tcPr>
            <w:tcW w:w="1985" w:type="dxa"/>
          </w:tcPr>
          <w:p w14:paraId="4BD8820E" w14:textId="77777777" w:rsidR="00C42E51" w:rsidRPr="00C60FD3" w:rsidRDefault="00C42E51" w:rsidP="003C672B">
            <w:pPr>
              <w:pStyle w:val="a7"/>
              <w:ind w:firstLine="200"/>
              <w:rPr>
                <w:sz w:val="20"/>
                <w:szCs w:val="20"/>
              </w:rPr>
            </w:pPr>
            <w:r w:rsidRPr="00C60FD3">
              <w:rPr>
                <w:rFonts w:hint="eastAsia"/>
                <w:sz w:val="20"/>
                <w:szCs w:val="20"/>
              </w:rPr>
              <w:t>上旬</w:t>
            </w:r>
          </w:p>
        </w:tc>
      </w:tr>
      <w:tr w:rsidR="00C42E51" w14:paraId="3358A569" w14:textId="77777777" w:rsidTr="0030089F">
        <w:tc>
          <w:tcPr>
            <w:tcW w:w="1134" w:type="dxa"/>
          </w:tcPr>
          <w:p w14:paraId="08CD656E"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4AB8EC93" w14:textId="77777777" w:rsidR="00C42E51" w:rsidRPr="00C60FD3" w:rsidRDefault="00C42E51" w:rsidP="003C672B">
            <w:pPr>
              <w:pStyle w:val="a7"/>
              <w:ind w:firstLine="200"/>
              <w:rPr>
                <w:sz w:val="20"/>
                <w:szCs w:val="20"/>
              </w:rPr>
            </w:pPr>
            <w:r w:rsidRPr="00C60FD3">
              <w:rPr>
                <w:rFonts w:hint="eastAsia"/>
                <w:sz w:val="20"/>
                <w:szCs w:val="20"/>
              </w:rPr>
              <w:t>中旬</w:t>
            </w:r>
          </w:p>
        </w:tc>
      </w:tr>
      <w:tr w:rsidR="00C42E51" w14:paraId="7B58E40F" w14:textId="77777777" w:rsidTr="0030089F">
        <w:tc>
          <w:tcPr>
            <w:tcW w:w="1134" w:type="dxa"/>
          </w:tcPr>
          <w:p w14:paraId="6ACE7719"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0DBBDEA4" w14:textId="77777777" w:rsidR="00C42E51" w:rsidRPr="00C60FD3" w:rsidRDefault="00C42E51" w:rsidP="003C672B">
            <w:pPr>
              <w:pStyle w:val="a7"/>
              <w:ind w:firstLine="200"/>
              <w:rPr>
                <w:sz w:val="20"/>
                <w:szCs w:val="20"/>
              </w:rPr>
            </w:pPr>
            <w:r w:rsidRPr="00C60FD3">
              <w:rPr>
                <w:rFonts w:hint="eastAsia"/>
                <w:sz w:val="20"/>
                <w:szCs w:val="20"/>
              </w:rPr>
              <w:t>下旬</w:t>
            </w:r>
          </w:p>
        </w:tc>
      </w:tr>
      <w:tr w:rsidR="00C42E51" w14:paraId="36E6F449" w14:textId="77777777" w:rsidTr="0030089F">
        <w:tc>
          <w:tcPr>
            <w:tcW w:w="1134" w:type="dxa"/>
          </w:tcPr>
          <w:p w14:paraId="1C321348" w14:textId="77777777" w:rsidR="00C42E51" w:rsidRPr="00C60FD3" w:rsidRDefault="00C42E51" w:rsidP="003C672B">
            <w:pPr>
              <w:pStyle w:val="a7"/>
              <w:ind w:firstLine="200"/>
              <w:rPr>
                <w:sz w:val="20"/>
                <w:szCs w:val="20"/>
              </w:rPr>
            </w:pPr>
            <w:r w:rsidRPr="00C60FD3">
              <w:rPr>
                <w:rFonts w:hint="eastAsia"/>
                <w:sz w:val="20"/>
                <w:szCs w:val="20"/>
              </w:rPr>
              <w:t>9</w:t>
            </w:r>
            <w:r w:rsidRPr="00C60FD3">
              <w:rPr>
                <w:sz w:val="20"/>
                <w:szCs w:val="20"/>
              </w:rPr>
              <w:t>9</w:t>
            </w:r>
          </w:p>
        </w:tc>
        <w:tc>
          <w:tcPr>
            <w:tcW w:w="1985" w:type="dxa"/>
          </w:tcPr>
          <w:p w14:paraId="481A6023"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19F65533" w14:textId="77777777" w:rsidR="00C42E51" w:rsidRPr="00BB770C" w:rsidRDefault="00C42E51" w:rsidP="00BB770C">
      <w:pPr>
        <w:pStyle w:val="a8"/>
        <w:ind w:left="120" w:firstLine="240"/>
      </w:pPr>
    </w:p>
    <w:p w14:paraId="61AA9201" w14:textId="23906A2F" w:rsidR="00FA5688" w:rsidRDefault="00FA5688">
      <w:pPr>
        <w:pStyle w:val="22"/>
      </w:pPr>
      <w:r>
        <w:rPr>
          <w:rFonts w:hint="eastAsia"/>
        </w:rPr>
        <w:t xml:space="preserve">　</w:t>
      </w:r>
      <w:bookmarkStart w:id="200" w:name="_Toc103600078"/>
      <w:r w:rsidR="00381D53">
        <w:rPr>
          <w:rFonts w:hint="eastAsia"/>
        </w:rPr>
        <w:t>状態に関するコード</w:t>
      </w:r>
      <w:bookmarkEnd w:id="200"/>
    </w:p>
    <w:p w14:paraId="62ED221F" w14:textId="4538EB1A" w:rsidR="006425E2" w:rsidRDefault="006425E2" w:rsidP="006425E2">
      <w:pPr>
        <w:pStyle w:val="a7"/>
      </w:pPr>
      <w:r>
        <w:rPr>
          <w:rFonts w:hint="eastAsia"/>
        </w:rPr>
        <w:t>状態に関する情報はスマートシティに関連するサービスで使われることが多い</w:t>
      </w:r>
      <w:r w:rsidR="00BA4F5B">
        <w:rPr>
          <w:rFonts w:hint="eastAsia"/>
        </w:rPr>
        <w:t>です</w:t>
      </w:r>
      <w:r>
        <w:rPr>
          <w:rFonts w:hint="eastAsia"/>
        </w:rPr>
        <w:t>が、運営者や主催者により様々な区分で管理されており、標準といえるコードは確立して</w:t>
      </w:r>
      <w:r w:rsidR="00BF7352">
        <w:rPr>
          <w:rFonts w:hint="eastAsia"/>
        </w:rPr>
        <w:t>いません</w:t>
      </w:r>
      <w:r>
        <w:rPr>
          <w:rFonts w:hint="eastAsia"/>
        </w:rPr>
        <w:t>。</w:t>
      </w:r>
      <w:r w:rsidRPr="00916EE0">
        <w:rPr>
          <w:rFonts w:hint="eastAsia"/>
        </w:rPr>
        <w:t>しかし、情報管理主体やデータセットの単位で統一</w:t>
      </w:r>
      <w:r w:rsidR="00A61420">
        <w:rPr>
          <w:rFonts w:hint="eastAsia"/>
        </w:rPr>
        <w:t>され</w:t>
      </w:r>
      <w:r w:rsidRPr="00916EE0">
        <w:rPr>
          <w:rFonts w:hint="eastAsia"/>
        </w:rPr>
        <w:t>た状態に関するコードを使用することは有益と</w:t>
      </w:r>
      <w:r w:rsidR="00D379D3">
        <w:rPr>
          <w:rFonts w:hint="eastAsia"/>
        </w:rPr>
        <w:t>考えられます</w:t>
      </w:r>
      <w:r w:rsidRPr="00916EE0">
        <w:rPr>
          <w:rFonts w:hint="eastAsia"/>
        </w:rPr>
        <w:t>。したがってここでは、代表的な列挙型コード（</w:t>
      </w:r>
      <w:r>
        <w:rPr>
          <w:rFonts w:hint="eastAsia"/>
        </w:rPr>
        <w:t>データ項目に選択肢があるときの候補</w:t>
      </w:r>
      <w:r w:rsidRPr="00916EE0">
        <w:rPr>
          <w:rFonts w:hint="eastAsia"/>
        </w:rPr>
        <w:t>）を選択肢候補として</w:t>
      </w:r>
      <w:r w:rsidR="00BF7352">
        <w:rPr>
          <w:rFonts w:hint="eastAsia"/>
        </w:rPr>
        <w:t>示します</w:t>
      </w:r>
      <w:r w:rsidRPr="00916EE0">
        <w:rPr>
          <w:rFonts w:hint="eastAsia"/>
        </w:rPr>
        <w:t>。</w:t>
      </w:r>
    </w:p>
    <w:p w14:paraId="2EEA05CC" w14:textId="77777777" w:rsidR="006425E2" w:rsidRPr="006425E2" w:rsidRDefault="006425E2" w:rsidP="003C672B">
      <w:pPr>
        <w:pStyle w:val="a7"/>
      </w:pPr>
    </w:p>
    <w:p w14:paraId="5A194C55" w14:textId="6D040230" w:rsidR="005120A6" w:rsidRDefault="005120A6" w:rsidP="001F162B">
      <w:pPr>
        <w:pStyle w:val="32"/>
        <w:numPr>
          <w:ilvl w:val="0"/>
          <w:numId w:val="10"/>
        </w:numPr>
      </w:pPr>
      <w:bookmarkStart w:id="201" w:name="_Toc103600079"/>
      <w:r>
        <w:rPr>
          <w:rFonts w:hint="eastAsia"/>
        </w:rPr>
        <w:t>施設やイベントの状況</w:t>
      </w:r>
      <w:bookmarkEnd w:id="201"/>
    </w:p>
    <w:p w14:paraId="50B23AEE" w14:textId="33A02F38" w:rsidR="0087040A" w:rsidRDefault="0087040A" w:rsidP="0087040A">
      <w:pPr>
        <w:pStyle w:val="a8"/>
        <w:ind w:left="120" w:firstLine="240"/>
      </w:pPr>
      <w:r>
        <w:rPr>
          <w:rFonts w:hint="eastAsia"/>
        </w:rPr>
        <w:t>施設やイベントでは、開催状況に関する情報を必要とする場合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19EF0363" w14:textId="77777777" w:rsidR="00BA4F5B" w:rsidRDefault="00BA4F5B" w:rsidP="0087040A">
      <w:pPr>
        <w:pStyle w:val="a8"/>
        <w:ind w:left="120" w:firstLine="240"/>
      </w:pPr>
    </w:p>
    <w:p w14:paraId="2E8341EE" w14:textId="564416A3" w:rsidR="006747C4" w:rsidRPr="00BA4F5B" w:rsidRDefault="0087040A" w:rsidP="0087040A">
      <w:pPr>
        <w:pStyle w:val="a8"/>
        <w:ind w:left="120" w:firstLine="200"/>
        <w:rPr>
          <w:sz w:val="20"/>
          <w:szCs w:val="18"/>
        </w:rPr>
      </w:pPr>
      <w:r w:rsidRPr="00BA4F5B">
        <w:rPr>
          <w:rFonts w:hint="eastAsia"/>
          <w:sz w:val="20"/>
          <w:szCs w:val="18"/>
        </w:rPr>
        <w:t>「</w:t>
      </w:r>
      <w:r w:rsidR="00381D53" w:rsidRPr="00BA4F5B">
        <w:rPr>
          <w:rFonts w:hint="eastAsia"/>
          <w:sz w:val="20"/>
          <w:szCs w:val="18"/>
        </w:rPr>
        <w:t>準備中</w:t>
      </w:r>
      <w:r w:rsidRPr="00BA4F5B">
        <w:rPr>
          <w:rFonts w:hint="eastAsia"/>
          <w:sz w:val="20"/>
          <w:szCs w:val="18"/>
        </w:rPr>
        <w:t>」</w:t>
      </w:r>
      <w:r w:rsidR="00381D53" w:rsidRPr="00BA4F5B">
        <w:rPr>
          <w:rFonts w:hint="eastAsia"/>
          <w:sz w:val="20"/>
          <w:szCs w:val="18"/>
        </w:rPr>
        <w:t>、</w:t>
      </w:r>
      <w:r w:rsidRPr="00BA4F5B">
        <w:rPr>
          <w:rFonts w:hint="eastAsia"/>
          <w:sz w:val="20"/>
          <w:szCs w:val="18"/>
        </w:rPr>
        <w:t>「受付中」、「</w:t>
      </w:r>
      <w:r w:rsidR="00F10ED7" w:rsidRPr="00BA4F5B">
        <w:rPr>
          <w:rFonts w:hint="eastAsia"/>
          <w:sz w:val="20"/>
          <w:szCs w:val="18"/>
        </w:rPr>
        <w:t>開催中</w:t>
      </w:r>
      <w:r w:rsidRPr="00BA4F5B">
        <w:rPr>
          <w:rFonts w:hint="eastAsia"/>
          <w:sz w:val="20"/>
          <w:szCs w:val="18"/>
        </w:rPr>
        <w:t>」</w:t>
      </w:r>
      <w:r w:rsidR="00F10ED7" w:rsidRPr="00BA4F5B">
        <w:rPr>
          <w:rFonts w:hint="eastAsia"/>
          <w:sz w:val="20"/>
          <w:szCs w:val="18"/>
        </w:rPr>
        <w:t>、</w:t>
      </w:r>
      <w:r w:rsidRPr="00BA4F5B">
        <w:rPr>
          <w:rFonts w:hint="eastAsia"/>
          <w:sz w:val="20"/>
          <w:szCs w:val="18"/>
        </w:rPr>
        <w:t>「</w:t>
      </w:r>
      <w:r w:rsidR="00F10ED7" w:rsidRPr="00BA4F5B">
        <w:rPr>
          <w:rFonts w:hint="eastAsia"/>
          <w:sz w:val="20"/>
          <w:szCs w:val="18"/>
        </w:rPr>
        <w:t>中止</w:t>
      </w:r>
      <w:r w:rsidRPr="00BA4F5B">
        <w:rPr>
          <w:rFonts w:hint="eastAsia"/>
          <w:sz w:val="20"/>
          <w:szCs w:val="18"/>
        </w:rPr>
        <w:t>」</w:t>
      </w:r>
      <w:r w:rsidR="006747C4" w:rsidRPr="00BA4F5B">
        <w:rPr>
          <w:rFonts w:hint="eastAsia"/>
          <w:sz w:val="20"/>
          <w:szCs w:val="18"/>
        </w:rPr>
        <w:t>、</w:t>
      </w:r>
      <w:r w:rsidRPr="00BA4F5B">
        <w:rPr>
          <w:rFonts w:hint="eastAsia"/>
          <w:sz w:val="20"/>
          <w:szCs w:val="18"/>
        </w:rPr>
        <w:t>「</w:t>
      </w:r>
      <w:r w:rsidR="00871DD2" w:rsidRPr="00BA4F5B">
        <w:rPr>
          <w:rFonts w:hint="eastAsia"/>
          <w:sz w:val="20"/>
          <w:szCs w:val="18"/>
        </w:rPr>
        <w:t>休止</w:t>
      </w:r>
      <w:r w:rsidRPr="00BA4F5B">
        <w:rPr>
          <w:rFonts w:hint="eastAsia"/>
          <w:sz w:val="20"/>
          <w:szCs w:val="18"/>
        </w:rPr>
        <w:t>中」</w:t>
      </w:r>
      <w:r w:rsidR="00B66F1D" w:rsidRPr="00BA4F5B">
        <w:rPr>
          <w:rFonts w:hint="eastAsia"/>
          <w:sz w:val="20"/>
          <w:szCs w:val="18"/>
        </w:rPr>
        <w:t>、</w:t>
      </w:r>
      <w:r w:rsidRPr="00BA4F5B">
        <w:rPr>
          <w:rFonts w:hint="eastAsia"/>
          <w:sz w:val="20"/>
          <w:szCs w:val="18"/>
        </w:rPr>
        <w:t>「</w:t>
      </w:r>
      <w:r w:rsidR="00B66F1D" w:rsidRPr="00BA4F5B">
        <w:rPr>
          <w:rFonts w:hint="eastAsia"/>
          <w:sz w:val="20"/>
          <w:szCs w:val="18"/>
        </w:rPr>
        <w:t>復旧</w:t>
      </w:r>
      <w:r w:rsidR="00871DD2" w:rsidRPr="00BA4F5B">
        <w:rPr>
          <w:rFonts w:hint="eastAsia"/>
          <w:sz w:val="20"/>
          <w:szCs w:val="18"/>
        </w:rPr>
        <w:t>中</w:t>
      </w:r>
      <w:r w:rsidRPr="00BA4F5B">
        <w:rPr>
          <w:rFonts w:hint="eastAsia"/>
          <w:sz w:val="20"/>
          <w:szCs w:val="18"/>
        </w:rPr>
        <w:t>」</w:t>
      </w:r>
      <w:r w:rsidR="00871DD2" w:rsidRPr="00BA4F5B">
        <w:rPr>
          <w:rFonts w:hint="eastAsia"/>
          <w:sz w:val="20"/>
          <w:szCs w:val="18"/>
        </w:rPr>
        <w:t>、</w:t>
      </w:r>
      <w:r w:rsidRPr="00BA4F5B">
        <w:rPr>
          <w:rFonts w:hint="eastAsia"/>
          <w:sz w:val="20"/>
          <w:szCs w:val="18"/>
        </w:rPr>
        <w:t>「</w:t>
      </w:r>
      <w:r w:rsidR="006747C4" w:rsidRPr="00BA4F5B">
        <w:rPr>
          <w:rFonts w:hint="eastAsia"/>
          <w:sz w:val="20"/>
          <w:szCs w:val="18"/>
        </w:rPr>
        <w:t>延期</w:t>
      </w:r>
      <w:r w:rsidRPr="00BA4F5B">
        <w:rPr>
          <w:rFonts w:hint="eastAsia"/>
          <w:sz w:val="20"/>
          <w:szCs w:val="18"/>
        </w:rPr>
        <w:t>」</w:t>
      </w:r>
    </w:p>
    <w:p w14:paraId="6302EF11" w14:textId="2792098D" w:rsidR="0087040A" w:rsidRPr="00BA4F5B" w:rsidRDefault="0087040A" w:rsidP="0087040A">
      <w:pPr>
        <w:pStyle w:val="a8"/>
        <w:ind w:left="120" w:firstLine="200"/>
        <w:rPr>
          <w:sz w:val="20"/>
          <w:szCs w:val="18"/>
        </w:rPr>
      </w:pPr>
      <w:r w:rsidRPr="00BA4F5B">
        <w:rPr>
          <w:rFonts w:hint="eastAsia"/>
          <w:sz w:val="20"/>
          <w:szCs w:val="18"/>
        </w:rPr>
        <w:t>※「復旧中」は、故障、事故や災害時に使用され</w:t>
      </w:r>
      <w:r w:rsidR="00BA4F5B" w:rsidRPr="00BA4F5B">
        <w:rPr>
          <w:rFonts w:hint="eastAsia"/>
          <w:sz w:val="20"/>
          <w:szCs w:val="18"/>
        </w:rPr>
        <w:t>ます</w:t>
      </w:r>
      <w:r w:rsidRPr="00BA4F5B">
        <w:rPr>
          <w:rFonts w:hint="eastAsia"/>
          <w:sz w:val="20"/>
          <w:szCs w:val="18"/>
        </w:rPr>
        <w:t>。</w:t>
      </w:r>
    </w:p>
    <w:p w14:paraId="5EFE2B06" w14:textId="34139D91" w:rsidR="005120A6" w:rsidRDefault="00D43D1C" w:rsidP="00E878F4">
      <w:pPr>
        <w:pStyle w:val="32"/>
      </w:pPr>
      <w:bookmarkStart w:id="202" w:name="_Toc103600080"/>
      <w:r>
        <w:rPr>
          <w:rFonts w:hint="eastAsia"/>
        </w:rPr>
        <w:t>混雑の状況</w:t>
      </w:r>
      <w:bookmarkEnd w:id="202"/>
    </w:p>
    <w:p w14:paraId="5B1C7E6F" w14:textId="23404AF7" w:rsidR="0087040A" w:rsidRDefault="0087040A" w:rsidP="0087040A">
      <w:pPr>
        <w:pStyle w:val="a8"/>
        <w:ind w:left="120" w:firstLine="240"/>
      </w:pPr>
      <w:r>
        <w:rPr>
          <w:rFonts w:hint="eastAsia"/>
        </w:rPr>
        <w:t>施設やイベント、交通機関では、混雑に関する情報を必要とする場合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7A16A5D0" w14:textId="77777777" w:rsidR="00BA4F5B" w:rsidRDefault="00BA4F5B" w:rsidP="0087040A">
      <w:pPr>
        <w:pStyle w:val="a8"/>
        <w:ind w:left="120" w:firstLine="240"/>
      </w:pPr>
    </w:p>
    <w:p w14:paraId="56A38FA9" w14:textId="70A09956" w:rsidR="00CA28C4" w:rsidRPr="00BA4F5B" w:rsidRDefault="0087040A" w:rsidP="0087040A">
      <w:pPr>
        <w:pStyle w:val="a8"/>
        <w:ind w:left="120" w:firstLine="200"/>
        <w:rPr>
          <w:sz w:val="20"/>
          <w:szCs w:val="18"/>
        </w:rPr>
      </w:pPr>
      <w:r w:rsidRPr="00BA4F5B">
        <w:rPr>
          <w:rFonts w:hint="eastAsia"/>
          <w:sz w:val="20"/>
          <w:szCs w:val="18"/>
        </w:rPr>
        <w:t>「</w:t>
      </w:r>
      <w:r w:rsidR="00CA28C4" w:rsidRPr="00BA4F5B">
        <w:rPr>
          <w:rFonts w:hint="eastAsia"/>
          <w:sz w:val="20"/>
          <w:szCs w:val="18"/>
        </w:rPr>
        <w:t>空</w:t>
      </w:r>
      <w:r w:rsidR="00A467D4" w:rsidRPr="00BA4F5B">
        <w:rPr>
          <w:rFonts w:hint="eastAsia"/>
          <w:sz w:val="20"/>
          <w:szCs w:val="18"/>
        </w:rPr>
        <w:t>あり</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A467D4" w:rsidRPr="00BA4F5B">
        <w:rPr>
          <w:rFonts w:hint="eastAsia"/>
          <w:sz w:val="20"/>
          <w:szCs w:val="18"/>
        </w:rPr>
        <w:t>混雑</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077B61" w:rsidRPr="00BA4F5B">
        <w:rPr>
          <w:rFonts w:hint="eastAsia"/>
          <w:sz w:val="20"/>
          <w:szCs w:val="18"/>
        </w:rPr>
        <w:t>空なし</w:t>
      </w:r>
      <w:r w:rsidRPr="00BA4F5B">
        <w:rPr>
          <w:rFonts w:hint="eastAsia"/>
          <w:sz w:val="20"/>
          <w:szCs w:val="18"/>
        </w:rPr>
        <w:t>」</w:t>
      </w:r>
    </w:p>
    <w:p w14:paraId="4A5C6EAB" w14:textId="0DA9BAD6" w:rsidR="005120A6" w:rsidRDefault="00D43D1C" w:rsidP="00E878F4">
      <w:pPr>
        <w:pStyle w:val="32"/>
      </w:pPr>
      <w:bookmarkStart w:id="203" w:name="_Toc103600081"/>
      <w:r>
        <w:rPr>
          <w:rFonts w:hint="eastAsia"/>
        </w:rPr>
        <w:lastRenderedPageBreak/>
        <w:t>予約の状況</w:t>
      </w:r>
      <w:bookmarkEnd w:id="203"/>
    </w:p>
    <w:p w14:paraId="19D109F7" w14:textId="7488B47A" w:rsidR="0087040A" w:rsidRDefault="0087040A" w:rsidP="0087040A">
      <w:pPr>
        <w:pStyle w:val="a8"/>
        <w:ind w:left="120" w:firstLine="240"/>
      </w:pPr>
      <w:r>
        <w:rPr>
          <w:rFonts w:hint="eastAsia"/>
        </w:rPr>
        <w:t>施設やイベント、交通機関では、予約に関する情報を必要とする場合</w:t>
      </w:r>
      <w:r w:rsidR="00D379D3">
        <w:rPr>
          <w:rFonts w:hint="eastAsia"/>
        </w:rPr>
        <w:t>があります</w:t>
      </w:r>
      <w:r>
        <w:rPr>
          <w:rFonts w:hint="eastAsia"/>
        </w:rPr>
        <w:t>。統一的なコードは</w:t>
      </w:r>
      <w:r w:rsidR="00F53237">
        <w:rPr>
          <w:rFonts w:hint="eastAsia"/>
        </w:rPr>
        <w:t>ないです</w:t>
      </w:r>
      <w:r>
        <w:rPr>
          <w:rFonts w:hint="eastAsia"/>
        </w:rPr>
        <w:t>が、以下のような選択肢候補が</w:t>
      </w:r>
      <w:r w:rsidR="00D379D3">
        <w:rPr>
          <w:rFonts w:hint="eastAsia"/>
        </w:rPr>
        <w:t>考えられます。</w:t>
      </w:r>
    </w:p>
    <w:p w14:paraId="093B27F3" w14:textId="77777777" w:rsidR="00BA4F5B" w:rsidRDefault="00BA4F5B" w:rsidP="0087040A">
      <w:pPr>
        <w:pStyle w:val="a8"/>
        <w:ind w:left="120" w:firstLine="240"/>
      </w:pPr>
    </w:p>
    <w:p w14:paraId="6ABEF65D" w14:textId="77777777" w:rsidR="00323F71" w:rsidRDefault="00323F71" w:rsidP="0087040A">
      <w:pPr>
        <w:pStyle w:val="a8"/>
        <w:ind w:left="120" w:firstLine="200"/>
        <w:rPr>
          <w:sz w:val="20"/>
          <w:szCs w:val="18"/>
        </w:rPr>
      </w:pPr>
      <w:r>
        <w:rPr>
          <w:rFonts w:hint="eastAsia"/>
          <w:sz w:val="20"/>
          <w:szCs w:val="18"/>
        </w:rPr>
        <w:t>「受付開始前」</w:t>
      </w:r>
      <w:r w:rsidR="0087040A" w:rsidRPr="00BA4F5B">
        <w:rPr>
          <w:rFonts w:hint="eastAsia"/>
          <w:sz w:val="20"/>
          <w:szCs w:val="18"/>
        </w:rPr>
        <w:t>「</w:t>
      </w:r>
      <w:r w:rsidR="007D0C62" w:rsidRPr="00BA4F5B">
        <w:rPr>
          <w:rFonts w:hint="eastAsia"/>
          <w:sz w:val="20"/>
          <w:szCs w:val="18"/>
        </w:rPr>
        <w:t>予約可</w:t>
      </w:r>
      <w:r w:rsidR="0087040A" w:rsidRPr="00BA4F5B">
        <w:rPr>
          <w:rFonts w:hint="eastAsia"/>
          <w:sz w:val="20"/>
          <w:szCs w:val="18"/>
        </w:rPr>
        <w:t>」</w:t>
      </w:r>
      <w:r w:rsidR="007D0C62" w:rsidRPr="00BA4F5B">
        <w:rPr>
          <w:rFonts w:hint="eastAsia"/>
          <w:sz w:val="20"/>
          <w:szCs w:val="18"/>
        </w:rPr>
        <w:t>、</w:t>
      </w:r>
      <w:r w:rsidR="0087040A" w:rsidRPr="00BA4F5B">
        <w:rPr>
          <w:rFonts w:hint="eastAsia"/>
          <w:sz w:val="20"/>
          <w:szCs w:val="18"/>
        </w:rPr>
        <w:t>「</w:t>
      </w:r>
      <w:r w:rsidR="00E30346" w:rsidRPr="00BA4F5B">
        <w:rPr>
          <w:rFonts w:hint="eastAsia"/>
          <w:sz w:val="20"/>
          <w:szCs w:val="18"/>
        </w:rPr>
        <w:t>要問合せ</w:t>
      </w:r>
      <w:r w:rsidR="0087040A" w:rsidRPr="00BA4F5B">
        <w:rPr>
          <w:rFonts w:hint="eastAsia"/>
          <w:sz w:val="20"/>
          <w:szCs w:val="18"/>
        </w:rPr>
        <w:t>」</w:t>
      </w:r>
      <w:r w:rsidR="00E30346" w:rsidRPr="00BA4F5B">
        <w:rPr>
          <w:rFonts w:hint="eastAsia"/>
          <w:sz w:val="20"/>
          <w:szCs w:val="18"/>
        </w:rPr>
        <w:t>、</w:t>
      </w:r>
      <w:r w:rsidR="0087040A" w:rsidRPr="00BA4F5B">
        <w:rPr>
          <w:rFonts w:hint="eastAsia"/>
          <w:sz w:val="20"/>
          <w:szCs w:val="18"/>
        </w:rPr>
        <w:t>「</w:t>
      </w:r>
      <w:r w:rsidR="007D0C62" w:rsidRPr="00BA4F5B">
        <w:rPr>
          <w:rFonts w:hint="eastAsia"/>
          <w:sz w:val="20"/>
          <w:szCs w:val="18"/>
        </w:rPr>
        <w:t>予約不可</w:t>
      </w:r>
      <w:r w:rsidR="0087040A" w:rsidRPr="00BA4F5B">
        <w:rPr>
          <w:rFonts w:hint="eastAsia"/>
          <w:sz w:val="20"/>
          <w:szCs w:val="18"/>
        </w:rPr>
        <w:t>」</w:t>
      </w:r>
      <w:r w:rsidR="00136C23" w:rsidRPr="00BA4F5B">
        <w:rPr>
          <w:rFonts w:hint="eastAsia"/>
          <w:sz w:val="20"/>
          <w:szCs w:val="18"/>
        </w:rPr>
        <w:t>、</w:t>
      </w:r>
      <w:r w:rsidR="0087040A" w:rsidRPr="00BA4F5B">
        <w:rPr>
          <w:rFonts w:hint="eastAsia"/>
          <w:sz w:val="20"/>
          <w:szCs w:val="18"/>
        </w:rPr>
        <w:t>「</w:t>
      </w:r>
      <w:r w:rsidR="00136C23" w:rsidRPr="00BA4F5B">
        <w:rPr>
          <w:rFonts w:hint="eastAsia"/>
          <w:sz w:val="20"/>
          <w:szCs w:val="18"/>
        </w:rPr>
        <w:t>当日</w:t>
      </w:r>
      <w:r w:rsidR="009470A3" w:rsidRPr="00BA4F5B">
        <w:rPr>
          <w:rFonts w:hint="eastAsia"/>
          <w:sz w:val="20"/>
          <w:szCs w:val="18"/>
        </w:rPr>
        <w:t>可</w:t>
      </w:r>
      <w:r w:rsidR="0087040A" w:rsidRPr="00BA4F5B">
        <w:rPr>
          <w:rFonts w:hint="eastAsia"/>
          <w:sz w:val="20"/>
          <w:szCs w:val="18"/>
        </w:rPr>
        <w:t>」</w:t>
      </w:r>
      <w:r w:rsidR="009470A3" w:rsidRPr="00BA4F5B">
        <w:rPr>
          <w:rFonts w:hint="eastAsia"/>
          <w:sz w:val="20"/>
          <w:szCs w:val="18"/>
        </w:rPr>
        <w:t>、</w:t>
      </w:r>
      <w:r w:rsidR="0087040A" w:rsidRPr="00BA4F5B">
        <w:rPr>
          <w:rFonts w:hint="eastAsia"/>
          <w:sz w:val="20"/>
          <w:szCs w:val="18"/>
        </w:rPr>
        <w:t>「</w:t>
      </w:r>
      <w:r w:rsidR="00C42E51" w:rsidRPr="00BA4F5B">
        <w:rPr>
          <w:rFonts w:hint="eastAsia"/>
          <w:sz w:val="20"/>
          <w:szCs w:val="18"/>
        </w:rPr>
        <w:t>キャンセル待可</w:t>
      </w:r>
      <w:r w:rsidR="0087040A" w:rsidRPr="00BA4F5B">
        <w:rPr>
          <w:rFonts w:hint="eastAsia"/>
          <w:sz w:val="20"/>
          <w:szCs w:val="18"/>
        </w:rPr>
        <w:t>」</w:t>
      </w:r>
      <w:r w:rsidR="00C42E51" w:rsidRPr="00BA4F5B">
        <w:rPr>
          <w:rFonts w:hint="eastAsia"/>
          <w:sz w:val="20"/>
          <w:szCs w:val="18"/>
        </w:rPr>
        <w:t>、</w:t>
      </w:r>
    </w:p>
    <w:p w14:paraId="2A34E6C9" w14:textId="075A7F02" w:rsidR="007D0C62" w:rsidRPr="00BA4F5B" w:rsidRDefault="0087040A" w:rsidP="0087040A">
      <w:pPr>
        <w:pStyle w:val="a8"/>
        <w:ind w:left="120" w:firstLine="200"/>
        <w:rPr>
          <w:sz w:val="20"/>
          <w:szCs w:val="18"/>
        </w:rPr>
      </w:pPr>
      <w:r w:rsidRPr="00BA4F5B">
        <w:rPr>
          <w:rFonts w:hint="eastAsia"/>
          <w:sz w:val="20"/>
          <w:szCs w:val="18"/>
        </w:rPr>
        <w:t>「</w:t>
      </w:r>
      <w:r w:rsidR="009470A3" w:rsidRPr="00BA4F5B">
        <w:rPr>
          <w:rFonts w:hint="eastAsia"/>
          <w:sz w:val="20"/>
          <w:szCs w:val="18"/>
        </w:rPr>
        <w:t>予約不要</w:t>
      </w:r>
      <w:r w:rsidRPr="00BA4F5B">
        <w:rPr>
          <w:rFonts w:hint="eastAsia"/>
          <w:sz w:val="20"/>
          <w:szCs w:val="18"/>
        </w:rPr>
        <w:t>」</w:t>
      </w:r>
      <w:r w:rsidR="00C42E51" w:rsidRPr="00BA4F5B">
        <w:rPr>
          <w:rFonts w:hint="eastAsia"/>
          <w:sz w:val="20"/>
          <w:szCs w:val="18"/>
        </w:rPr>
        <w:t>、</w:t>
      </w:r>
      <w:r w:rsidR="00323F71">
        <w:rPr>
          <w:rFonts w:hint="eastAsia"/>
          <w:sz w:val="20"/>
          <w:szCs w:val="18"/>
        </w:rPr>
        <w:t>「予約期間終了」、</w:t>
      </w:r>
      <w:r w:rsidRPr="00BA4F5B">
        <w:rPr>
          <w:rFonts w:hint="eastAsia"/>
          <w:sz w:val="20"/>
          <w:szCs w:val="18"/>
        </w:rPr>
        <w:t>「</w:t>
      </w:r>
      <w:r w:rsidR="00C42E51" w:rsidRPr="00BA4F5B">
        <w:rPr>
          <w:rFonts w:hint="eastAsia"/>
          <w:sz w:val="20"/>
          <w:szCs w:val="18"/>
        </w:rPr>
        <w:t>先着順</w:t>
      </w:r>
      <w:r w:rsidRPr="00BA4F5B">
        <w:rPr>
          <w:rFonts w:hint="eastAsia"/>
          <w:sz w:val="20"/>
          <w:szCs w:val="18"/>
        </w:rPr>
        <w:t>」</w:t>
      </w:r>
    </w:p>
    <w:p w14:paraId="36FE2F28" w14:textId="77777777" w:rsidR="006425E2" w:rsidRDefault="006425E2">
      <w:pPr>
        <w:pStyle w:val="22"/>
      </w:pPr>
      <w:bookmarkStart w:id="204" w:name="_Toc100662158"/>
      <w:bookmarkStart w:id="205" w:name="_Toc103600082"/>
      <w:r>
        <w:rPr>
          <w:rFonts w:hint="eastAsia"/>
        </w:rPr>
        <w:t>ユニークID（識別子）</w:t>
      </w:r>
      <w:bookmarkEnd w:id="204"/>
      <w:bookmarkEnd w:id="205"/>
    </w:p>
    <w:p w14:paraId="5063EDC4" w14:textId="3B80A8DA" w:rsidR="006425E2" w:rsidRDefault="006425E2" w:rsidP="006425E2">
      <w:pPr>
        <w:pStyle w:val="a7"/>
      </w:pPr>
      <w:r>
        <w:rPr>
          <w:rFonts w:hint="eastAsia"/>
        </w:rPr>
        <w:t>情報と情報を関連付けるキー項目として、一意に降られたユニークIDを対象に振ること</w:t>
      </w:r>
      <w:r w:rsidR="00D379D3">
        <w:rPr>
          <w:rFonts w:hint="eastAsia"/>
        </w:rPr>
        <w:t>があります</w:t>
      </w:r>
      <w:r>
        <w:rPr>
          <w:rFonts w:hint="eastAsia"/>
        </w:rPr>
        <w:t>。この場合も「GIF　コード（分類体系）設計実践ガイドブック」を参照し、二重付番などを避ける設計をする必要</w:t>
      </w:r>
      <w:r w:rsidR="00D379D3">
        <w:rPr>
          <w:rFonts w:hint="eastAsia"/>
        </w:rPr>
        <w:t>があります</w:t>
      </w:r>
      <w:r>
        <w:rPr>
          <w:rFonts w:hint="eastAsia"/>
        </w:rPr>
        <w:t>。</w:t>
      </w:r>
    </w:p>
    <w:p w14:paraId="24A5690C" w14:textId="47C06B2F" w:rsidR="006425E2" w:rsidRDefault="006425E2" w:rsidP="006425E2">
      <w:pPr>
        <w:pStyle w:val="a7"/>
      </w:pPr>
      <w:r>
        <w:rPr>
          <w:rFonts w:hint="eastAsia"/>
        </w:rPr>
        <w:t>また、</w:t>
      </w:r>
      <w:r w:rsidR="00371065">
        <w:rPr>
          <w:rFonts w:hint="eastAsia"/>
        </w:rPr>
        <w:t>地方公共団体</w:t>
      </w:r>
      <w:r>
        <w:rPr>
          <w:rFonts w:hint="eastAsia"/>
        </w:rPr>
        <w:t>毎にユニークIDを発行し、</w:t>
      </w:r>
      <w:r w:rsidR="00371065">
        <w:rPr>
          <w:rFonts w:hint="eastAsia"/>
        </w:rPr>
        <w:t>地方公共団体</w:t>
      </w:r>
      <w:r>
        <w:rPr>
          <w:rFonts w:hint="eastAsia"/>
        </w:rPr>
        <w:t>コードと</w:t>
      </w:r>
      <w:r w:rsidR="00D33E22">
        <w:rPr>
          <w:rFonts w:hint="eastAsia"/>
        </w:rPr>
        <w:t>当該ユニークIDを</w:t>
      </w:r>
      <w:r>
        <w:rPr>
          <w:rFonts w:hint="eastAsia"/>
        </w:rPr>
        <w:t>組み合わせて一意性を保つ方法も</w:t>
      </w:r>
      <w:r w:rsidR="00233E05">
        <w:rPr>
          <w:rFonts w:hint="eastAsia"/>
        </w:rPr>
        <w:t>あります</w:t>
      </w:r>
      <w:r>
        <w:rPr>
          <w:rFonts w:hint="eastAsia"/>
        </w:rPr>
        <w:t>。</w:t>
      </w:r>
    </w:p>
    <w:p w14:paraId="78BBB9F6" w14:textId="66D099DE" w:rsidR="006425E2" w:rsidRDefault="006425E2" w:rsidP="001F162B">
      <w:pPr>
        <w:pStyle w:val="32"/>
        <w:numPr>
          <w:ilvl w:val="0"/>
          <w:numId w:val="47"/>
        </w:numPr>
      </w:pPr>
      <w:bookmarkStart w:id="206" w:name="_Toc103600083"/>
      <w:r>
        <w:rPr>
          <w:rFonts w:hint="eastAsia"/>
        </w:rPr>
        <w:t>行政機関が発行する主なユニーク</w:t>
      </w:r>
      <w:r>
        <w:rPr>
          <w:rFonts w:hint="eastAsia"/>
        </w:rPr>
        <w:t>ID</w:t>
      </w:r>
      <w:bookmarkEnd w:id="206"/>
    </w:p>
    <w:p w14:paraId="6BABD880" w14:textId="74F2849B" w:rsidR="00233E05" w:rsidRDefault="00233E05" w:rsidP="00233E05">
      <w:pPr>
        <w:pStyle w:val="a8"/>
        <w:ind w:left="120" w:firstLine="240"/>
      </w:pPr>
      <w:r>
        <w:rPr>
          <w:rFonts w:hint="eastAsia"/>
        </w:rPr>
        <w:t>行政機関が各対象に一意な番号を付与しています。</w:t>
      </w:r>
    </w:p>
    <w:p w14:paraId="16D61EA1" w14:textId="77777777" w:rsidR="00233E05" w:rsidRPr="00233E05" w:rsidRDefault="00233E05" w:rsidP="00233E05">
      <w:pPr>
        <w:pStyle w:val="a8"/>
        <w:ind w:left="120" w:firstLine="240"/>
      </w:pPr>
    </w:p>
    <w:p w14:paraId="54DA12F1" w14:textId="1F5A796C" w:rsidR="006425E2" w:rsidRPr="00E81576" w:rsidRDefault="006425E2" w:rsidP="00233E05">
      <w:pPr>
        <w:pStyle w:val="a9"/>
        <w:ind w:leftChars="300" w:left="720" w:firstLine="200"/>
        <w:rPr>
          <w:sz w:val="20"/>
          <w:szCs w:val="18"/>
        </w:rPr>
      </w:pPr>
      <w:r w:rsidRPr="00E81576">
        <w:rPr>
          <w:rFonts w:hint="eastAsia"/>
          <w:sz w:val="20"/>
          <w:szCs w:val="18"/>
        </w:rPr>
        <w:t>個人：マイナンバー</w:t>
      </w:r>
    </w:p>
    <w:p w14:paraId="4D159C10" w14:textId="73027F93" w:rsidR="006425E2" w:rsidRPr="00E81576" w:rsidRDefault="006425E2" w:rsidP="00233E05">
      <w:pPr>
        <w:pStyle w:val="a9"/>
        <w:ind w:leftChars="300" w:left="720" w:firstLine="200"/>
        <w:rPr>
          <w:sz w:val="20"/>
          <w:szCs w:val="18"/>
        </w:rPr>
      </w:pPr>
      <w:r w:rsidRPr="00E81576">
        <w:rPr>
          <w:rFonts w:hint="eastAsia"/>
          <w:sz w:val="20"/>
          <w:szCs w:val="18"/>
        </w:rPr>
        <w:t>法人：法人番号</w:t>
      </w:r>
    </w:p>
    <w:p w14:paraId="5110FCF6" w14:textId="0C7B7245" w:rsidR="006425E2" w:rsidRPr="00E81576" w:rsidRDefault="006425E2" w:rsidP="00233E05">
      <w:pPr>
        <w:pStyle w:val="a9"/>
        <w:ind w:leftChars="300" w:left="720" w:firstLine="200"/>
        <w:rPr>
          <w:sz w:val="20"/>
          <w:szCs w:val="18"/>
        </w:rPr>
      </w:pPr>
      <w:r w:rsidRPr="00E81576">
        <w:rPr>
          <w:rFonts w:hint="eastAsia"/>
          <w:sz w:val="20"/>
          <w:szCs w:val="18"/>
        </w:rPr>
        <w:t>不動産：不動産番号</w:t>
      </w:r>
    </w:p>
    <w:p w14:paraId="13C53978" w14:textId="76DB7E0E" w:rsidR="006425E2" w:rsidRPr="00E81576" w:rsidRDefault="006425E2" w:rsidP="00233E05">
      <w:pPr>
        <w:pStyle w:val="a9"/>
        <w:ind w:leftChars="300" w:left="720" w:firstLine="200"/>
        <w:rPr>
          <w:sz w:val="20"/>
          <w:szCs w:val="18"/>
        </w:rPr>
      </w:pPr>
      <w:r w:rsidRPr="00E81576">
        <w:rPr>
          <w:rFonts w:hint="eastAsia"/>
          <w:sz w:val="20"/>
          <w:szCs w:val="18"/>
        </w:rPr>
        <w:t>医療機関：医療機関番号</w:t>
      </w:r>
    </w:p>
    <w:p w14:paraId="103A6ABE" w14:textId="0CD13534" w:rsidR="006425E2" w:rsidRPr="00E81576" w:rsidRDefault="006425E2" w:rsidP="00233E05">
      <w:pPr>
        <w:pStyle w:val="a9"/>
        <w:ind w:leftChars="300" w:left="720" w:firstLine="200"/>
        <w:rPr>
          <w:sz w:val="20"/>
          <w:szCs w:val="18"/>
        </w:rPr>
      </w:pPr>
      <w:r w:rsidRPr="00E81576">
        <w:rPr>
          <w:rFonts w:hint="eastAsia"/>
          <w:sz w:val="20"/>
          <w:szCs w:val="18"/>
        </w:rPr>
        <w:t>学校：学校コード</w:t>
      </w:r>
    </w:p>
    <w:p w14:paraId="2C1DACB4" w14:textId="3A9D9432" w:rsidR="006425E2" w:rsidRDefault="006425E2" w:rsidP="006425E2">
      <w:pPr>
        <w:pStyle w:val="32"/>
      </w:pPr>
      <w:bookmarkStart w:id="207" w:name="_Toc103600084"/>
      <w:r>
        <w:rPr>
          <w:rFonts w:hint="eastAsia"/>
        </w:rPr>
        <w:t>行政機関に要望が多いユニーク</w:t>
      </w:r>
      <w:r>
        <w:rPr>
          <w:rFonts w:hint="eastAsia"/>
        </w:rPr>
        <w:t>ID</w:t>
      </w:r>
      <w:bookmarkEnd w:id="207"/>
    </w:p>
    <w:p w14:paraId="4A4B1901" w14:textId="2E95F757" w:rsidR="00233E05" w:rsidRDefault="00233E05" w:rsidP="00233E05">
      <w:pPr>
        <w:pStyle w:val="a8"/>
        <w:ind w:left="120" w:firstLine="240"/>
      </w:pPr>
      <w:r>
        <w:rPr>
          <w:rFonts w:hint="eastAsia"/>
        </w:rPr>
        <w:t>各組織で独自に付与している場合が多く、統一したユニークIDの付番や当該情報の公開に関する要望が寄せられて</w:t>
      </w:r>
      <w:r w:rsidR="00323F71">
        <w:rPr>
          <w:rFonts w:hint="eastAsia"/>
        </w:rPr>
        <w:t>おり、付版の検討や普及が進められています</w:t>
      </w:r>
    </w:p>
    <w:p w14:paraId="54C5F7C7" w14:textId="77777777" w:rsidR="00233E05" w:rsidRPr="00233E05" w:rsidRDefault="00233E05" w:rsidP="00233E05">
      <w:pPr>
        <w:pStyle w:val="a8"/>
        <w:ind w:left="120" w:firstLine="240"/>
      </w:pPr>
    </w:p>
    <w:p w14:paraId="6B946546" w14:textId="16A77D51" w:rsidR="006425E2" w:rsidRPr="00233E05" w:rsidRDefault="00323F71" w:rsidP="00233E05">
      <w:pPr>
        <w:pStyle w:val="a9"/>
        <w:ind w:leftChars="300" w:left="720" w:firstLine="200"/>
        <w:rPr>
          <w:sz w:val="20"/>
          <w:szCs w:val="18"/>
        </w:rPr>
      </w:pPr>
      <w:r w:rsidRPr="00233E05">
        <w:rPr>
          <w:rFonts w:hint="eastAsia"/>
          <w:sz w:val="20"/>
          <w:szCs w:val="18"/>
        </w:rPr>
        <w:t>不動産ID、建物ID、</w:t>
      </w:r>
      <w:r w:rsidR="006425E2" w:rsidRPr="00233E05">
        <w:rPr>
          <w:rFonts w:hint="eastAsia"/>
          <w:sz w:val="20"/>
          <w:szCs w:val="18"/>
        </w:rPr>
        <w:t>事業所ID、オブジェクトID</w:t>
      </w:r>
      <w:r w:rsidR="00233E05">
        <w:rPr>
          <w:rFonts w:hint="eastAsia"/>
          <w:sz w:val="20"/>
          <w:szCs w:val="18"/>
        </w:rPr>
        <w:t>、資格番号</w:t>
      </w:r>
    </w:p>
    <w:p w14:paraId="30E13236" w14:textId="2F8E79D5" w:rsidR="00E21B02" w:rsidRDefault="00E21B02" w:rsidP="0087040A">
      <w:pPr>
        <w:pStyle w:val="a8"/>
        <w:ind w:left="120" w:firstLine="240"/>
      </w:pPr>
    </w:p>
    <w:p w14:paraId="51E0F29F" w14:textId="77777777" w:rsidR="00233E05" w:rsidRDefault="00233E05">
      <w:pPr>
        <w:widowControl/>
        <w:jc w:val="left"/>
        <w:rPr>
          <w:rFonts w:eastAsia="ＭＳ ゴシック" w:hAnsiTheme="majorHAnsi" w:cstheme="majorBidi"/>
          <w:szCs w:val="24"/>
        </w:rPr>
      </w:pPr>
      <w:r>
        <w:br w:type="page"/>
      </w:r>
    </w:p>
    <w:p w14:paraId="4C928DF8" w14:textId="49BF7B10" w:rsidR="0059616B" w:rsidRDefault="0059616B" w:rsidP="00011252">
      <w:pPr>
        <w:pStyle w:val="10"/>
        <w:ind w:left="240" w:hanging="240"/>
      </w:pPr>
      <w:r>
        <w:rPr>
          <w:rFonts w:hint="eastAsia"/>
        </w:rPr>
        <w:lastRenderedPageBreak/>
        <w:t xml:space="preserve">　</w:t>
      </w:r>
      <w:bookmarkStart w:id="208" w:name="_Toc103600085"/>
      <w:r>
        <w:rPr>
          <w:rFonts w:hint="eastAsia"/>
        </w:rPr>
        <w:t>成果測定指標（</w:t>
      </w:r>
      <w:r w:rsidR="00D728CF">
        <w:rPr>
          <w:rFonts w:hint="eastAsia"/>
        </w:rPr>
        <w:t>KGI,</w:t>
      </w:r>
      <w:r>
        <w:rPr>
          <w:rFonts w:hint="eastAsia"/>
        </w:rPr>
        <w:t>KPI</w:t>
      </w:r>
      <w:r>
        <w:rPr>
          <w:rFonts w:hint="eastAsia"/>
        </w:rPr>
        <w:t>）</w:t>
      </w:r>
      <w:bookmarkEnd w:id="208"/>
    </w:p>
    <w:p w14:paraId="5679F8E6" w14:textId="50F2C3F0" w:rsidR="008F67C3" w:rsidRDefault="00D728CF" w:rsidP="008F67C3">
      <w:pPr>
        <w:pStyle w:val="a6"/>
        <w:ind w:firstLine="240"/>
      </w:pPr>
      <w:r>
        <w:rPr>
          <w:rFonts w:hint="eastAsia"/>
        </w:rPr>
        <w:t>スマートシティの推進を確実にするために成果測定指標を使う場合があ</w:t>
      </w:r>
      <w:r w:rsidR="00E81576">
        <w:rPr>
          <w:rFonts w:hint="eastAsia"/>
        </w:rPr>
        <w:t>ります</w:t>
      </w:r>
      <w:r>
        <w:rPr>
          <w:rFonts w:hint="eastAsia"/>
        </w:rPr>
        <w:t>。</w:t>
      </w:r>
      <w:r w:rsidR="00645497">
        <w:rPr>
          <w:rFonts w:hint="eastAsia"/>
        </w:rPr>
        <w:t>成果測定指標の導入にあたっては、</w:t>
      </w:r>
      <w:r w:rsidR="008F67C3">
        <w:rPr>
          <w:rFonts w:hint="eastAsia"/>
        </w:rPr>
        <w:t>現場にデータ取得の負担をかけないことが重要で</w:t>
      </w:r>
      <w:r w:rsidR="00E81576">
        <w:rPr>
          <w:rFonts w:hint="eastAsia"/>
        </w:rPr>
        <w:t>す</w:t>
      </w:r>
      <w:r w:rsidR="008F67C3">
        <w:rPr>
          <w:rFonts w:hint="eastAsia"/>
        </w:rPr>
        <w:t>。そのため、成果</w:t>
      </w:r>
      <w:r w:rsidR="00645497">
        <w:rPr>
          <w:rFonts w:hint="eastAsia"/>
        </w:rPr>
        <w:t>測定</w:t>
      </w:r>
      <w:r w:rsidR="008F67C3">
        <w:rPr>
          <w:rFonts w:hint="eastAsia"/>
        </w:rPr>
        <w:t>指標は、サービス設計時から計測可能なように組み込んでおく、もしくは統計などで既にデータ収集の仕組みがあるデータを使うことが望ましい</w:t>
      </w:r>
      <w:r w:rsidR="00E81576">
        <w:rPr>
          <w:rFonts w:hint="eastAsia"/>
        </w:rPr>
        <w:t>です</w:t>
      </w:r>
      <w:r w:rsidR="008F67C3">
        <w:rPr>
          <w:rFonts w:hint="eastAsia"/>
        </w:rPr>
        <w:t>。サービス設計時に成果</w:t>
      </w:r>
      <w:r w:rsidR="00645497">
        <w:rPr>
          <w:rFonts w:hint="eastAsia"/>
        </w:rPr>
        <w:t>測定</w:t>
      </w:r>
      <w:r w:rsidR="008F67C3">
        <w:rPr>
          <w:rFonts w:hint="eastAsia"/>
        </w:rPr>
        <w:t>指標を組み込むことで、リアルタイム測定も可能にな</w:t>
      </w:r>
      <w:r w:rsidR="00E81576">
        <w:rPr>
          <w:rFonts w:hint="eastAsia"/>
        </w:rPr>
        <w:t>ります</w:t>
      </w:r>
      <w:r w:rsidR="008F67C3">
        <w:rPr>
          <w:rFonts w:hint="eastAsia"/>
        </w:rPr>
        <w:t>。</w:t>
      </w:r>
    </w:p>
    <w:p w14:paraId="228A3AD2" w14:textId="77777777" w:rsidR="00E81576" w:rsidRDefault="00E81576" w:rsidP="008F67C3">
      <w:pPr>
        <w:pStyle w:val="a6"/>
        <w:ind w:firstLine="240"/>
      </w:pPr>
    </w:p>
    <w:p w14:paraId="68BED048" w14:textId="2F852296" w:rsidR="005E5A15" w:rsidRDefault="005E5A15" w:rsidP="008F67C3">
      <w:pPr>
        <w:pStyle w:val="a6"/>
        <w:ind w:firstLine="240"/>
      </w:pPr>
      <w:r>
        <w:rPr>
          <w:rFonts w:hint="eastAsia"/>
        </w:rPr>
        <w:t>客観的指標</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8F67C3" w:rsidRPr="008F67C3" w14:paraId="10F7B679" w14:textId="77777777" w:rsidTr="00645636">
        <w:tc>
          <w:tcPr>
            <w:tcW w:w="2693" w:type="dxa"/>
            <w:shd w:val="clear" w:color="auto" w:fill="D9D9D9" w:themeFill="background1" w:themeFillShade="D9"/>
          </w:tcPr>
          <w:p w14:paraId="4F2C8D9A"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7B413E1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説明</w:t>
            </w:r>
          </w:p>
        </w:tc>
      </w:tr>
      <w:tr w:rsidR="008F67C3" w:rsidRPr="008F67C3" w14:paraId="1861D027" w14:textId="77777777" w:rsidTr="00645636">
        <w:tc>
          <w:tcPr>
            <w:tcW w:w="2693" w:type="dxa"/>
          </w:tcPr>
          <w:p w14:paraId="519D6505" w14:textId="048AE690" w:rsidR="008F67C3" w:rsidRDefault="008F67C3" w:rsidP="00645636">
            <w:pPr>
              <w:pStyle w:val="a8"/>
              <w:snapToGrid w:val="0"/>
              <w:ind w:leftChars="0" w:left="0" w:firstLineChars="0" w:firstLine="0"/>
              <w:rPr>
                <w:sz w:val="20"/>
                <w:szCs w:val="20"/>
              </w:rPr>
            </w:pPr>
            <w:r>
              <w:rPr>
                <w:rFonts w:hint="eastAsia"/>
                <w:sz w:val="20"/>
                <w:szCs w:val="20"/>
              </w:rPr>
              <w:t>ID</w:t>
            </w:r>
          </w:p>
        </w:tc>
        <w:tc>
          <w:tcPr>
            <w:tcW w:w="5380" w:type="dxa"/>
          </w:tcPr>
          <w:p w14:paraId="1E395440" w14:textId="659F5F8F" w:rsidR="008F67C3" w:rsidRPr="008F67C3" w:rsidRDefault="008F67C3" w:rsidP="00645636">
            <w:pPr>
              <w:pStyle w:val="a8"/>
              <w:snapToGrid w:val="0"/>
              <w:ind w:leftChars="0" w:left="0" w:firstLineChars="0" w:firstLine="0"/>
              <w:rPr>
                <w:sz w:val="20"/>
                <w:szCs w:val="20"/>
              </w:rPr>
            </w:pPr>
            <w:r>
              <w:rPr>
                <w:rFonts w:hint="eastAsia"/>
                <w:sz w:val="20"/>
                <w:szCs w:val="20"/>
              </w:rPr>
              <w:t>成果測定指標のIDを記入する</w:t>
            </w:r>
          </w:p>
        </w:tc>
      </w:tr>
      <w:tr w:rsidR="008F67C3" w:rsidRPr="008F67C3" w14:paraId="086BE573" w14:textId="77777777" w:rsidTr="00645636">
        <w:tc>
          <w:tcPr>
            <w:tcW w:w="2693" w:type="dxa"/>
          </w:tcPr>
          <w:p w14:paraId="0A2009C4" w14:textId="22A2AE26" w:rsidR="008F67C3" w:rsidRPr="008F67C3" w:rsidRDefault="008F67C3"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0A235476"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8F67C3" w:rsidRPr="008F67C3" w14:paraId="1F31B8E3" w14:textId="77777777" w:rsidTr="00645636">
        <w:tc>
          <w:tcPr>
            <w:tcW w:w="2693" w:type="dxa"/>
          </w:tcPr>
          <w:p w14:paraId="2E4E1132" w14:textId="333D2D15" w:rsidR="008F67C3"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03F6694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08161B04" w14:textId="77777777" w:rsidTr="00645636">
        <w:tc>
          <w:tcPr>
            <w:tcW w:w="2693" w:type="dxa"/>
          </w:tcPr>
          <w:p w14:paraId="030517AF" w14:textId="75011B01" w:rsidR="00217336" w:rsidRPr="008F67C3" w:rsidRDefault="00217336" w:rsidP="00645636">
            <w:pPr>
              <w:pStyle w:val="a8"/>
              <w:snapToGrid w:val="0"/>
              <w:ind w:leftChars="0" w:left="0" w:firstLineChars="0" w:firstLine="0"/>
              <w:rPr>
                <w:sz w:val="20"/>
                <w:szCs w:val="20"/>
              </w:rPr>
            </w:pPr>
            <w:r>
              <w:rPr>
                <w:rFonts w:hint="eastAsia"/>
                <w:sz w:val="20"/>
                <w:szCs w:val="20"/>
              </w:rPr>
              <w:t>緯度</w:t>
            </w:r>
          </w:p>
        </w:tc>
        <w:tc>
          <w:tcPr>
            <w:tcW w:w="5380" w:type="dxa"/>
          </w:tcPr>
          <w:p w14:paraId="756A3F95" w14:textId="2549C97F"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217336" w:rsidRPr="008F67C3" w14:paraId="66F160D4" w14:textId="77777777" w:rsidTr="00645636">
        <w:tc>
          <w:tcPr>
            <w:tcW w:w="2693" w:type="dxa"/>
          </w:tcPr>
          <w:p w14:paraId="412F9A0F" w14:textId="3C16D2ED" w:rsidR="00217336" w:rsidRPr="008F67C3" w:rsidRDefault="00217336" w:rsidP="00645636">
            <w:pPr>
              <w:pStyle w:val="a8"/>
              <w:snapToGrid w:val="0"/>
              <w:ind w:leftChars="0" w:left="0" w:firstLineChars="0" w:firstLine="0"/>
              <w:rPr>
                <w:sz w:val="20"/>
                <w:szCs w:val="20"/>
              </w:rPr>
            </w:pPr>
            <w:r>
              <w:rPr>
                <w:rFonts w:hint="eastAsia"/>
                <w:sz w:val="20"/>
                <w:szCs w:val="20"/>
              </w:rPr>
              <w:t>経度</w:t>
            </w:r>
          </w:p>
        </w:tc>
        <w:tc>
          <w:tcPr>
            <w:tcW w:w="5380" w:type="dxa"/>
          </w:tcPr>
          <w:p w14:paraId="5A360F2F" w14:textId="202C8C15"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8F67C3" w:rsidRPr="008F67C3" w14:paraId="6D83BF4E" w14:textId="77777777" w:rsidTr="00645636">
        <w:tc>
          <w:tcPr>
            <w:tcW w:w="2693" w:type="dxa"/>
          </w:tcPr>
          <w:p w14:paraId="65BDD2D9" w14:textId="5213548F" w:rsidR="008F67C3" w:rsidRPr="008F67C3" w:rsidRDefault="00217336" w:rsidP="00645636">
            <w:pPr>
              <w:pStyle w:val="a8"/>
              <w:snapToGrid w:val="0"/>
              <w:ind w:leftChars="0" w:left="0" w:firstLineChars="0" w:firstLine="0"/>
              <w:rPr>
                <w:sz w:val="20"/>
                <w:szCs w:val="20"/>
              </w:rPr>
            </w:pPr>
            <w:r>
              <w:rPr>
                <w:rFonts w:hint="eastAsia"/>
                <w:sz w:val="20"/>
                <w:szCs w:val="20"/>
              </w:rPr>
              <w:t>開始</w:t>
            </w:r>
            <w:r w:rsidR="008F67C3" w:rsidRPr="008F67C3">
              <w:rPr>
                <w:rFonts w:hint="eastAsia"/>
                <w:sz w:val="20"/>
                <w:szCs w:val="20"/>
              </w:rPr>
              <w:t>日時</w:t>
            </w:r>
          </w:p>
        </w:tc>
        <w:tc>
          <w:tcPr>
            <w:tcW w:w="5380" w:type="dxa"/>
          </w:tcPr>
          <w:p w14:paraId="3E4EBBB4" w14:textId="448C7A47" w:rsidR="005E5A15" w:rsidRPr="008F67C3" w:rsidRDefault="008F67C3" w:rsidP="00645636">
            <w:pPr>
              <w:pStyle w:val="a8"/>
              <w:snapToGrid w:val="0"/>
              <w:ind w:leftChars="0" w:left="0" w:firstLineChars="0" w:firstLine="0"/>
              <w:rPr>
                <w:sz w:val="20"/>
                <w:szCs w:val="20"/>
              </w:rPr>
            </w:pPr>
            <w:r w:rsidRPr="008F67C3">
              <w:rPr>
                <w:rFonts w:hint="eastAsia"/>
                <w:sz w:val="20"/>
                <w:szCs w:val="20"/>
              </w:rPr>
              <w:t>データ取得時の</w:t>
            </w:r>
            <w:r w:rsidR="005E5A15">
              <w:rPr>
                <w:rFonts w:hint="eastAsia"/>
                <w:sz w:val="20"/>
                <w:szCs w:val="20"/>
              </w:rPr>
              <w:t>日時</w:t>
            </w:r>
            <w:r w:rsidRPr="008F67C3">
              <w:rPr>
                <w:rFonts w:hint="eastAsia"/>
                <w:sz w:val="20"/>
                <w:szCs w:val="20"/>
              </w:rPr>
              <w:t>を記入する</w:t>
            </w:r>
          </w:p>
        </w:tc>
      </w:tr>
      <w:tr w:rsidR="00217336" w:rsidRPr="008F67C3" w14:paraId="1070912F" w14:textId="77777777" w:rsidTr="00645636">
        <w:tc>
          <w:tcPr>
            <w:tcW w:w="2693" w:type="dxa"/>
          </w:tcPr>
          <w:p w14:paraId="1D648E2B" w14:textId="03EB94FA"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0D7D068A" w14:textId="39250861"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0AB2C799" w14:textId="77777777" w:rsidTr="00645636">
        <w:tc>
          <w:tcPr>
            <w:tcW w:w="2693" w:type="dxa"/>
          </w:tcPr>
          <w:p w14:paraId="6BA2E6C0" w14:textId="550583D2"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637B427E" w14:textId="636BC9AE"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8F67C3" w:rsidRPr="008F67C3" w14:paraId="4381C6CA" w14:textId="77777777" w:rsidTr="00645636">
        <w:tc>
          <w:tcPr>
            <w:tcW w:w="2693" w:type="dxa"/>
          </w:tcPr>
          <w:p w14:paraId="724F082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数値</w:t>
            </w:r>
          </w:p>
        </w:tc>
        <w:tc>
          <w:tcPr>
            <w:tcW w:w="5380" w:type="dxa"/>
          </w:tcPr>
          <w:p w14:paraId="5CF87A8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8F67C3" w:rsidRPr="008F67C3" w14:paraId="296CE288" w14:textId="77777777" w:rsidTr="00645636">
        <w:tc>
          <w:tcPr>
            <w:tcW w:w="2693" w:type="dxa"/>
          </w:tcPr>
          <w:p w14:paraId="41EB5E34" w14:textId="41152B1B" w:rsidR="008F67C3" w:rsidRPr="008F67C3" w:rsidRDefault="008F67C3" w:rsidP="00645636">
            <w:pPr>
              <w:pStyle w:val="a8"/>
              <w:snapToGrid w:val="0"/>
              <w:ind w:leftChars="0" w:left="0" w:firstLineChars="0" w:firstLine="0"/>
              <w:rPr>
                <w:sz w:val="20"/>
                <w:szCs w:val="20"/>
              </w:rPr>
            </w:pPr>
            <w:r>
              <w:rPr>
                <w:rFonts w:hint="eastAsia"/>
                <w:sz w:val="20"/>
                <w:szCs w:val="20"/>
              </w:rPr>
              <w:t>単位</w:t>
            </w:r>
          </w:p>
        </w:tc>
        <w:tc>
          <w:tcPr>
            <w:tcW w:w="5380" w:type="dxa"/>
          </w:tcPr>
          <w:p w14:paraId="7D89C58E" w14:textId="55D8D8E9" w:rsidR="008F67C3" w:rsidRPr="008F67C3" w:rsidRDefault="008F67C3" w:rsidP="00645636">
            <w:pPr>
              <w:pStyle w:val="a8"/>
              <w:snapToGrid w:val="0"/>
              <w:ind w:leftChars="0" w:left="0" w:firstLineChars="0" w:firstLine="0"/>
              <w:rPr>
                <w:sz w:val="20"/>
                <w:szCs w:val="20"/>
              </w:rPr>
            </w:pPr>
            <w:r>
              <w:rPr>
                <w:rFonts w:hint="eastAsia"/>
                <w:sz w:val="20"/>
                <w:szCs w:val="20"/>
              </w:rPr>
              <w:t>数値の単位を記入する</w:t>
            </w:r>
          </w:p>
        </w:tc>
      </w:tr>
      <w:tr w:rsidR="008F67C3" w:rsidRPr="008F67C3" w14:paraId="21EBD18F" w14:textId="77777777" w:rsidTr="00645636">
        <w:tc>
          <w:tcPr>
            <w:tcW w:w="2693" w:type="dxa"/>
          </w:tcPr>
          <w:p w14:paraId="64B4183C"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精度</w:t>
            </w:r>
          </w:p>
        </w:tc>
        <w:tc>
          <w:tcPr>
            <w:tcW w:w="5380" w:type="dxa"/>
          </w:tcPr>
          <w:p w14:paraId="6C12A25E"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データの制度を記入する</w:t>
            </w:r>
          </w:p>
        </w:tc>
      </w:tr>
      <w:tr w:rsidR="005E5A15" w:rsidRPr="008F67C3" w14:paraId="4A8C3971" w14:textId="77777777" w:rsidTr="00645636">
        <w:tc>
          <w:tcPr>
            <w:tcW w:w="2693" w:type="dxa"/>
          </w:tcPr>
          <w:p w14:paraId="05CA851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5618DDD"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6E1D7670" w14:textId="77777777" w:rsidTr="00645636">
        <w:tc>
          <w:tcPr>
            <w:tcW w:w="2693" w:type="dxa"/>
          </w:tcPr>
          <w:p w14:paraId="013BA1B2" w14:textId="5327DF7C"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67B6E288" w14:textId="485E0051"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8F67C3" w:rsidRPr="008F67C3" w14:paraId="7E55F4BA" w14:textId="77777777" w:rsidTr="00645636">
        <w:tc>
          <w:tcPr>
            <w:tcW w:w="2693" w:type="dxa"/>
          </w:tcPr>
          <w:p w14:paraId="03D072FF" w14:textId="67CC067A" w:rsidR="008F67C3" w:rsidRPr="008F67C3" w:rsidRDefault="008F67C3" w:rsidP="00645636">
            <w:pPr>
              <w:pStyle w:val="a8"/>
              <w:snapToGrid w:val="0"/>
              <w:ind w:leftChars="0" w:left="0" w:firstLineChars="0" w:firstLine="0"/>
              <w:rPr>
                <w:sz w:val="20"/>
                <w:szCs w:val="20"/>
              </w:rPr>
            </w:pPr>
            <w:r>
              <w:rPr>
                <w:rFonts w:hint="eastAsia"/>
                <w:sz w:val="20"/>
                <w:szCs w:val="20"/>
              </w:rPr>
              <w:t>測定者</w:t>
            </w:r>
          </w:p>
        </w:tc>
        <w:tc>
          <w:tcPr>
            <w:tcW w:w="5380" w:type="dxa"/>
          </w:tcPr>
          <w:p w14:paraId="6ED862DF" w14:textId="530B41BF" w:rsidR="008F67C3"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8F67C3" w:rsidRPr="008F67C3" w14:paraId="7AF7AAD3" w14:textId="77777777" w:rsidTr="00645636">
        <w:tc>
          <w:tcPr>
            <w:tcW w:w="2693" w:type="dxa"/>
          </w:tcPr>
          <w:p w14:paraId="429A7D2E" w14:textId="4D1E9D56" w:rsidR="008F67C3"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3BC1200F" w14:textId="67410125" w:rsidR="008F67C3"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8F67C3" w:rsidRPr="008F67C3" w14:paraId="793E12C7" w14:textId="77777777" w:rsidTr="00645636">
        <w:tc>
          <w:tcPr>
            <w:tcW w:w="2693" w:type="dxa"/>
          </w:tcPr>
          <w:p w14:paraId="0A615685" w14:textId="1F3A8F54" w:rsidR="008F67C3"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5340D527" w14:textId="0C53A2EF" w:rsidR="008F67C3"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8F67C3" w:rsidRPr="008F67C3" w14:paraId="6C0119E6" w14:textId="77777777" w:rsidTr="00645636">
        <w:tc>
          <w:tcPr>
            <w:tcW w:w="2693" w:type="dxa"/>
          </w:tcPr>
          <w:p w14:paraId="5D6365C9" w14:textId="38610DE2" w:rsidR="008F67C3"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4944B5D9" w14:textId="52E85E03" w:rsidR="008F67C3"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3368EEB4" w14:textId="06F792CA" w:rsidR="008F67C3" w:rsidRDefault="005E5A15" w:rsidP="008F67C3">
      <w:pPr>
        <w:pStyle w:val="a6"/>
        <w:ind w:firstLine="240"/>
      </w:pPr>
      <w:r>
        <w:rPr>
          <w:rFonts w:hint="eastAsia"/>
        </w:rPr>
        <w:t>主観的な指標（満足度等）</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5E5A15" w:rsidRPr="008F67C3" w14:paraId="7A91DB36" w14:textId="77777777" w:rsidTr="00645636">
        <w:tc>
          <w:tcPr>
            <w:tcW w:w="2693" w:type="dxa"/>
            <w:shd w:val="clear" w:color="auto" w:fill="D9D9D9" w:themeFill="background1" w:themeFillShade="D9"/>
          </w:tcPr>
          <w:p w14:paraId="4F23D2AC"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C5601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説明</w:t>
            </w:r>
          </w:p>
        </w:tc>
      </w:tr>
      <w:tr w:rsidR="005E5A15" w:rsidRPr="008F67C3" w14:paraId="40EB0B32" w14:textId="77777777" w:rsidTr="00645636">
        <w:tc>
          <w:tcPr>
            <w:tcW w:w="2693" w:type="dxa"/>
          </w:tcPr>
          <w:p w14:paraId="4893B0B6" w14:textId="77777777" w:rsidR="005E5A15" w:rsidRDefault="005E5A15" w:rsidP="00645636">
            <w:pPr>
              <w:pStyle w:val="a8"/>
              <w:snapToGrid w:val="0"/>
              <w:ind w:leftChars="0" w:left="0" w:firstLineChars="0" w:firstLine="0"/>
              <w:rPr>
                <w:sz w:val="20"/>
                <w:szCs w:val="20"/>
              </w:rPr>
            </w:pPr>
            <w:r>
              <w:rPr>
                <w:rFonts w:hint="eastAsia"/>
                <w:sz w:val="20"/>
                <w:szCs w:val="20"/>
              </w:rPr>
              <w:t>ID</w:t>
            </w:r>
          </w:p>
        </w:tc>
        <w:tc>
          <w:tcPr>
            <w:tcW w:w="5380" w:type="dxa"/>
          </w:tcPr>
          <w:p w14:paraId="64EF06F6"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成果測定指標のIDを記入する</w:t>
            </w:r>
          </w:p>
        </w:tc>
      </w:tr>
      <w:tr w:rsidR="005E5A15" w:rsidRPr="008F67C3" w14:paraId="0CA6F471" w14:textId="77777777" w:rsidTr="00645636">
        <w:tc>
          <w:tcPr>
            <w:tcW w:w="2693" w:type="dxa"/>
          </w:tcPr>
          <w:p w14:paraId="1419525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2A795B0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5E5A15" w:rsidRPr="008F67C3" w14:paraId="6FA008CE" w14:textId="77777777" w:rsidTr="00645636">
        <w:tc>
          <w:tcPr>
            <w:tcW w:w="2693" w:type="dxa"/>
          </w:tcPr>
          <w:p w14:paraId="7BFC4A0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18B194A4"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221F946F" w14:textId="77777777" w:rsidTr="00645636">
        <w:tc>
          <w:tcPr>
            <w:tcW w:w="2693" w:type="dxa"/>
          </w:tcPr>
          <w:p w14:paraId="27C9CBE4" w14:textId="77777777" w:rsidR="00217336" w:rsidRPr="008F67C3" w:rsidRDefault="00217336" w:rsidP="00645636">
            <w:pPr>
              <w:pStyle w:val="a8"/>
              <w:snapToGrid w:val="0"/>
              <w:ind w:leftChars="0" w:left="0" w:firstLineChars="0" w:firstLine="0"/>
              <w:rPr>
                <w:sz w:val="20"/>
                <w:szCs w:val="20"/>
              </w:rPr>
            </w:pPr>
            <w:r>
              <w:rPr>
                <w:rFonts w:hint="eastAsia"/>
                <w:sz w:val="20"/>
                <w:szCs w:val="20"/>
              </w:rPr>
              <w:t>開始</w:t>
            </w:r>
            <w:r w:rsidRPr="008F67C3">
              <w:rPr>
                <w:rFonts w:hint="eastAsia"/>
                <w:sz w:val="20"/>
                <w:szCs w:val="20"/>
              </w:rPr>
              <w:t>日時</w:t>
            </w:r>
          </w:p>
        </w:tc>
        <w:tc>
          <w:tcPr>
            <w:tcW w:w="5380" w:type="dxa"/>
          </w:tcPr>
          <w:p w14:paraId="039FBCED"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5BD12318" w14:textId="77777777" w:rsidTr="00645636">
        <w:tc>
          <w:tcPr>
            <w:tcW w:w="2693" w:type="dxa"/>
          </w:tcPr>
          <w:p w14:paraId="308E32F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5A4673B1"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486A345B" w14:textId="77777777" w:rsidTr="00645636">
        <w:tc>
          <w:tcPr>
            <w:tcW w:w="2693" w:type="dxa"/>
          </w:tcPr>
          <w:p w14:paraId="013C28BD" w14:textId="77777777"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7BF3860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5E5A15" w:rsidRPr="008F67C3" w14:paraId="4CEA8DC0" w14:textId="77777777" w:rsidTr="00645636">
        <w:tc>
          <w:tcPr>
            <w:tcW w:w="2693" w:type="dxa"/>
          </w:tcPr>
          <w:p w14:paraId="522CA1D9" w14:textId="45CDAE0F" w:rsidR="005E5A15" w:rsidRPr="008F67C3" w:rsidRDefault="005E5A15" w:rsidP="00645636">
            <w:pPr>
              <w:pStyle w:val="a8"/>
              <w:snapToGrid w:val="0"/>
              <w:ind w:leftChars="0" w:left="0" w:firstLineChars="0" w:firstLine="0"/>
              <w:rPr>
                <w:sz w:val="20"/>
                <w:szCs w:val="20"/>
              </w:rPr>
            </w:pPr>
            <w:r>
              <w:rPr>
                <w:rFonts w:hint="eastAsia"/>
                <w:sz w:val="20"/>
                <w:szCs w:val="20"/>
              </w:rPr>
              <w:t>回答</w:t>
            </w:r>
          </w:p>
        </w:tc>
        <w:tc>
          <w:tcPr>
            <w:tcW w:w="5380" w:type="dxa"/>
          </w:tcPr>
          <w:p w14:paraId="1549D7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5E5A15" w:rsidRPr="008F67C3" w14:paraId="349E56F6" w14:textId="77777777" w:rsidTr="00645636">
        <w:tc>
          <w:tcPr>
            <w:tcW w:w="2693" w:type="dxa"/>
          </w:tcPr>
          <w:p w14:paraId="7B2143FB"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639DB49"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23322E58" w14:textId="77777777" w:rsidTr="00645636">
        <w:tc>
          <w:tcPr>
            <w:tcW w:w="2693" w:type="dxa"/>
          </w:tcPr>
          <w:p w14:paraId="6004A6E4" w14:textId="77777777"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2D835A76" w14:textId="77777777"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5E5A15" w:rsidRPr="008F67C3" w14:paraId="205ED3E9" w14:textId="77777777" w:rsidTr="00645636">
        <w:tc>
          <w:tcPr>
            <w:tcW w:w="2693" w:type="dxa"/>
          </w:tcPr>
          <w:p w14:paraId="397AF43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測定者</w:t>
            </w:r>
          </w:p>
        </w:tc>
        <w:tc>
          <w:tcPr>
            <w:tcW w:w="5380" w:type="dxa"/>
          </w:tcPr>
          <w:p w14:paraId="3CF8659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5E5A15" w:rsidRPr="008F67C3" w14:paraId="52187D70" w14:textId="77777777" w:rsidTr="00645636">
        <w:tc>
          <w:tcPr>
            <w:tcW w:w="2693" w:type="dxa"/>
          </w:tcPr>
          <w:p w14:paraId="70F45AF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6953E22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5E5A15" w:rsidRPr="008F67C3" w14:paraId="4791A7CA" w14:textId="77777777" w:rsidTr="00645636">
        <w:tc>
          <w:tcPr>
            <w:tcW w:w="2693" w:type="dxa"/>
          </w:tcPr>
          <w:p w14:paraId="10910828"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26F2B189" w14:textId="7F9E6F01" w:rsidR="005E5A15"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5E5A15" w:rsidRPr="008F67C3" w14:paraId="1AE30233" w14:textId="77777777" w:rsidTr="00645636">
        <w:tc>
          <w:tcPr>
            <w:tcW w:w="2693" w:type="dxa"/>
          </w:tcPr>
          <w:p w14:paraId="39DED41D"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347C2D4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5B8AD111" w14:textId="6094AE06" w:rsidR="00C86DB4" w:rsidRPr="005E5A15" w:rsidRDefault="00C86DB4" w:rsidP="00C86DB4">
      <w:pPr>
        <w:pStyle w:val="a6"/>
        <w:ind w:leftChars="100" w:left="480" w:hangingChars="100" w:hanging="240"/>
      </w:pPr>
      <w:r>
        <w:rPr>
          <w:rFonts w:hint="eastAsia"/>
        </w:rPr>
        <w:t>※満足度の測定は、大変満足から大変不満までを5段階に評価する方法、他</w:t>
      </w:r>
      <w:r>
        <w:rPr>
          <w:rFonts w:hint="eastAsia"/>
        </w:rPr>
        <w:lastRenderedPageBreak/>
        <w:t>人に推薦したいかを測定する</w:t>
      </w:r>
      <w:r w:rsidRPr="00C86DB4">
        <w:rPr>
          <w:rFonts w:hint="eastAsia"/>
        </w:rPr>
        <w:t>ネット</w:t>
      </w:r>
      <w:r>
        <w:rPr>
          <w:rFonts w:hint="eastAsia"/>
        </w:rPr>
        <w:t>・</w:t>
      </w:r>
      <w:r w:rsidRPr="00C86DB4">
        <w:rPr>
          <w:rFonts w:hint="eastAsia"/>
        </w:rPr>
        <w:t>プロモーター</w:t>
      </w:r>
      <w:r>
        <w:rPr>
          <w:rFonts w:hint="eastAsia"/>
        </w:rPr>
        <w:t>・</w:t>
      </w:r>
      <w:r w:rsidRPr="00C86DB4">
        <w:rPr>
          <w:rFonts w:hint="eastAsia"/>
        </w:rPr>
        <w:t>スコア (NPS)</w:t>
      </w:r>
      <w:r>
        <w:rPr>
          <w:rFonts w:hint="eastAsia"/>
        </w:rPr>
        <w:t>等の方法があ</w:t>
      </w:r>
      <w:r w:rsidR="00664990">
        <w:rPr>
          <w:rFonts w:hint="eastAsia"/>
        </w:rPr>
        <w:t>ります</w:t>
      </w:r>
      <w:r>
        <w:rPr>
          <w:rFonts w:hint="eastAsia"/>
        </w:rPr>
        <w:t>。また、将来への不安を調査する場合もあ</w:t>
      </w:r>
      <w:r w:rsidR="00664990">
        <w:rPr>
          <w:rFonts w:hint="eastAsia"/>
        </w:rPr>
        <w:t>ります</w:t>
      </w:r>
      <w:r>
        <w:rPr>
          <w:rFonts w:hint="eastAsia"/>
        </w:rPr>
        <w:t>。</w:t>
      </w:r>
    </w:p>
    <w:p w14:paraId="3F015F79" w14:textId="2E885AB4" w:rsidR="0059616B" w:rsidRDefault="00D728CF">
      <w:pPr>
        <w:pStyle w:val="22"/>
      </w:pPr>
      <w:r>
        <w:rPr>
          <w:rFonts w:hint="eastAsia"/>
        </w:rPr>
        <w:t xml:space="preserve">　</w:t>
      </w:r>
      <w:bookmarkStart w:id="209" w:name="_Toc103600086"/>
      <w:r>
        <w:rPr>
          <w:rFonts w:hint="eastAsia"/>
        </w:rPr>
        <w:t>スマートシティ施策のKPI設定指針</w:t>
      </w:r>
      <w:r w:rsidR="00D33E22">
        <w:rPr>
          <w:rStyle w:val="affa"/>
        </w:rPr>
        <w:footnoteReference w:id="61"/>
      </w:r>
      <w:bookmarkEnd w:id="209"/>
    </w:p>
    <w:p w14:paraId="0BC9F93B" w14:textId="713A8FA5" w:rsidR="00D728CF" w:rsidRDefault="00C86DB4" w:rsidP="00C86DB4">
      <w:pPr>
        <w:pStyle w:val="a7"/>
      </w:pPr>
      <w:r>
        <w:rPr>
          <w:rFonts w:hint="eastAsia"/>
        </w:rPr>
        <w:t>令和4年4月に内閣府 科学技術・イノベーション推進事務局が公表した指針です。</w:t>
      </w:r>
      <w:r w:rsidR="000039D0">
        <w:rPr>
          <w:rFonts w:hint="eastAsia"/>
        </w:rPr>
        <w:t>以下の分野にKPIを設定しています。</w:t>
      </w:r>
    </w:p>
    <w:tbl>
      <w:tblPr>
        <w:tblStyle w:val="aff"/>
        <w:tblW w:w="0" w:type="auto"/>
        <w:tblInd w:w="421" w:type="dxa"/>
        <w:tblLook w:val="04A0" w:firstRow="1" w:lastRow="0" w:firstColumn="1" w:lastColumn="0" w:noHBand="0" w:noVBand="1"/>
      </w:tblPr>
      <w:tblGrid>
        <w:gridCol w:w="1134"/>
        <w:gridCol w:w="1842"/>
        <w:gridCol w:w="5097"/>
      </w:tblGrid>
      <w:tr w:rsidR="009D6821" w:rsidRPr="009D6821" w14:paraId="5C6B7490" w14:textId="77777777" w:rsidTr="000039D0">
        <w:tc>
          <w:tcPr>
            <w:tcW w:w="1134" w:type="dxa"/>
          </w:tcPr>
          <w:p w14:paraId="5360ACF1" w14:textId="3F2E87AC" w:rsidR="009D6821" w:rsidRPr="000039D0" w:rsidRDefault="009D6821" w:rsidP="000039D0">
            <w:pPr>
              <w:pStyle w:val="a7"/>
              <w:snapToGrid w:val="0"/>
              <w:ind w:firstLineChars="0" w:firstLine="0"/>
              <w:rPr>
                <w:sz w:val="20"/>
                <w:szCs w:val="20"/>
              </w:rPr>
            </w:pPr>
            <w:r w:rsidRPr="000039D0">
              <w:rPr>
                <w:sz w:val="20"/>
                <w:szCs w:val="20"/>
              </w:rPr>
              <w:t xml:space="preserve">大分類 </w:t>
            </w:r>
          </w:p>
        </w:tc>
        <w:tc>
          <w:tcPr>
            <w:tcW w:w="1842" w:type="dxa"/>
          </w:tcPr>
          <w:p w14:paraId="3ED77603" w14:textId="21E770FB" w:rsidR="009D6821" w:rsidRPr="000039D0" w:rsidRDefault="009D6821" w:rsidP="000039D0">
            <w:pPr>
              <w:pStyle w:val="a7"/>
              <w:snapToGrid w:val="0"/>
              <w:ind w:firstLineChars="0" w:firstLine="0"/>
              <w:rPr>
                <w:sz w:val="20"/>
                <w:szCs w:val="20"/>
              </w:rPr>
            </w:pPr>
            <w:r w:rsidRPr="000039D0">
              <w:rPr>
                <w:sz w:val="20"/>
                <w:szCs w:val="20"/>
              </w:rPr>
              <w:t>評価分野</w:t>
            </w:r>
          </w:p>
        </w:tc>
        <w:tc>
          <w:tcPr>
            <w:tcW w:w="5097" w:type="dxa"/>
          </w:tcPr>
          <w:p w14:paraId="6AD73079" w14:textId="7717A2EE" w:rsidR="009D6821" w:rsidRPr="000039D0" w:rsidRDefault="009D6821" w:rsidP="000039D0">
            <w:pPr>
              <w:pStyle w:val="a7"/>
              <w:snapToGrid w:val="0"/>
              <w:ind w:firstLineChars="0" w:firstLine="0"/>
              <w:rPr>
                <w:sz w:val="20"/>
                <w:szCs w:val="20"/>
              </w:rPr>
            </w:pPr>
            <w:r w:rsidRPr="000039D0">
              <w:rPr>
                <w:sz w:val="20"/>
                <w:szCs w:val="20"/>
              </w:rPr>
              <w:t>施策のテーマ例</w:t>
            </w:r>
          </w:p>
        </w:tc>
      </w:tr>
      <w:tr w:rsidR="000039D0" w:rsidRPr="009D6821" w14:paraId="5368D26B" w14:textId="77777777" w:rsidTr="000039D0">
        <w:tc>
          <w:tcPr>
            <w:tcW w:w="1134" w:type="dxa"/>
            <w:vMerge w:val="restart"/>
          </w:tcPr>
          <w:p w14:paraId="216393A7" w14:textId="77777777" w:rsidR="000039D0" w:rsidRPr="000039D0" w:rsidRDefault="000039D0" w:rsidP="000039D0">
            <w:pPr>
              <w:pStyle w:val="a7"/>
              <w:snapToGrid w:val="0"/>
              <w:ind w:firstLineChars="0" w:firstLine="0"/>
              <w:rPr>
                <w:sz w:val="20"/>
                <w:szCs w:val="20"/>
              </w:rPr>
            </w:pPr>
            <w:r w:rsidRPr="000039D0">
              <w:rPr>
                <w:sz w:val="20"/>
                <w:szCs w:val="20"/>
              </w:rPr>
              <w:t>サービス</w:t>
            </w:r>
          </w:p>
        </w:tc>
        <w:tc>
          <w:tcPr>
            <w:tcW w:w="1842" w:type="dxa"/>
          </w:tcPr>
          <w:p w14:paraId="04243142" w14:textId="4F881541" w:rsidR="000039D0" w:rsidRPr="000039D0" w:rsidRDefault="000039D0" w:rsidP="000039D0">
            <w:pPr>
              <w:pStyle w:val="a7"/>
              <w:snapToGrid w:val="0"/>
              <w:ind w:firstLineChars="0" w:firstLine="0"/>
              <w:rPr>
                <w:sz w:val="20"/>
                <w:szCs w:val="20"/>
              </w:rPr>
            </w:pPr>
            <w:r w:rsidRPr="000039D0">
              <w:rPr>
                <w:sz w:val="20"/>
                <w:szCs w:val="20"/>
              </w:rPr>
              <w:t xml:space="preserve">モビリティ </w:t>
            </w:r>
          </w:p>
        </w:tc>
        <w:tc>
          <w:tcPr>
            <w:tcW w:w="5097" w:type="dxa"/>
          </w:tcPr>
          <w:p w14:paraId="7B825E4E" w14:textId="32A42CEA" w:rsidR="000039D0" w:rsidRPr="000039D0" w:rsidRDefault="000039D0" w:rsidP="000039D0">
            <w:pPr>
              <w:pStyle w:val="a7"/>
              <w:snapToGrid w:val="0"/>
              <w:ind w:firstLineChars="0" w:firstLine="0"/>
              <w:rPr>
                <w:sz w:val="20"/>
                <w:szCs w:val="20"/>
              </w:rPr>
            </w:pPr>
            <w:r w:rsidRPr="000039D0">
              <w:rPr>
                <w:sz w:val="20"/>
                <w:szCs w:val="20"/>
              </w:rPr>
              <w:t>交通／モビリティ、物流、交通拠点</w:t>
            </w:r>
          </w:p>
        </w:tc>
      </w:tr>
      <w:tr w:rsidR="000039D0" w:rsidRPr="009D6821" w14:paraId="00F475D0" w14:textId="77777777" w:rsidTr="000039D0">
        <w:tc>
          <w:tcPr>
            <w:tcW w:w="1134" w:type="dxa"/>
            <w:vMerge/>
          </w:tcPr>
          <w:p w14:paraId="775D24EA" w14:textId="19E819B7" w:rsidR="000039D0" w:rsidRPr="000039D0" w:rsidRDefault="000039D0" w:rsidP="000039D0">
            <w:pPr>
              <w:pStyle w:val="a7"/>
              <w:snapToGrid w:val="0"/>
              <w:ind w:firstLineChars="0" w:firstLine="0"/>
              <w:rPr>
                <w:sz w:val="20"/>
                <w:szCs w:val="20"/>
              </w:rPr>
            </w:pPr>
          </w:p>
        </w:tc>
        <w:tc>
          <w:tcPr>
            <w:tcW w:w="1842" w:type="dxa"/>
          </w:tcPr>
          <w:p w14:paraId="4B5E213D" w14:textId="593EED55" w:rsidR="000039D0" w:rsidRPr="000039D0" w:rsidRDefault="000039D0" w:rsidP="000039D0">
            <w:pPr>
              <w:pStyle w:val="a7"/>
              <w:snapToGrid w:val="0"/>
              <w:ind w:firstLineChars="0" w:firstLine="0"/>
              <w:rPr>
                <w:sz w:val="20"/>
                <w:szCs w:val="20"/>
              </w:rPr>
            </w:pPr>
            <w:r w:rsidRPr="000039D0">
              <w:rPr>
                <w:sz w:val="20"/>
                <w:szCs w:val="20"/>
              </w:rPr>
              <w:t>環境／エネルギー</w:t>
            </w:r>
          </w:p>
        </w:tc>
        <w:tc>
          <w:tcPr>
            <w:tcW w:w="5097" w:type="dxa"/>
          </w:tcPr>
          <w:p w14:paraId="752E014A" w14:textId="5E23AE71" w:rsidR="000039D0" w:rsidRPr="000039D0" w:rsidRDefault="000039D0" w:rsidP="000039D0">
            <w:pPr>
              <w:pStyle w:val="a7"/>
              <w:snapToGrid w:val="0"/>
              <w:ind w:firstLineChars="0" w:firstLine="0"/>
              <w:rPr>
                <w:sz w:val="20"/>
                <w:szCs w:val="20"/>
              </w:rPr>
            </w:pPr>
            <w:r w:rsidRPr="000039D0">
              <w:rPr>
                <w:sz w:val="20"/>
                <w:szCs w:val="20"/>
              </w:rPr>
              <w:t>環境、エネルギー、水資源、廃棄物</w:t>
            </w:r>
          </w:p>
        </w:tc>
      </w:tr>
      <w:tr w:rsidR="000039D0" w:rsidRPr="009D6821" w14:paraId="011FB4C5" w14:textId="77777777" w:rsidTr="000039D0">
        <w:tc>
          <w:tcPr>
            <w:tcW w:w="1134" w:type="dxa"/>
            <w:vMerge/>
          </w:tcPr>
          <w:p w14:paraId="3D585ED7" w14:textId="715EF3C0" w:rsidR="000039D0" w:rsidRPr="000039D0" w:rsidRDefault="000039D0" w:rsidP="000039D0">
            <w:pPr>
              <w:pStyle w:val="a7"/>
              <w:snapToGrid w:val="0"/>
              <w:ind w:firstLineChars="0" w:firstLine="0"/>
              <w:rPr>
                <w:sz w:val="20"/>
                <w:szCs w:val="20"/>
              </w:rPr>
            </w:pPr>
          </w:p>
        </w:tc>
        <w:tc>
          <w:tcPr>
            <w:tcW w:w="1842" w:type="dxa"/>
          </w:tcPr>
          <w:p w14:paraId="023B3361" w14:textId="78334431" w:rsidR="000039D0" w:rsidRPr="000039D0" w:rsidRDefault="000039D0" w:rsidP="000039D0">
            <w:pPr>
              <w:pStyle w:val="a7"/>
              <w:snapToGrid w:val="0"/>
              <w:ind w:firstLineChars="0" w:firstLine="0"/>
              <w:rPr>
                <w:sz w:val="20"/>
                <w:szCs w:val="20"/>
              </w:rPr>
            </w:pPr>
            <w:r w:rsidRPr="000039D0">
              <w:rPr>
                <w:sz w:val="20"/>
                <w:szCs w:val="20"/>
              </w:rPr>
              <w:t>防災／防犯</w:t>
            </w:r>
          </w:p>
        </w:tc>
        <w:tc>
          <w:tcPr>
            <w:tcW w:w="5097" w:type="dxa"/>
          </w:tcPr>
          <w:p w14:paraId="342EC3F1" w14:textId="61CC0CC0" w:rsidR="000039D0" w:rsidRPr="000039D0" w:rsidRDefault="000039D0" w:rsidP="000039D0">
            <w:pPr>
              <w:pStyle w:val="a7"/>
              <w:snapToGrid w:val="0"/>
              <w:ind w:firstLineChars="0" w:firstLine="0"/>
              <w:rPr>
                <w:sz w:val="20"/>
                <w:szCs w:val="20"/>
              </w:rPr>
            </w:pPr>
            <w:r w:rsidRPr="000039D0">
              <w:rPr>
                <w:sz w:val="20"/>
                <w:szCs w:val="20"/>
              </w:rPr>
              <w:t>防災、防犯</w:t>
            </w:r>
          </w:p>
        </w:tc>
      </w:tr>
      <w:tr w:rsidR="000039D0" w:rsidRPr="009D6821" w14:paraId="51324C9B" w14:textId="77777777" w:rsidTr="000039D0">
        <w:tc>
          <w:tcPr>
            <w:tcW w:w="1134" w:type="dxa"/>
            <w:vMerge/>
          </w:tcPr>
          <w:p w14:paraId="3866A73C" w14:textId="223BC8DF" w:rsidR="000039D0" w:rsidRPr="000039D0" w:rsidRDefault="000039D0" w:rsidP="000039D0">
            <w:pPr>
              <w:pStyle w:val="a7"/>
              <w:snapToGrid w:val="0"/>
              <w:ind w:firstLineChars="0" w:firstLine="0"/>
              <w:rPr>
                <w:sz w:val="20"/>
                <w:szCs w:val="20"/>
              </w:rPr>
            </w:pPr>
          </w:p>
        </w:tc>
        <w:tc>
          <w:tcPr>
            <w:tcW w:w="1842" w:type="dxa"/>
          </w:tcPr>
          <w:p w14:paraId="552A6F14" w14:textId="6A95D9BE" w:rsidR="000039D0" w:rsidRPr="000039D0" w:rsidRDefault="000039D0" w:rsidP="000039D0">
            <w:pPr>
              <w:pStyle w:val="a7"/>
              <w:snapToGrid w:val="0"/>
              <w:ind w:firstLineChars="0" w:firstLine="0"/>
              <w:rPr>
                <w:sz w:val="20"/>
                <w:szCs w:val="20"/>
              </w:rPr>
            </w:pPr>
            <w:r w:rsidRPr="000039D0">
              <w:rPr>
                <w:sz w:val="20"/>
                <w:szCs w:val="20"/>
              </w:rPr>
              <w:t>インフラ／施設</w:t>
            </w:r>
          </w:p>
        </w:tc>
        <w:tc>
          <w:tcPr>
            <w:tcW w:w="5097" w:type="dxa"/>
          </w:tcPr>
          <w:p w14:paraId="57F4461B" w14:textId="289ECB8A" w:rsidR="000039D0" w:rsidRPr="000039D0" w:rsidRDefault="000039D0" w:rsidP="000039D0">
            <w:pPr>
              <w:pStyle w:val="a7"/>
              <w:snapToGrid w:val="0"/>
              <w:ind w:firstLineChars="0" w:firstLine="0"/>
              <w:rPr>
                <w:sz w:val="20"/>
                <w:szCs w:val="20"/>
              </w:rPr>
            </w:pPr>
            <w:r w:rsidRPr="000039D0">
              <w:rPr>
                <w:sz w:val="20"/>
                <w:szCs w:val="20"/>
              </w:rPr>
              <w:t>インフラ維持管理、都市計画・整備、施設マネジメント、 住宅、建設、不動産</w:t>
            </w:r>
          </w:p>
        </w:tc>
      </w:tr>
      <w:tr w:rsidR="000039D0" w:rsidRPr="009D6821" w14:paraId="12C34E8A" w14:textId="77777777" w:rsidTr="000039D0">
        <w:tc>
          <w:tcPr>
            <w:tcW w:w="1134" w:type="dxa"/>
            <w:vMerge/>
          </w:tcPr>
          <w:p w14:paraId="11B1A523" w14:textId="0129EC85" w:rsidR="000039D0" w:rsidRPr="000039D0" w:rsidRDefault="000039D0" w:rsidP="000039D0">
            <w:pPr>
              <w:pStyle w:val="a7"/>
              <w:snapToGrid w:val="0"/>
              <w:ind w:firstLineChars="0" w:firstLine="0"/>
              <w:rPr>
                <w:sz w:val="20"/>
                <w:szCs w:val="20"/>
              </w:rPr>
            </w:pPr>
          </w:p>
        </w:tc>
        <w:tc>
          <w:tcPr>
            <w:tcW w:w="1842" w:type="dxa"/>
          </w:tcPr>
          <w:p w14:paraId="6718E67C" w14:textId="424A8A36" w:rsidR="000039D0" w:rsidRPr="000039D0" w:rsidRDefault="000039D0" w:rsidP="000039D0">
            <w:pPr>
              <w:pStyle w:val="a7"/>
              <w:snapToGrid w:val="0"/>
              <w:ind w:firstLineChars="0" w:firstLine="0"/>
              <w:rPr>
                <w:sz w:val="20"/>
                <w:szCs w:val="20"/>
              </w:rPr>
            </w:pPr>
            <w:r w:rsidRPr="000039D0">
              <w:rPr>
                <w:sz w:val="20"/>
                <w:szCs w:val="20"/>
              </w:rPr>
              <w:t>健康／医療</w:t>
            </w:r>
          </w:p>
        </w:tc>
        <w:tc>
          <w:tcPr>
            <w:tcW w:w="5097" w:type="dxa"/>
          </w:tcPr>
          <w:p w14:paraId="414F1AC8" w14:textId="406363A3" w:rsidR="000039D0" w:rsidRPr="000039D0" w:rsidRDefault="000039D0" w:rsidP="000039D0">
            <w:pPr>
              <w:pStyle w:val="a7"/>
              <w:snapToGrid w:val="0"/>
              <w:ind w:firstLineChars="0" w:firstLine="0"/>
              <w:rPr>
                <w:sz w:val="20"/>
                <w:szCs w:val="20"/>
              </w:rPr>
            </w:pPr>
            <w:r w:rsidRPr="000039D0">
              <w:rPr>
                <w:sz w:val="20"/>
                <w:szCs w:val="20"/>
              </w:rPr>
              <w:t>健康、医療、介護</w:t>
            </w:r>
          </w:p>
        </w:tc>
      </w:tr>
      <w:tr w:rsidR="000039D0" w:rsidRPr="009D6821" w14:paraId="31DF0ED4" w14:textId="77777777" w:rsidTr="000039D0">
        <w:tc>
          <w:tcPr>
            <w:tcW w:w="1134" w:type="dxa"/>
            <w:vMerge/>
          </w:tcPr>
          <w:p w14:paraId="69A8BC7A" w14:textId="586D30BF" w:rsidR="000039D0" w:rsidRPr="000039D0" w:rsidRDefault="000039D0" w:rsidP="000039D0">
            <w:pPr>
              <w:pStyle w:val="a7"/>
              <w:snapToGrid w:val="0"/>
              <w:ind w:firstLineChars="0" w:firstLine="0"/>
              <w:rPr>
                <w:sz w:val="20"/>
                <w:szCs w:val="20"/>
              </w:rPr>
            </w:pPr>
          </w:p>
        </w:tc>
        <w:tc>
          <w:tcPr>
            <w:tcW w:w="1842" w:type="dxa"/>
          </w:tcPr>
          <w:p w14:paraId="095384F1" w14:textId="6FF3E4F4" w:rsidR="000039D0" w:rsidRPr="000039D0" w:rsidRDefault="000039D0" w:rsidP="000039D0">
            <w:pPr>
              <w:pStyle w:val="a7"/>
              <w:snapToGrid w:val="0"/>
              <w:ind w:firstLineChars="0" w:firstLine="0"/>
              <w:rPr>
                <w:sz w:val="20"/>
                <w:szCs w:val="20"/>
              </w:rPr>
            </w:pPr>
            <w:r w:rsidRPr="000039D0">
              <w:rPr>
                <w:sz w:val="20"/>
                <w:szCs w:val="20"/>
              </w:rPr>
              <w:t>産業／経済</w:t>
            </w:r>
          </w:p>
        </w:tc>
        <w:tc>
          <w:tcPr>
            <w:tcW w:w="5097" w:type="dxa"/>
          </w:tcPr>
          <w:p w14:paraId="641FC540" w14:textId="4027767B" w:rsidR="000039D0" w:rsidRPr="000039D0" w:rsidRDefault="000039D0" w:rsidP="000039D0">
            <w:pPr>
              <w:pStyle w:val="a7"/>
              <w:snapToGrid w:val="0"/>
              <w:ind w:firstLineChars="0" w:firstLine="0"/>
              <w:rPr>
                <w:sz w:val="20"/>
                <w:szCs w:val="20"/>
              </w:rPr>
            </w:pPr>
            <w:r w:rsidRPr="000039D0">
              <w:rPr>
                <w:sz w:val="20"/>
                <w:szCs w:val="20"/>
              </w:rPr>
              <w:t>農林水産業、観光、地域経済活性化、産業創出、産学連携、デジタル通貨・決済、働き方</w:t>
            </w:r>
          </w:p>
        </w:tc>
      </w:tr>
      <w:tr w:rsidR="000039D0" w:rsidRPr="009D6821" w14:paraId="6E6B4934" w14:textId="77777777" w:rsidTr="000039D0">
        <w:tc>
          <w:tcPr>
            <w:tcW w:w="1134" w:type="dxa"/>
            <w:vMerge/>
          </w:tcPr>
          <w:p w14:paraId="5548A80A" w14:textId="4D74CED2" w:rsidR="000039D0" w:rsidRPr="000039D0" w:rsidRDefault="000039D0" w:rsidP="000039D0">
            <w:pPr>
              <w:pStyle w:val="a7"/>
              <w:snapToGrid w:val="0"/>
              <w:ind w:firstLineChars="0" w:firstLine="0"/>
              <w:rPr>
                <w:sz w:val="20"/>
                <w:szCs w:val="20"/>
              </w:rPr>
            </w:pPr>
          </w:p>
        </w:tc>
        <w:tc>
          <w:tcPr>
            <w:tcW w:w="1842" w:type="dxa"/>
          </w:tcPr>
          <w:p w14:paraId="5F637D58" w14:textId="152F3A7D" w:rsidR="000039D0" w:rsidRPr="000039D0" w:rsidRDefault="000039D0" w:rsidP="000039D0">
            <w:pPr>
              <w:pStyle w:val="a7"/>
              <w:snapToGrid w:val="0"/>
              <w:ind w:firstLineChars="0" w:firstLine="0"/>
              <w:rPr>
                <w:sz w:val="20"/>
                <w:szCs w:val="20"/>
              </w:rPr>
            </w:pPr>
            <w:r w:rsidRPr="000039D0">
              <w:rPr>
                <w:sz w:val="20"/>
                <w:szCs w:val="20"/>
              </w:rPr>
              <w:t>地域社会</w:t>
            </w:r>
          </w:p>
        </w:tc>
        <w:tc>
          <w:tcPr>
            <w:tcW w:w="5097" w:type="dxa"/>
          </w:tcPr>
          <w:p w14:paraId="06CC8086" w14:textId="520562C7" w:rsidR="000039D0" w:rsidRPr="000039D0" w:rsidRDefault="000039D0" w:rsidP="000039D0">
            <w:pPr>
              <w:pStyle w:val="a7"/>
              <w:snapToGrid w:val="0"/>
              <w:ind w:firstLineChars="0" w:firstLine="0"/>
              <w:rPr>
                <w:sz w:val="20"/>
                <w:szCs w:val="20"/>
              </w:rPr>
            </w:pPr>
            <w:r w:rsidRPr="000039D0">
              <w:rPr>
                <w:sz w:val="20"/>
                <w:szCs w:val="20"/>
              </w:rPr>
              <w:t>地域コミュニティ形成、地域自治、社会活動</w:t>
            </w:r>
          </w:p>
        </w:tc>
      </w:tr>
      <w:tr w:rsidR="000039D0" w:rsidRPr="009D6821" w14:paraId="25BE1686" w14:textId="77777777" w:rsidTr="000039D0">
        <w:tc>
          <w:tcPr>
            <w:tcW w:w="1134" w:type="dxa"/>
            <w:vMerge/>
          </w:tcPr>
          <w:p w14:paraId="24E43665" w14:textId="53B12546" w:rsidR="000039D0" w:rsidRPr="000039D0" w:rsidRDefault="000039D0" w:rsidP="000039D0">
            <w:pPr>
              <w:pStyle w:val="a7"/>
              <w:snapToGrid w:val="0"/>
              <w:ind w:firstLineChars="0" w:firstLine="0"/>
              <w:rPr>
                <w:sz w:val="20"/>
                <w:szCs w:val="20"/>
              </w:rPr>
            </w:pPr>
          </w:p>
        </w:tc>
        <w:tc>
          <w:tcPr>
            <w:tcW w:w="1842" w:type="dxa"/>
          </w:tcPr>
          <w:p w14:paraId="620786BF" w14:textId="6987760A" w:rsidR="000039D0" w:rsidRPr="000039D0" w:rsidRDefault="000039D0" w:rsidP="000039D0">
            <w:pPr>
              <w:pStyle w:val="a7"/>
              <w:snapToGrid w:val="0"/>
              <w:ind w:firstLineChars="0" w:firstLine="0"/>
              <w:rPr>
                <w:sz w:val="20"/>
                <w:szCs w:val="20"/>
              </w:rPr>
            </w:pPr>
            <w:r w:rsidRPr="000039D0">
              <w:rPr>
                <w:sz w:val="20"/>
                <w:szCs w:val="20"/>
              </w:rPr>
              <w:t>教育／文化</w:t>
            </w:r>
          </w:p>
        </w:tc>
        <w:tc>
          <w:tcPr>
            <w:tcW w:w="5097" w:type="dxa"/>
          </w:tcPr>
          <w:p w14:paraId="55C94738" w14:textId="4DEFC5B8" w:rsidR="000039D0" w:rsidRPr="000039D0" w:rsidRDefault="000039D0" w:rsidP="000039D0">
            <w:pPr>
              <w:pStyle w:val="a7"/>
              <w:snapToGrid w:val="0"/>
              <w:ind w:firstLineChars="0" w:firstLine="0"/>
              <w:rPr>
                <w:sz w:val="20"/>
                <w:szCs w:val="20"/>
              </w:rPr>
            </w:pPr>
            <w:r w:rsidRPr="000039D0">
              <w:rPr>
                <w:sz w:val="20"/>
                <w:szCs w:val="20"/>
              </w:rPr>
              <w:t>教育、子育て、文化・アート</w:t>
            </w:r>
          </w:p>
        </w:tc>
      </w:tr>
      <w:tr w:rsidR="000039D0" w:rsidRPr="009D6821" w14:paraId="276176C1" w14:textId="77777777" w:rsidTr="000039D0">
        <w:tc>
          <w:tcPr>
            <w:tcW w:w="1134" w:type="dxa"/>
            <w:vMerge/>
          </w:tcPr>
          <w:p w14:paraId="0872CABB" w14:textId="59907AAF" w:rsidR="000039D0" w:rsidRPr="000039D0" w:rsidRDefault="000039D0" w:rsidP="000039D0">
            <w:pPr>
              <w:pStyle w:val="a7"/>
              <w:snapToGrid w:val="0"/>
              <w:ind w:firstLineChars="0" w:firstLine="0"/>
              <w:rPr>
                <w:sz w:val="20"/>
                <w:szCs w:val="20"/>
              </w:rPr>
            </w:pPr>
          </w:p>
        </w:tc>
        <w:tc>
          <w:tcPr>
            <w:tcW w:w="1842" w:type="dxa"/>
          </w:tcPr>
          <w:p w14:paraId="36D81651" w14:textId="16BF62B8" w:rsidR="000039D0" w:rsidRPr="000039D0" w:rsidRDefault="000039D0" w:rsidP="000039D0">
            <w:pPr>
              <w:pStyle w:val="a7"/>
              <w:snapToGrid w:val="0"/>
              <w:ind w:firstLineChars="0" w:firstLine="0"/>
              <w:rPr>
                <w:sz w:val="20"/>
                <w:szCs w:val="20"/>
              </w:rPr>
            </w:pPr>
            <w:r w:rsidRPr="000039D0">
              <w:rPr>
                <w:sz w:val="20"/>
                <w:szCs w:val="20"/>
              </w:rPr>
              <w:t>行政</w:t>
            </w:r>
          </w:p>
        </w:tc>
        <w:tc>
          <w:tcPr>
            <w:tcW w:w="5097" w:type="dxa"/>
          </w:tcPr>
          <w:p w14:paraId="1ADCE59D" w14:textId="087E1E3F" w:rsidR="000039D0" w:rsidRPr="000039D0" w:rsidRDefault="000039D0" w:rsidP="000039D0">
            <w:pPr>
              <w:pStyle w:val="a7"/>
              <w:snapToGrid w:val="0"/>
              <w:ind w:firstLineChars="0" w:firstLine="0"/>
              <w:rPr>
                <w:sz w:val="20"/>
                <w:szCs w:val="20"/>
              </w:rPr>
            </w:pPr>
            <w:r w:rsidRPr="000039D0">
              <w:rPr>
                <w:sz w:val="20"/>
                <w:szCs w:val="20"/>
              </w:rPr>
              <w:t>e-サービス、デジタル運営、セキュリティ</w:t>
            </w:r>
          </w:p>
        </w:tc>
      </w:tr>
      <w:tr w:rsidR="000039D0" w:rsidRPr="009D6821" w14:paraId="553CFAFF" w14:textId="77777777" w:rsidTr="000039D0">
        <w:tc>
          <w:tcPr>
            <w:tcW w:w="1134" w:type="dxa"/>
            <w:vMerge w:val="restart"/>
          </w:tcPr>
          <w:p w14:paraId="61157EDC" w14:textId="77777777" w:rsidR="000039D0" w:rsidRPr="000039D0" w:rsidRDefault="000039D0" w:rsidP="000039D0">
            <w:pPr>
              <w:pStyle w:val="a7"/>
              <w:snapToGrid w:val="0"/>
              <w:ind w:firstLineChars="0" w:firstLine="0"/>
              <w:rPr>
                <w:sz w:val="20"/>
                <w:szCs w:val="20"/>
              </w:rPr>
            </w:pPr>
            <w:r w:rsidRPr="000039D0">
              <w:rPr>
                <w:sz w:val="20"/>
                <w:szCs w:val="20"/>
              </w:rPr>
              <w:t xml:space="preserve">基盤 </w:t>
            </w:r>
          </w:p>
        </w:tc>
        <w:tc>
          <w:tcPr>
            <w:tcW w:w="1842" w:type="dxa"/>
          </w:tcPr>
          <w:p w14:paraId="10B0B955" w14:textId="180576F5" w:rsidR="000039D0" w:rsidRPr="000039D0" w:rsidRDefault="000039D0" w:rsidP="000039D0">
            <w:pPr>
              <w:pStyle w:val="a7"/>
              <w:snapToGrid w:val="0"/>
              <w:ind w:firstLineChars="0" w:firstLine="0"/>
              <w:rPr>
                <w:sz w:val="20"/>
                <w:szCs w:val="20"/>
              </w:rPr>
            </w:pPr>
            <w:r w:rsidRPr="000039D0">
              <w:rPr>
                <w:sz w:val="20"/>
                <w:szCs w:val="20"/>
              </w:rPr>
              <w:t>IT基盤</w:t>
            </w:r>
          </w:p>
        </w:tc>
        <w:tc>
          <w:tcPr>
            <w:tcW w:w="5097" w:type="dxa"/>
          </w:tcPr>
          <w:p w14:paraId="66C2AB92" w14:textId="64C4AB5D" w:rsidR="000039D0" w:rsidRPr="000039D0" w:rsidRDefault="000039D0" w:rsidP="000039D0">
            <w:pPr>
              <w:pStyle w:val="a7"/>
              <w:snapToGrid w:val="0"/>
              <w:ind w:firstLineChars="0" w:firstLine="0"/>
              <w:rPr>
                <w:sz w:val="20"/>
                <w:szCs w:val="20"/>
              </w:rPr>
            </w:pPr>
            <w:r w:rsidRPr="000039D0">
              <w:rPr>
                <w:sz w:val="20"/>
                <w:szCs w:val="20"/>
              </w:rPr>
              <w:t>都市OS、データ連携基盤、デジタル通信網、オープン データ、3D都市モデル、データガバナンス、アクセシビリティ</w:t>
            </w:r>
          </w:p>
        </w:tc>
      </w:tr>
      <w:tr w:rsidR="000039D0" w:rsidRPr="009D6821" w14:paraId="68FF8F7C" w14:textId="77777777" w:rsidTr="000039D0">
        <w:tc>
          <w:tcPr>
            <w:tcW w:w="1134" w:type="dxa"/>
            <w:vMerge/>
          </w:tcPr>
          <w:p w14:paraId="1F75E540" w14:textId="68BAE3DE" w:rsidR="000039D0" w:rsidRPr="000039D0" w:rsidRDefault="000039D0" w:rsidP="000039D0">
            <w:pPr>
              <w:pStyle w:val="a7"/>
              <w:snapToGrid w:val="0"/>
              <w:ind w:firstLineChars="0" w:firstLine="0"/>
              <w:rPr>
                <w:sz w:val="20"/>
                <w:szCs w:val="20"/>
              </w:rPr>
            </w:pPr>
          </w:p>
        </w:tc>
        <w:tc>
          <w:tcPr>
            <w:tcW w:w="1842" w:type="dxa"/>
          </w:tcPr>
          <w:p w14:paraId="08E88F36" w14:textId="113C3CE1" w:rsidR="000039D0" w:rsidRPr="000039D0" w:rsidRDefault="000039D0" w:rsidP="000039D0">
            <w:pPr>
              <w:pStyle w:val="a7"/>
              <w:snapToGrid w:val="0"/>
              <w:ind w:firstLineChars="0" w:firstLine="0"/>
              <w:rPr>
                <w:sz w:val="20"/>
                <w:szCs w:val="20"/>
              </w:rPr>
            </w:pPr>
            <w:r w:rsidRPr="000039D0">
              <w:rPr>
                <w:sz w:val="20"/>
                <w:szCs w:val="20"/>
              </w:rPr>
              <w:t>運営体制</w:t>
            </w:r>
          </w:p>
        </w:tc>
        <w:tc>
          <w:tcPr>
            <w:tcW w:w="5097" w:type="dxa"/>
          </w:tcPr>
          <w:p w14:paraId="5CCABE9E" w14:textId="328D4C7F" w:rsidR="000039D0" w:rsidRPr="000039D0" w:rsidRDefault="000039D0" w:rsidP="000039D0">
            <w:pPr>
              <w:pStyle w:val="a7"/>
              <w:snapToGrid w:val="0"/>
              <w:ind w:firstLineChars="0" w:firstLine="0"/>
              <w:rPr>
                <w:sz w:val="20"/>
                <w:szCs w:val="20"/>
              </w:rPr>
            </w:pPr>
            <w:r w:rsidRPr="000039D0">
              <w:rPr>
                <w:sz w:val="20"/>
                <w:szCs w:val="20"/>
              </w:rPr>
              <w:t>官民連携、住民参画、運営のオープン性・透明性、マネタイズ</w:t>
            </w:r>
          </w:p>
        </w:tc>
      </w:tr>
      <w:tr w:rsidR="000039D0" w:rsidRPr="009D6821" w14:paraId="6FC365B7" w14:textId="77777777" w:rsidTr="000039D0">
        <w:tc>
          <w:tcPr>
            <w:tcW w:w="1134" w:type="dxa"/>
            <w:vMerge/>
          </w:tcPr>
          <w:p w14:paraId="2F306AF4" w14:textId="29934148" w:rsidR="000039D0" w:rsidRPr="000039D0" w:rsidRDefault="000039D0" w:rsidP="000039D0">
            <w:pPr>
              <w:pStyle w:val="a7"/>
              <w:snapToGrid w:val="0"/>
              <w:ind w:firstLineChars="0" w:firstLine="0"/>
              <w:rPr>
                <w:sz w:val="20"/>
                <w:szCs w:val="20"/>
              </w:rPr>
            </w:pPr>
          </w:p>
        </w:tc>
        <w:tc>
          <w:tcPr>
            <w:tcW w:w="1842" w:type="dxa"/>
          </w:tcPr>
          <w:p w14:paraId="6F83E37C" w14:textId="0B7DB297" w:rsidR="000039D0" w:rsidRPr="000039D0" w:rsidRDefault="000039D0" w:rsidP="000039D0">
            <w:pPr>
              <w:pStyle w:val="a7"/>
              <w:snapToGrid w:val="0"/>
              <w:ind w:firstLineChars="0" w:firstLine="0"/>
              <w:rPr>
                <w:sz w:val="20"/>
                <w:szCs w:val="20"/>
              </w:rPr>
            </w:pPr>
            <w:r w:rsidRPr="000039D0">
              <w:rPr>
                <w:sz w:val="20"/>
                <w:szCs w:val="20"/>
              </w:rPr>
              <w:t>人材</w:t>
            </w:r>
          </w:p>
        </w:tc>
        <w:tc>
          <w:tcPr>
            <w:tcW w:w="5097" w:type="dxa"/>
          </w:tcPr>
          <w:p w14:paraId="31BB0BE0" w14:textId="597E2DA8" w:rsidR="000039D0" w:rsidRPr="000039D0" w:rsidRDefault="000039D0" w:rsidP="000039D0">
            <w:pPr>
              <w:pStyle w:val="a7"/>
              <w:snapToGrid w:val="0"/>
              <w:ind w:firstLineChars="0" w:firstLine="0"/>
              <w:rPr>
                <w:sz w:val="20"/>
                <w:szCs w:val="20"/>
              </w:rPr>
            </w:pPr>
            <w:r w:rsidRPr="000039D0">
              <w:rPr>
                <w:sz w:val="20"/>
                <w:szCs w:val="20"/>
              </w:rPr>
              <w:t>スマートシティ人材育成・活用、リテラシー／デジタルデバイド対策</w:t>
            </w:r>
          </w:p>
        </w:tc>
      </w:tr>
    </w:tbl>
    <w:p w14:paraId="4B5B2EA2" w14:textId="6D240D11" w:rsidR="00D728CF" w:rsidRPr="00D728CF" w:rsidRDefault="00D728CF">
      <w:pPr>
        <w:pStyle w:val="22"/>
      </w:pPr>
      <w:r>
        <w:rPr>
          <w:rFonts w:hint="eastAsia"/>
        </w:rPr>
        <w:t xml:space="preserve">　</w:t>
      </w:r>
      <w:bookmarkStart w:id="210" w:name="_Toc103600087"/>
      <w:r>
        <w:rPr>
          <w:rFonts w:hint="eastAsia"/>
        </w:rPr>
        <w:t>デジタル田園都市　wellbeing指標</w:t>
      </w:r>
      <w:r w:rsidR="008878BF">
        <w:rPr>
          <w:rStyle w:val="affa"/>
        </w:rPr>
        <w:footnoteReference w:id="62"/>
      </w:r>
      <w:bookmarkEnd w:id="210"/>
    </w:p>
    <w:p w14:paraId="21997A8E" w14:textId="65152B9B" w:rsidR="00FD08FC" w:rsidRDefault="00A539F6" w:rsidP="0059616B">
      <w:pPr>
        <w:pStyle w:val="a6"/>
        <w:ind w:firstLine="240"/>
      </w:pPr>
      <w:r>
        <w:rPr>
          <w:rFonts w:hint="eastAsia"/>
        </w:rPr>
        <w:t>地域版のスマートシティであるデジタル田園都市構想が推進されていますが、この構想の推進を円滑に行うためwell-being指標</w:t>
      </w:r>
      <w:r w:rsidR="00201EC7">
        <w:rPr>
          <w:rFonts w:hint="eastAsia"/>
        </w:rPr>
        <w:t>が</w:t>
      </w:r>
      <w:r>
        <w:rPr>
          <w:rFonts w:hint="eastAsia"/>
        </w:rPr>
        <w:t>設定</w:t>
      </w:r>
      <w:r w:rsidR="00201EC7">
        <w:rPr>
          <w:rFonts w:hint="eastAsia"/>
        </w:rPr>
        <w:t>され</w:t>
      </w:r>
      <w:r>
        <w:rPr>
          <w:rFonts w:hint="eastAsia"/>
        </w:rPr>
        <w:t>ています。サービスへのアクセス数等のアウトプット指標ではなく、住民の生活を良くしたかどうかを測定するために活用することができます。</w:t>
      </w:r>
    </w:p>
    <w:p w14:paraId="009DC024" w14:textId="7836D084" w:rsidR="00323F71" w:rsidRPr="00D728CF" w:rsidRDefault="00323F71">
      <w:pPr>
        <w:pStyle w:val="22"/>
      </w:pPr>
      <w:r>
        <w:rPr>
          <w:rFonts w:hint="eastAsia"/>
        </w:rPr>
        <w:t xml:space="preserve">　</w:t>
      </w:r>
      <w:bookmarkStart w:id="211" w:name="_Toc103600088"/>
      <w:r>
        <w:rPr>
          <w:rFonts w:hint="eastAsia"/>
        </w:rPr>
        <w:t>都市再生のための評価マニュアル</w:t>
      </w:r>
      <w:r w:rsidR="0036493E">
        <w:rPr>
          <w:rFonts w:hint="eastAsia"/>
        </w:rPr>
        <w:t xml:space="preserve">　</w:t>
      </w:r>
      <w:r>
        <w:rPr>
          <w:rFonts w:hint="eastAsia"/>
        </w:rPr>
        <w:t>モニタリングマニュアル</w:t>
      </w:r>
      <w:r>
        <w:rPr>
          <w:rStyle w:val="affa"/>
        </w:rPr>
        <w:footnoteReference w:id="63"/>
      </w:r>
      <w:bookmarkEnd w:id="211"/>
    </w:p>
    <w:p w14:paraId="3A2D7A1D" w14:textId="72E9B8DE" w:rsidR="00FD08FC" w:rsidRPr="00323F71" w:rsidRDefault="00FF4DC4" w:rsidP="0059616B">
      <w:pPr>
        <w:pStyle w:val="a6"/>
        <w:ind w:firstLine="240"/>
      </w:pPr>
      <w:r>
        <w:rPr>
          <w:rFonts w:hint="eastAsia"/>
        </w:rPr>
        <w:t>都市再生に関する都市の取り組み評価のマニュアルです。統計等の集計データ、行政活動やセンサーなどから得られるモニタリングデータ、行政機関以外が保有するオルタネイティブデータの検討が行われています。</w:t>
      </w:r>
    </w:p>
    <w:p w14:paraId="55CE2533" w14:textId="77777777" w:rsidR="00233E05" w:rsidRDefault="00233E05">
      <w:pPr>
        <w:widowControl/>
        <w:jc w:val="left"/>
        <w:rPr>
          <w:rFonts w:eastAsia="ＭＳ ゴシック" w:hAnsiTheme="majorHAnsi" w:cstheme="majorBidi"/>
          <w:szCs w:val="24"/>
        </w:rPr>
      </w:pPr>
      <w:r>
        <w:br w:type="page"/>
      </w:r>
    </w:p>
    <w:p w14:paraId="07E4AF35" w14:textId="3DC8A77C" w:rsidR="00011252" w:rsidRDefault="00011252" w:rsidP="00011252">
      <w:pPr>
        <w:pStyle w:val="10"/>
        <w:ind w:left="240" w:hanging="240"/>
      </w:pPr>
      <w:r>
        <w:rPr>
          <w:rFonts w:hint="eastAsia"/>
        </w:rPr>
        <w:lastRenderedPageBreak/>
        <w:t xml:space="preserve">　</w:t>
      </w:r>
      <w:bookmarkStart w:id="212" w:name="_Toc103600089"/>
      <w:r>
        <w:rPr>
          <w:rFonts w:hint="eastAsia"/>
        </w:rPr>
        <w:t>データカタログ</w:t>
      </w:r>
      <w:r w:rsidR="00A539F6">
        <w:rPr>
          <w:rFonts w:hint="eastAsia"/>
        </w:rPr>
        <w:t>等</w:t>
      </w:r>
      <w:bookmarkEnd w:id="212"/>
    </w:p>
    <w:p w14:paraId="7E93452A" w14:textId="50BDAE97" w:rsidR="00E21B02" w:rsidRDefault="00011252">
      <w:pPr>
        <w:pStyle w:val="22"/>
      </w:pPr>
      <w:r>
        <w:rPr>
          <w:rFonts w:hint="eastAsia"/>
        </w:rPr>
        <w:t xml:space="preserve">　</w:t>
      </w:r>
      <w:bookmarkStart w:id="213" w:name="_Toc103600090"/>
      <w:r>
        <w:rPr>
          <w:rFonts w:hint="eastAsia"/>
        </w:rPr>
        <w:t>データカタログ</w:t>
      </w:r>
      <w:bookmarkEnd w:id="213"/>
    </w:p>
    <w:p w14:paraId="07491535" w14:textId="52932B25" w:rsidR="00E81576" w:rsidRDefault="006425E2" w:rsidP="006425E2">
      <w:pPr>
        <w:pStyle w:val="a7"/>
      </w:pPr>
      <w:r>
        <w:rPr>
          <w:rFonts w:hint="eastAsia"/>
        </w:rPr>
        <w:t>多くのデータモデルが定義され、それに基づくデータが整備されると、多様なサービスが生まれる可能性が高ま</w:t>
      </w:r>
      <w:r w:rsidR="00E81576">
        <w:rPr>
          <w:rFonts w:hint="eastAsia"/>
        </w:rPr>
        <w:t>ります</w:t>
      </w:r>
      <w:r>
        <w:rPr>
          <w:rFonts w:hint="eastAsia"/>
        </w:rPr>
        <w:t>。</w:t>
      </w:r>
      <w:r w:rsidR="00E81576">
        <w:rPr>
          <w:rFonts w:hint="eastAsia"/>
        </w:rPr>
        <w:t>そのためには</w:t>
      </w:r>
      <w:r>
        <w:rPr>
          <w:rFonts w:hint="eastAsia"/>
        </w:rPr>
        <w:t>必要なデータを効率的に</w:t>
      </w:r>
      <w:r w:rsidR="00E81576">
        <w:rPr>
          <w:rFonts w:hint="eastAsia"/>
        </w:rPr>
        <w:t>検索</w:t>
      </w:r>
      <w:r>
        <w:rPr>
          <w:rFonts w:hint="eastAsia"/>
        </w:rPr>
        <w:t>するための仕組みが必要とな</w:t>
      </w:r>
      <w:r w:rsidR="00E81576">
        <w:rPr>
          <w:rFonts w:hint="eastAsia"/>
        </w:rPr>
        <w:t>ります</w:t>
      </w:r>
      <w:r>
        <w:rPr>
          <w:rFonts w:hint="eastAsia"/>
        </w:rPr>
        <w:t>。</w:t>
      </w:r>
    </w:p>
    <w:p w14:paraId="34556C9A" w14:textId="34436243" w:rsidR="006425E2" w:rsidRDefault="006425E2" w:rsidP="006425E2">
      <w:pPr>
        <w:pStyle w:val="a7"/>
      </w:pPr>
      <w:r>
        <w:rPr>
          <w:rFonts w:hint="eastAsia"/>
        </w:rPr>
        <w:t>データカタログサイトは、</w:t>
      </w:r>
      <w:r w:rsidR="00A539F6">
        <w:rPr>
          <w:rFonts w:hint="eastAsia"/>
        </w:rPr>
        <w:t>ハーベスティング機能があり</w:t>
      </w:r>
      <w:r>
        <w:rPr>
          <w:rFonts w:hint="eastAsia"/>
        </w:rPr>
        <w:t>広域のデータ収集にも対応可能なオープンソースのデータカタログサービスであるCKAN</w:t>
      </w:r>
      <w:r>
        <w:rPr>
          <w:rStyle w:val="affa"/>
        </w:rPr>
        <w:footnoteReference w:id="64"/>
      </w:r>
      <w:r>
        <w:rPr>
          <w:rFonts w:hint="eastAsia"/>
        </w:rPr>
        <w:t>を推奨</w:t>
      </w:r>
      <w:r w:rsidR="00E81576">
        <w:rPr>
          <w:rFonts w:hint="eastAsia"/>
        </w:rPr>
        <w:t>します</w:t>
      </w:r>
      <w:r>
        <w:rPr>
          <w:rFonts w:hint="eastAsia"/>
        </w:rPr>
        <w:t>。</w:t>
      </w:r>
    </w:p>
    <w:p w14:paraId="3F8D1ECF" w14:textId="12533F7C" w:rsidR="00011252" w:rsidRPr="00011252" w:rsidRDefault="00011252">
      <w:pPr>
        <w:pStyle w:val="22"/>
      </w:pPr>
      <w:r>
        <w:rPr>
          <w:rFonts w:hint="eastAsia"/>
        </w:rPr>
        <w:t xml:space="preserve">　</w:t>
      </w:r>
      <w:bookmarkStart w:id="214" w:name="_Toc103600091"/>
      <w:r w:rsidR="006425E2">
        <w:rPr>
          <w:rFonts w:hint="eastAsia"/>
        </w:rPr>
        <w:t>データセットの</w:t>
      </w:r>
      <w:r>
        <w:rPr>
          <w:rFonts w:hint="eastAsia"/>
        </w:rPr>
        <w:t>メタデータ</w:t>
      </w:r>
      <w:bookmarkEnd w:id="214"/>
    </w:p>
    <w:p w14:paraId="7683C953" w14:textId="4CA917C4" w:rsidR="006425E2" w:rsidRDefault="006425E2" w:rsidP="006425E2">
      <w:pPr>
        <w:pStyle w:val="a7"/>
      </w:pPr>
      <w:r>
        <w:rPr>
          <w:rFonts w:hint="eastAsia"/>
        </w:rPr>
        <w:t>データ検索や管理のためのメタデータは、国際的な検索性も考慮して、W3Cが整備したDCAT（Data CATalogue）</w:t>
      </w:r>
      <w:r>
        <w:rPr>
          <w:rStyle w:val="affa"/>
        </w:rPr>
        <w:footnoteReference w:id="65"/>
      </w:r>
      <w:r>
        <w:rPr>
          <w:rFonts w:hint="eastAsia"/>
        </w:rPr>
        <w:t>に準拠したDCAT-GOJモデル</w:t>
      </w:r>
      <w:r w:rsidR="00BA4F5B">
        <w:rPr>
          <w:rFonts w:hint="eastAsia"/>
        </w:rPr>
        <w:t>を使います</w:t>
      </w:r>
      <w:r>
        <w:rPr>
          <w:rFonts w:hint="eastAsia"/>
        </w:rPr>
        <w:t>。</w:t>
      </w:r>
      <w:r w:rsidR="00913ECF">
        <w:rPr>
          <w:rFonts w:hint="eastAsia"/>
        </w:rPr>
        <w:t>D</w:t>
      </w:r>
      <w:r w:rsidR="00913ECF">
        <w:t>CAT-GOJ</w:t>
      </w:r>
      <w:r w:rsidR="00913ECF">
        <w:rPr>
          <w:rFonts w:hint="eastAsia"/>
        </w:rPr>
        <w:t>は</w:t>
      </w:r>
      <w:r>
        <w:rPr>
          <w:rFonts w:hint="eastAsia"/>
        </w:rPr>
        <w:t>「GIFメタデータ導入実践ガイドライン」を参照して整備すること</w:t>
      </w:r>
      <w:r w:rsidR="00A539F6">
        <w:rPr>
          <w:rFonts w:hint="eastAsia"/>
        </w:rPr>
        <w:t>ができます。メタデータを標準化すること</w:t>
      </w:r>
      <w:r>
        <w:rPr>
          <w:rFonts w:hint="eastAsia"/>
        </w:rPr>
        <w:t>で分野横断での検索を容易にすることができ</w:t>
      </w:r>
      <w:r w:rsidR="00BA4F5B">
        <w:rPr>
          <w:rFonts w:hint="eastAsia"/>
        </w:rPr>
        <w:t>ます</w:t>
      </w:r>
      <w:r>
        <w:rPr>
          <w:rFonts w:hint="eastAsia"/>
        </w:rPr>
        <w:t>。</w:t>
      </w:r>
    </w:p>
    <w:p w14:paraId="27A8FB21" w14:textId="77777777" w:rsidR="00A539F6" w:rsidRDefault="00A539F6" w:rsidP="00A539F6">
      <w:pPr>
        <w:pStyle w:val="a7"/>
      </w:pPr>
      <w:r>
        <w:rPr>
          <w:rFonts w:hint="eastAsia"/>
        </w:rPr>
        <w:t>DCAT-GOJは、分野や管理別のデータをまとめたカタログ情報と、具体的な中身を示すリソース情報の2階層になっています。リソースは、ファイルでデータを提供する場合のデータセット情報、APIでデータを提供するデータサービス情報、それらの具体的な配布内容であるディストリビューションにより構成されます。</w:t>
      </w:r>
    </w:p>
    <w:p w14:paraId="38CF7CA0" w14:textId="77777777" w:rsidR="006425E2" w:rsidRDefault="006425E2" w:rsidP="006425E2">
      <w:pPr>
        <w:pStyle w:val="a7"/>
        <w:keepNext/>
      </w:pPr>
      <w:r>
        <w:rPr>
          <w:noProof/>
        </w:rPr>
        <w:drawing>
          <wp:inline distT="0" distB="0" distL="0" distR="0" wp14:anchorId="405E6D0B" wp14:editId="018A243A">
            <wp:extent cx="5244465" cy="2261870"/>
            <wp:effectExtent l="0" t="0" r="0" b="5080"/>
            <wp:docPr id="35" name="図 35"/>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4465" cy="2261870"/>
                    </a:xfrm>
                    <a:prstGeom prst="rect">
                      <a:avLst/>
                    </a:prstGeom>
                    <a:noFill/>
                    <a:ln>
                      <a:noFill/>
                    </a:ln>
                  </pic:spPr>
                </pic:pic>
              </a:graphicData>
            </a:graphic>
          </wp:inline>
        </w:drawing>
      </w:r>
    </w:p>
    <w:p w14:paraId="0AECC930" w14:textId="00DE318E" w:rsidR="006425E2" w:rsidRDefault="006425E2" w:rsidP="006425E2">
      <w:pPr>
        <w:pStyle w:val="aff0"/>
        <w:spacing w:before="360" w:after="24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4</w:t>
      </w:r>
      <w:r>
        <w:fldChar w:fldCharType="end"/>
      </w:r>
      <w:r>
        <w:rPr>
          <w:rFonts w:hint="eastAsia"/>
        </w:rPr>
        <w:t xml:space="preserve">　DCAT-GOJの構造</w:t>
      </w:r>
    </w:p>
    <w:p w14:paraId="5160287A" w14:textId="63A5F684" w:rsidR="000D409F" w:rsidRPr="000D409F" w:rsidRDefault="000D409F" w:rsidP="000D409F">
      <w:pPr>
        <w:pStyle w:val="a7"/>
      </w:pPr>
      <w:r>
        <w:rPr>
          <w:rFonts w:hint="eastAsia"/>
        </w:rPr>
        <w:lastRenderedPageBreak/>
        <w:t>また、地理空間に特化したデータに関してはgeoDCAT、統計に関するデータはstatDCATを参照します。</w:t>
      </w:r>
    </w:p>
    <w:p w14:paraId="61466675" w14:textId="77777777" w:rsidR="008878BF" w:rsidRDefault="008878BF" w:rsidP="000D409F">
      <w:pPr>
        <w:pStyle w:val="32"/>
        <w:numPr>
          <w:ilvl w:val="0"/>
          <w:numId w:val="97"/>
        </w:numPr>
      </w:pPr>
      <w:bookmarkStart w:id="215" w:name="_Toc99390112"/>
      <w:bookmarkStart w:id="216" w:name="_Toc103600092"/>
      <w:r>
        <w:rPr>
          <w:rFonts w:hint="eastAsia"/>
        </w:rPr>
        <w:t>カタログ</w:t>
      </w:r>
      <w:bookmarkEnd w:id="215"/>
      <w:bookmarkEnd w:id="216"/>
    </w:p>
    <w:tbl>
      <w:tblPr>
        <w:tblW w:w="8500" w:type="dxa"/>
        <w:tblLayout w:type="fixed"/>
        <w:tblLook w:val="04A0" w:firstRow="1" w:lastRow="0" w:firstColumn="1" w:lastColumn="0" w:noHBand="0" w:noVBand="1"/>
      </w:tblPr>
      <w:tblGrid>
        <w:gridCol w:w="704"/>
        <w:gridCol w:w="1559"/>
        <w:gridCol w:w="6237"/>
      </w:tblGrid>
      <w:tr w:rsidR="000D409F" w14:paraId="67438238" w14:textId="77777777" w:rsidTr="000D409F">
        <w:trPr>
          <w:cantSplit/>
          <w:trHeight w:val="265"/>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F0502" w14:textId="62B3270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D57177" w14:textId="1AD17EF0"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1522EE5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項目説明</w:t>
            </w:r>
          </w:p>
        </w:tc>
      </w:tr>
      <w:tr w:rsidR="000D409F" w14:paraId="26FA1C4A" w14:textId="77777777" w:rsidTr="000D409F">
        <w:trPr>
          <w:cantSplit/>
          <w:trHeight w:val="128"/>
        </w:trPr>
        <w:tc>
          <w:tcPr>
            <w:tcW w:w="704" w:type="dxa"/>
            <w:tcBorders>
              <w:top w:val="single" w:sz="4" w:space="0" w:color="000000"/>
              <w:left w:val="single" w:sz="4" w:space="0" w:color="000000"/>
              <w:bottom w:val="single" w:sz="4" w:space="0" w:color="000000"/>
              <w:right w:val="single" w:sz="4" w:space="0" w:color="000000"/>
            </w:tcBorders>
            <w:vAlign w:val="center"/>
          </w:tcPr>
          <w:p w14:paraId="61C0DF8C" w14:textId="678225D3"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E782E6" w14:textId="3F7D6B9A"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2C32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カタログをユニークに識別するための管理IDを示す。</w:t>
            </w:r>
          </w:p>
        </w:tc>
      </w:tr>
      <w:tr w:rsidR="000D409F" w14:paraId="06F64BC5" w14:textId="77777777" w:rsidTr="000D409F">
        <w:trPr>
          <w:cantSplit/>
          <w:trHeight w:val="146"/>
        </w:trPr>
        <w:tc>
          <w:tcPr>
            <w:tcW w:w="704" w:type="dxa"/>
            <w:tcBorders>
              <w:top w:val="single" w:sz="4" w:space="0" w:color="000000"/>
              <w:left w:val="single" w:sz="4" w:space="0" w:color="000000"/>
              <w:bottom w:val="single" w:sz="4" w:space="0" w:color="000000"/>
              <w:right w:val="single" w:sz="4" w:space="0" w:color="000000"/>
            </w:tcBorders>
            <w:vAlign w:val="center"/>
          </w:tcPr>
          <w:p w14:paraId="036BAF26" w14:textId="0E5FE15B"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1C0AAA" w14:textId="11993B4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D8FF7A"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カタログのタイトルを示す。</w:t>
            </w:r>
          </w:p>
        </w:tc>
      </w:tr>
      <w:tr w:rsidR="000D409F" w14:paraId="57843D00" w14:textId="77777777" w:rsidTr="000D409F">
        <w:trPr>
          <w:cantSplit/>
          <w:trHeight w:val="164"/>
        </w:trPr>
        <w:tc>
          <w:tcPr>
            <w:tcW w:w="704" w:type="dxa"/>
            <w:tcBorders>
              <w:top w:val="single" w:sz="4" w:space="0" w:color="000000"/>
              <w:left w:val="single" w:sz="4" w:space="0" w:color="000000"/>
              <w:bottom w:val="single" w:sz="4" w:space="0" w:color="000000"/>
              <w:right w:val="single" w:sz="4" w:space="0" w:color="000000"/>
            </w:tcBorders>
            <w:vAlign w:val="center"/>
          </w:tcPr>
          <w:p w14:paraId="6DE2640C" w14:textId="2328327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C58ADA" w14:textId="0F12DC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EBF12"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カタログのサブタイトルを示す。</w:t>
            </w:r>
          </w:p>
        </w:tc>
      </w:tr>
      <w:tr w:rsidR="000D409F" w14:paraId="6C1D27F7" w14:textId="77777777" w:rsidTr="000D409F">
        <w:trPr>
          <w:cantSplit/>
          <w:trHeight w:val="607"/>
        </w:trPr>
        <w:tc>
          <w:tcPr>
            <w:tcW w:w="704" w:type="dxa"/>
            <w:tcBorders>
              <w:top w:val="single" w:sz="4" w:space="0" w:color="000000"/>
              <w:left w:val="single" w:sz="4" w:space="0" w:color="000000"/>
              <w:bottom w:val="single" w:sz="4" w:space="0" w:color="000000"/>
              <w:right w:val="single" w:sz="4" w:space="0" w:color="000000"/>
            </w:tcBorders>
            <w:vAlign w:val="center"/>
          </w:tcPr>
          <w:p w14:paraId="27B28DD2" w14:textId="4F28B170"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251487" w14:textId="43E89EA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4F20E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カタログに収録されている情報の特徴を第三者に理解してもらうための説明を示す。また、関係性のあるカタログが存在する場合は、その名称も示す。</w:t>
            </w:r>
          </w:p>
        </w:tc>
      </w:tr>
      <w:tr w:rsidR="000D409F" w14:paraId="3D3D8FAB"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C6AFC23" w14:textId="0E01A9E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59323B2" w14:textId="1100AC96"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21CADCD"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カタログを容易に検索できるように、検索タグとして扱うキーワードを示す。</w:t>
            </w:r>
          </w:p>
        </w:tc>
      </w:tr>
      <w:tr w:rsidR="000D409F" w14:paraId="5941DF37" w14:textId="77777777" w:rsidTr="000D409F">
        <w:trPr>
          <w:cantSplit/>
          <w:trHeight w:val="129"/>
        </w:trPr>
        <w:tc>
          <w:tcPr>
            <w:tcW w:w="704" w:type="dxa"/>
            <w:tcBorders>
              <w:top w:val="single" w:sz="4" w:space="0" w:color="000000"/>
              <w:left w:val="single" w:sz="4" w:space="0" w:color="000000"/>
              <w:bottom w:val="single" w:sz="4" w:space="0" w:color="000000"/>
              <w:right w:val="single" w:sz="4" w:space="0" w:color="000000"/>
            </w:tcBorders>
            <w:vAlign w:val="center"/>
          </w:tcPr>
          <w:p w14:paraId="112E034E" w14:textId="70E095E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DBD7965" w14:textId="5E38691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テーマ分類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3361E0"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カタログが扱う情報のテーマ分類を示す。</w:t>
            </w:r>
          </w:p>
        </w:tc>
      </w:tr>
      <w:tr w:rsidR="000D409F" w14:paraId="62DAAFA5" w14:textId="77777777" w:rsidTr="000D409F">
        <w:trPr>
          <w:cantSplit/>
          <w:trHeight w:val="148"/>
        </w:trPr>
        <w:tc>
          <w:tcPr>
            <w:tcW w:w="704" w:type="dxa"/>
            <w:tcBorders>
              <w:top w:val="single" w:sz="4" w:space="0" w:color="000000"/>
              <w:left w:val="single" w:sz="4" w:space="0" w:color="000000"/>
              <w:bottom w:val="single" w:sz="4" w:space="0" w:color="000000"/>
              <w:right w:val="single" w:sz="4" w:space="0" w:color="000000"/>
            </w:tcBorders>
            <w:vAlign w:val="center"/>
          </w:tcPr>
          <w:p w14:paraId="427361DC" w14:textId="72E3B09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1D25E9" w14:textId="5F7CA28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DEDD93"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カタログの対象地域を示す。</w:t>
            </w:r>
          </w:p>
        </w:tc>
      </w:tr>
      <w:tr w:rsidR="000D409F" w14:paraId="467D3D04" w14:textId="77777777" w:rsidTr="000D409F">
        <w:trPr>
          <w:cantSplit/>
          <w:trHeight w:val="165"/>
        </w:trPr>
        <w:tc>
          <w:tcPr>
            <w:tcW w:w="704" w:type="dxa"/>
            <w:tcBorders>
              <w:top w:val="single" w:sz="4" w:space="0" w:color="000000"/>
              <w:left w:val="single" w:sz="4" w:space="0" w:color="000000"/>
              <w:bottom w:val="single" w:sz="4" w:space="0" w:color="000000"/>
              <w:right w:val="single" w:sz="4" w:space="0" w:color="000000"/>
            </w:tcBorders>
            <w:vAlign w:val="center"/>
          </w:tcPr>
          <w:p w14:paraId="7EEA0476" w14:textId="23FA331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913D7B" w14:textId="5B2A437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親カタログID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7FCFCD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上位のカタログがある時にそのカタログIDを示す。</w:t>
            </w:r>
          </w:p>
        </w:tc>
      </w:tr>
      <w:tr w:rsidR="000D409F" w14:paraId="74E47ED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05C51D" w14:textId="1E98FCCD"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9A97F2" w14:textId="59C343AD"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09DA51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カタログを提供するエンティティ（組織又は個人）の名称を示す。</w:t>
            </w:r>
          </w:p>
          <w:p w14:paraId="3AD3B54E"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※法人番号も検討</w:t>
            </w:r>
          </w:p>
        </w:tc>
      </w:tr>
      <w:tr w:rsidR="000D409F" w14:paraId="6BDBC4FA" w14:textId="77777777" w:rsidTr="000D409F">
        <w:trPr>
          <w:cantSplit/>
          <w:trHeight w:val="96"/>
        </w:trPr>
        <w:tc>
          <w:tcPr>
            <w:tcW w:w="704" w:type="dxa"/>
            <w:tcBorders>
              <w:top w:val="single" w:sz="4" w:space="0" w:color="000000"/>
              <w:left w:val="single" w:sz="4" w:space="0" w:color="000000"/>
              <w:bottom w:val="single" w:sz="4" w:space="0" w:color="000000"/>
              <w:right w:val="single" w:sz="4" w:space="0" w:color="000000"/>
            </w:tcBorders>
            <w:vAlign w:val="center"/>
          </w:tcPr>
          <w:p w14:paraId="32AD754E" w14:textId="5087205F"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E24049" w14:textId="5BEB9D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397120" w14:textId="5F57B51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カタログの公開日を示す。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のとおりとする。YYYY-MM-DD（西暦-月-日）</w:t>
            </w:r>
          </w:p>
        </w:tc>
      </w:tr>
      <w:tr w:rsidR="000D409F" w14:paraId="60FAF206" w14:textId="77777777" w:rsidTr="000D409F">
        <w:trPr>
          <w:cantSplit/>
          <w:trHeight w:val="273"/>
        </w:trPr>
        <w:tc>
          <w:tcPr>
            <w:tcW w:w="704" w:type="dxa"/>
            <w:tcBorders>
              <w:top w:val="single" w:sz="4" w:space="0" w:color="000000"/>
              <w:left w:val="single" w:sz="4" w:space="0" w:color="000000"/>
              <w:bottom w:val="single" w:sz="4" w:space="0" w:color="000000"/>
              <w:right w:val="single" w:sz="4" w:space="0" w:color="000000"/>
            </w:tcBorders>
            <w:vAlign w:val="center"/>
          </w:tcPr>
          <w:p w14:paraId="393CEF5A" w14:textId="6AF1B1A1"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20A088" w14:textId="475D7D7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B939C3" w14:textId="2A998A3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カタログを最後に更新・修正した日付を示す。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のとおり。YYYY-MM-DD（西暦-月-日）</w:t>
            </w:r>
          </w:p>
        </w:tc>
      </w:tr>
      <w:tr w:rsidR="000D409F" w14:paraId="76152A9A" w14:textId="77777777" w:rsidTr="000D409F">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19DB48CA" w14:textId="5538548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23C931" w14:textId="48C73BF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1CE5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カタログが更新される頻度を示す。</w:t>
            </w:r>
            <w:r w:rsidRPr="000D409F">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0D409F">
              <w:rPr>
                <w:rFonts w:asciiTheme="minorEastAsia" w:eastAsiaTheme="minorEastAsia" w:hAnsiTheme="minorEastAsia" w:cs="ＭＳ Ｐゴシック" w:hint="eastAsia"/>
                <w:color w:val="000000"/>
                <w:kern w:val="0"/>
                <w:sz w:val="20"/>
                <w:szCs w:val="20"/>
              </w:rPr>
              <w:br/>
              <w:t>不定期の場合は、不定期と示す。</w:t>
            </w:r>
          </w:p>
        </w:tc>
      </w:tr>
      <w:tr w:rsidR="000D409F" w14:paraId="3D520160"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74BC2CC" w14:textId="6D0F1C80"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104331" w14:textId="407B3B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0B581E" w14:textId="473CAC63"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カタログがどの言語で記述されているかを示す。</w:t>
            </w:r>
            <w:r w:rsidRPr="000D409F">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r w:rsidR="000D409F" w14:paraId="2AFA6D1D" w14:textId="77777777" w:rsidTr="000D409F">
        <w:trPr>
          <w:cantSplit/>
          <w:trHeight w:val="215"/>
        </w:trPr>
        <w:tc>
          <w:tcPr>
            <w:tcW w:w="704" w:type="dxa"/>
            <w:tcBorders>
              <w:top w:val="single" w:sz="4" w:space="0" w:color="000000"/>
              <w:left w:val="single" w:sz="4" w:space="0" w:color="000000"/>
              <w:bottom w:val="single" w:sz="4" w:space="0" w:color="000000"/>
              <w:right w:val="single" w:sz="4" w:space="0" w:color="000000"/>
            </w:tcBorders>
            <w:vAlign w:val="center"/>
          </w:tcPr>
          <w:p w14:paraId="112FBCBB" w14:textId="77C53E7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0B911A" w14:textId="05983E1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653C722" w14:textId="7972E15D" w:rsidR="000D409F" w:rsidRPr="000D409F" w:rsidRDefault="000D409F" w:rsidP="000D409F">
            <w:pPr>
              <w:widowControl/>
              <w:snapToGrid w:val="0"/>
              <w:ind w:left="200" w:hangingChars="100" w:hanging="20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カタログの公開範囲を、以下のいずれかで示す。</w:t>
            </w:r>
            <w:r w:rsidRPr="000D409F">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非公開</w:t>
            </w:r>
          </w:p>
        </w:tc>
      </w:tr>
      <w:tr w:rsidR="000D409F" w14:paraId="45B6E464" w14:textId="77777777" w:rsidTr="000D409F">
        <w:trPr>
          <w:cantSplit/>
          <w:trHeight w:val="334"/>
        </w:trPr>
        <w:tc>
          <w:tcPr>
            <w:tcW w:w="704" w:type="dxa"/>
            <w:tcBorders>
              <w:top w:val="single" w:sz="4" w:space="0" w:color="000000"/>
              <w:left w:val="single" w:sz="4" w:space="0" w:color="000000"/>
              <w:bottom w:val="single" w:sz="4" w:space="0" w:color="000000"/>
              <w:right w:val="single" w:sz="4" w:space="0" w:color="000000"/>
            </w:tcBorders>
            <w:vAlign w:val="center"/>
          </w:tcPr>
          <w:p w14:paraId="052E589D" w14:textId="64F9CDF7" w:rsidR="000D409F" w:rsidRPr="000D409F" w:rsidRDefault="000D409F" w:rsidP="000D409F">
            <w:pPr>
              <w:widowControl/>
              <w:snapToGrid w:val="0"/>
              <w:jc w:val="left"/>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38C980" w14:textId="7E3F54D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43C47"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カタログの公開範囲が「制限付き公開」の場合に、制限条件及び制限解除するための条件を示す。</w:t>
            </w:r>
          </w:p>
        </w:tc>
      </w:tr>
      <w:tr w:rsidR="000D409F" w14:paraId="34AC9DC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4F2820" w14:textId="5E5F773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464AD3E" w14:textId="50089FD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0DBDD28"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カタログに適用されるライセンスについて示す。</w:t>
            </w:r>
            <w:r w:rsidRPr="000D409F">
              <w:rPr>
                <w:rFonts w:asciiTheme="minorEastAsia" w:eastAsiaTheme="minorEastAsia" w:hAnsiTheme="minorEastAsia" w:cs="ＭＳ Ｐゴシック" w:hint="eastAsia"/>
                <w:color w:val="000000"/>
                <w:kern w:val="0"/>
                <w:sz w:val="20"/>
                <w:szCs w:val="20"/>
              </w:rPr>
              <w:br/>
              <w:t>外部で定義されたライセンスへのリンク（URL）を示してもよい。</w:t>
            </w:r>
          </w:p>
        </w:tc>
      </w:tr>
      <w:tr w:rsidR="000D409F" w14:paraId="2421FE2C"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4C53F20" w14:textId="0F6E385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D2CFD2E" w14:textId="78031861"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8E64FF"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カタログの利用規約を示す。</w:t>
            </w:r>
            <w:r w:rsidRPr="000D409F">
              <w:rPr>
                <w:rFonts w:asciiTheme="minorEastAsia" w:eastAsiaTheme="minorEastAsia" w:hAnsiTheme="minorEastAsia" w:cs="ＭＳ Ｐゴシック" w:hint="eastAsia"/>
                <w:color w:val="000000"/>
                <w:kern w:val="0"/>
                <w:sz w:val="20"/>
                <w:szCs w:val="20"/>
              </w:rPr>
              <w:br/>
              <w:t>外部で定義された利用規約へのリンク（URL）を示してもよい。</w:t>
            </w:r>
          </w:p>
        </w:tc>
      </w:tr>
      <w:tr w:rsidR="000D409F" w14:paraId="35731847" w14:textId="77777777" w:rsidTr="000D409F">
        <w:trPr>
          <w:cantSplit/>
          <w:trHeight w:val="58"/>
        </w:trPr>
        <w:tc>
          <w:tcPr>
            <w:tcW w:w="704" w:type="dxa"/>
            <w:tcBorders>
              <w:top w:val="single" w:sz="4" w:space="0" w:color="000000"/>
              <w:left w:val="single" w:sz="4" w:space="0" w:color="000000"/>
              <w:bottom w:val="single" w:sz="4" w:space="0" w:color="000000"/>
              <w:right w:val="single" w:sz="4" w:space="0" w:color="000000"/>
            </w:tcBorders>
            <w:vAlign w:val="center"/>
          </w:tcPr>
          <w:p w14:paraId="4060F824" w14:textId="1273A7D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7209D73" w14:textId="740DAF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ホームページ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D70F06"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カタログに関連するホームページを示す。</w:t>
            </w:r>
          </w:p>
        </w:tc>
      </w:tr>
    </w:tbl>
    <w:p w14:paraId="4A8DAC4D" w14:textId="623F473B" w:rsidR="000D409F" w:rsidRDefault="000D409F" w:rsidP="000D409F">
      <w:pPr>
        <w:pStyle w:val="32"/>
      </w:pPr>
      <w:bookmarkStart w:id="217" w:name="_Toc99390113"/>
      <w:bookmarkStart w:id="218" w:name="_Toc103600093"/>
      <w:r w:rsidRPr="000D409F">
        <w:rPr>
          <w:rFonts w:hint="eastAsia"/>
        </w:rPr>
        <w:t>カタログレコード</w:t>
      </w:r>
      <w:bookmarkEnd w:id="217"/>
      <w:bookmarkEnd w:id="218"/>
    </w:p>
    <w:tbl>
      <w:tblPr>
        <w:tblW w:w="8500" w:type="dxa"/>
        <w:tblLook w:val="04A0" w:firstRow="1" w:lastRow="0" w:firstColumn="1" w:lastColumn="0" w:noHBand="0" w:noVBand="1"/>
      </w:tblPr>
      <w:tblGrid>
        <w:gridCol w:w="704"/>
        <w:gridCol w:w="1559"/>
        <w:gridCol w:w="6237"/>
      </w:tblGrid>
      <w:tr w:rsidR="000D409F" w14:paraId="16BD70D6" w14:textId="77777777" w:rsidTr="000D409F">
        <w:trPr>
          <w:cantSplit/>
          <w:trHeight w:val="133"/>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30232" w14:textId="2EEE0079" w:rsidR="000D409F" w:rsidRPr="000D409F" w:rsidRDefault="000D409F" w:rsidP="000D409F">
            <w:pPr>
              <w:widowControl/>
              <w:snapToGrid w:val="0"/>
              <w:rPr>
                <w:rFonts w:hAnsi="ＭＳ 明朝" w:cs="ＭＳ Ｐゴシック"/>
                <w:color w:val="000000"/>
                <w:kern w:val="0"/>
                <w:sz w:val="20"/>
                <w:szCs w:val="20"/>
              </w:rPr>
            </w:pPr>
            <w:r w:rsidRPr="000D409F">
              <w:rPr>
                <w:rFonts w:hAnsi="ＭＳ 明朝"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817E7FB" w14:textId="2C2AD325"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0FAED46" w14:textId="77777777"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項目説明</w:t>
            </w:r>
            <w:r w:rsidRPr="000D409F">
              <w:rPr>
                <w:rFonts w:hAnsi="ＭＳ 明朝" w:cs="ＭＳ Ｐゴシック" w:hint="eastAsia"/>
                <w:color w:val="000000"/>
                <w:kern w:val="0"/>
                <w:sz w:val="20"/>
                <w:szCs w:val="20"/>
              </w:rPr>
              <w:tab/>
            </w:r>
          </w:p>
        </w:tc>
      </w:tr>
      <w:tr w:rsidR="000D409F" w14:paraId="0183F409" w14:textId="77777777" w:rsidTr="000D409F">
        <w:trPr>
          <w:cantSplit/>
          <w:trHeight w:val="294"/>
        </w:trPr>
        <w:tc>
          <w:tcPr>
            <w:tcW w:w="704" w:type="dxa"/>
            <w:tcBorders>
              <w:top w:val="single" w:sz="4" w:space="0" w:color="000000"/>
              <w:left w:val="single" w:sz="4" w:space="0" w:color="000000"/>
              <w:bottom w:val="single" w:sz="4" w:space="0" w:color="000000"/>
              <w:right w:val="single" w:sz="4" w:space="0" w:color="000000"/>
            </w:tcBorders>
            <w:vAlign w:val="center"/>
          </w:tcPr>
          <w:p w14:paraId="1D9EDE2D" w14:textId="67EBF7FB"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9E809B" w14:textId="17F7EF2A"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トピックス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5FCD60"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カタログのトピックスを示す。</w:t>
            </w:r>
          </w:p>
        </w:tc>
      </w:tr>
      <w:tr w:rsidR="000D409F" w14:paraId="12961C98" w14:textId="77777777" w:rsidTr="000D409F">
        <w:trPr>
          <w:cantSplit/>
          <w:trHeight w:val="255"/>
        </w:trPr>
        <w:tc>
          <w:tcPr>
            <w:tcW w:w="704" w:type="dxa"/>
            <w:tcBorders>
              <w:top w:val="single" w:sz="4" w:space="0" w:color="000000"/>
              <w:left w:val="single" w:sz="4" w:space="0" w:color="000000"/>
              <w:bottom w:val="single" w:sz="4" w:space="0" w:color="000000"/>
              <w:right w:val="single" w:sz="4" w:space="0" w:color="000000"/>
            </w:tcBorders>
            <w:vAlign w:val="center"/>
          </w:tcPr>
          <w:p w14:paraId="014BAF56" w14:textId="15922978"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E35C0EE" w14:textId="72BE157F"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63B9AF"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カタログレコードにどのようなデータセットが収録されているか、説明を示す。</w:t>
            </w:r>
          </w:p>
        </w:tc>
      </w:tr>
      <w:tr w:rsidR="000D409F" w14:paraId="2C91DA4E" w14:textId="77777777" w:rsidTr="000D409F">
        <w:trPr>
          <w:cantSplit/>
          <w:trHeight w:val="305"/>
        </w:trPr>
        <w:tc>
          <w:tcPr>
            <w:tcW w:w="704" w:type="dxa"/>
            <w:tcBorders>
              <w:top w:val="single" w:sz="4" w:space="0" w:color="000000"/>
              <w:left w:val="single" w:sz="4" w:space="0" w:color="000000"/>
              <w:bottom w:val="single" w:sz="4" w:space="0" w:color="000000"/>
              <w:right w:val="single" w:sz="4" w:space="0" w:color="000000"/>
            </w:tcBorders>
            <w:vAlign w:val="center"/>
          </w:tcPr>
          <w:p w14:paraId="372EB44F" w14:textId="79FA94DB"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D39D7B" w14:textId="4F92360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0CF815" w14:textId="1210F7C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カタログレコードの公開した日付を示す。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60A17F54" w14:textId="77777777" w:rsidTr="000D409F">
        <w:trPr>
          <w:cantSplit/>
          <w:trHeight w:val="207"/>
        </w:trPr>
        <w:tc>
          <w:tcPr>
            <w:tcW w:w="704" w:type="dxa"/>
            <w:tcBorders>
              <w:top w:val="single" w:sz="4" w:space="0" w:color="000000"/>
              <w:left w:val="single" w:sz="4" w:space="0" w:color="000000"/>
              <w:bottom w:val="single" w:sz="4" w:space="0" w:color="000000"/>
              <w:right w:val="single" w:sz="4" w:space="0" w:color="000000"/>
            </w:tcBorders>
            <w:vAlign w:val="center"/>
          </w:tcPr>
          <w:p w14:paraId="35E2F9A9" w14:textId="1D2D86C7"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2709CA1" w14:textId="15C807E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0C614F" w14:textId="2FFD7C6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カタログレコードを最後に更新・修正した日付を示す。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07D51EEB"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B7E8007" w14:textId="76984573"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9EAEDB" w14:textId="5F90A7B4"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73C32" w14:textId="0BDE8716"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カタログレコードがどの言語で記述されているかを示す。</w:t>
            </w:r>
            <w:r w:rsidRPr="000D409F">
              <w:rPr>
                <w:rFonts w:hAnsi="ＭＳ 明朝"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bl>
    <w:p w14:paraId="5439519B" w14:textId="77777777" w:rsidR="003304C9" w:rsidRPr="003304C9" w:rsidRDefault="003304C9" w:rsidP="00D751B5">
      <w:pPr>
        <w:pStyle w:val="32"/>
      </w:pPr>
      <w:bookmarkStart w:id="219" w:name="_Toc99390114"/>
      <w:bookmarkStart w:id="220" w:name="_Toc103600094"/>
      <w:r w:rsidRPr="003304C9">
        <w:rPr>
          <w:rFonts w:hint="eastAsia"/>
        </w:rPr>
        <w:t>データセット</w:t>
      </w:r>
      <w:bookmarkEnd w:id="219"/>
      <w:bookmarkEnd w:id="220"/>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4D2C2459" w14:textId="77777777" w:rsidTr="003304C9">
        <w:trPr>
          <w:cantSplit/>
          <w:trHeight w:val="13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1228A2" w14:textId="2AE267A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FC8438" w14:textId="5C79F58E"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0FF73A"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項目説明</w:t>
            </w:r>
          </w:p>
        </w:tc>
      </w:tr>
      <w:tr w:rsidR="003304C9" w:rsidRPr="003304C9" w14:paraId="126535DB"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06ADE0AF" w14:textId="73167E1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B4B4A" w14:textId="60ADCD6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5E6DB0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データセットをユニークに識別するための管理IDを示す。</w:t>
            </w:r>
          </w:p>
        </w:tc>
      </w:tr>
      <w:tr w:rsidR="003304C9" w:rsidRPr="003304C9" w14:paraId="5975F2A1"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996BC4D" w14:textId="06759FD9"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FBF37" w14:textId="57913B24"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DB0AE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データセットのタイトルを示す。</w:t>
            </w:r>
          </w:p>
        </w:tc>
      </w:tr>
      <w:tr w:rsidR="003304C9" w:rsidRPr="003304C9" w14:paraId="6E0DB160" w14:textId="77777777" w:rsidTr="003304C9">
        <w:trPr>
          <w:cantSplit/>
          <w:trHeight w:val="79"/>
        </w:trPr>
        <w:tc>
          <w:tcPr>
            <w:tcW w:w="704" w:type="dxa"/>
            <w:tcBorders>
              <w:top w:val="single" w:sz="4" w:space="0" w:color="000000"/>
              <w:left w:val="single" w:sz="4" w:space="0" w:color="000000"/>
              <w:bottom w:val="single" w:sz="4" w:space="0" w:color="000000"/>
              <w:right w:val="single" w:sz="4" w:space="0" w:color="000000"/>
            </w:tcBorders>
            <w:vAlign w:val="center"/>
          </w:tcPr>
          <w:p w14:paraId="19AE048C" w14:textId="020AE6A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EA017A" w14:textId="26C2C93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B5BE4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データセットのサブタイトルを示す。</w:t>
            </w:r>
          </w:p>
        </w:tc>
      </w:tr>
      <w:tr w:rsidR="003304C9" w:rsidRPr="003304C9" w14:paraId="11159A0F" w14:textId="77777777" w:rsidTr="003304C9">
        <w:trPr>
          <w:cantSplit/>
          <w:trHeight w:val="210"/>
        </w:trPr>
        <w:tc>
          <w:tcPr>
            <w:tcW w:w="704" w:type="dxa"/>
            <w:tcBorders>
              <w:top w:val="single" w:sz="4" w:space="0" w:color="000000"/>
              <w:left w:val="single" w:sz="4" w:space="0" w:color="000000"/>
              <w:bottom w:val="single" w:sz="4" w:space="0" w:color="000000"/>
              <w:right w:val="single" w:sz="4" w:space="0" w:color="000000"/>
            </w:tcBorders>
            <w:vAlign w:val="center"/>
          </w:tcPr>
          <w:p w14:paraId="1460332F" w14:textId="774053E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A909C" w14:textId="43F11FD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バージョン</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70B65E"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データセットのバージョン情報を示す。</w:t>
            </w:r>
          </w:p>
        </w:tc>
      </w:tr>
      <w:tr w:rsidR="003304C9" w:rsidRPr="003304C9" w14:paraId="6F4F1EFD" w14:textId="77777777" w:rsidTr="003304C9">
        <w:trPr>
          <w:cantSplit/>
          <w:trHeight w:val="45"/>
        </w:trPr>
        <w:tc>
          <w:tcPr>
            <w:tcW w:w="704" w:type="dxa"/>
            <w:tcBorders>
              <w:top w:val="single" w:sz="4" w:space="0" w:color="000000"/>
              <w:left w:val="single" w:sz="4" w:space="0" w:color="000000"/>
              <w:bottom w:val="single" w:sz="4" w:space="0" w:color="000000"/>
              <w:right w:val="single" w:sz="4" w:space="0" w:color="000000"/>
            </w:tcBorders>
            <w:vAlign w:val="center"/>
          </w:tcPr>
          <w:p w14:paraId="74C1C096" w14:textId="38960E4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C3E621" w14:textId="49985A0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5DFE23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データセットの特徴を第三者に理解してもらうための説明を示す。</w:t>
            </w:r>
          </w:p>
        </w:tc>
      </w:tr>
      <w:tr w:rsidR="003304C9" w:rsidRPr="003304C9" w14:paraId="6C73349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01546DC" w14:textId="4AAD3F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64D5BB" w14:textId="48062DB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EB223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データセットを容易に検索できるように、検索タグとして扱うキーワードを示す。</w:t>
            </w:r>
          </w:p>
        </w:tc>
      </w:tr>
      <w:tr w:rsidR="003304C9" w:rsidRPr="003304C9" w14:paraId="1C393217"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6D811C7" w14:textId="737241E5"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B4BC7A" w14:textId="3B4C3D4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7B8B1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データセットの対象地域を示す。</w:t>
            </w:r>
          </w:p>
        </w:tc>
      </w:tr>
      <w:tr w:rsidR="003304C9" w:rsidRPr="003304C9" w14:paraId="302A5734"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555D7BB7" w14:textId="0156D60C"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435F0A" w14:textId="5A2EED9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85F73E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データセットの対象期間を示す。</w:t>
            </w:r>
            <w:r w:rsidRPr="003304C9">
              <w:rPr>
                <w:rFonts w:asciiTheme="minorEastAsia" w:eastAsiaTheme="minorEastAsia" w:hAnsiTheme="minorEastAsia" w:cs="ＭＳ Ｐゴシック" w:hint="eastAsia"/>
                <w:color w:val="000000"/>
                <w:kern w:val="0"/>
                <w:sz w:val="20"/>
                <w:szCs w:val="20"/>
              </w:rPr>
              <w:br/>
              <w:t>入力形式は以下のとおりとする。</w:t>
            </w:r>
            <w:r w:rsidRPr="003304C9">
              <w:rPr>
                <w:rFonts w:asciiTheme="minorEastAsia" w:eastAsiaTheme="minorEastAsia" w:hAnsiTheme="minorEastAsia" w:cs="ＭＳ Ｐゴシック" w:hint="eastAsia"/>
                <w:color w:val="000000"/>
                <w:kern w:val="0"/>
                <w:sz w:val="20"/>
                <w:szCs w:val="20"/>
              </w:rPr>
              <w:br/>
              <w:t>ただし、明確に年月日で示せない場合は、自由記述とする。</w:t>
            </w:r>
            <w:r w:rsidRPr="003304C9">
              <w:rPr>
                <w:rFonts w:asciiTheme="minorEastAsia" w:eastAsiaTheme="minorEastAsia" w:hAnsiTheme="minorEastAsia" w:cs="ＭＳ Ｐゴシック" w:hint="eastAsia"/>
                <w:color w:val="000000"/>
                <w:kern w:val="0"/>
                <w:sz w:val="20"/>
                <w:szCs w:val="20"/>
              </w:rPr>
              <w:br/>
              <w:t>・開始年月日/終了年月日 : YYYY-MM-DD/YYYY-MM-DD</w:t>
            </w:r>
          </w:p>
        </w:tc>
      </w:tr>
      <w:tr w:rsidR="003304C9" w:rsidRPr="003304C9" w14:paraId="107DEB5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21909F" w14:textId="7B5E348A"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3604366" w14:textId="7E600EB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72EA57"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データセットが扱うデータの分類を日本標準産業分類に基づき示す。</w:t>
            </w:r>
          </w:p>
        </w:tc>
      </w:tr>
      <w:tr w:rsidR="003304C9" w:rsidRPr="003304C9" w14:paraId="6D0A297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E5C2AD0" w14:textId="68129C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B9997B" w14:textId="10B5ED45"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791EBD" w14:textId="254C0EE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データセットを提供するエンティティ（組織又は個人）の名称を示す。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3A1D3D8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CD3368" w14:textId="2D08D8F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E647E6" w14:textId="20E330A0"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作成者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E3807C" w14:textId="78CE9CF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データセットの作成に関わったエンティティ（組織又は個人）を示す。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1E8156AB" w14:textId="77777777" w:rsidTr="003304C9">
        <w:trPr>
          <w:cantSplit/>
          <w:trHeight w:val="1820"/>
        </w:trPr>
        <w:tc>
          <w:tcPr>
            <w:tcW w:w="704" w:type="dxa"/>
            <w:tcBorders>
              <w:top w:val="single" w:sz="4" w:space="0" w:color="000000"/>
              <w:left w:val="single" w:sz="4" w:space="0" w:color="000000"/>
              <w:bottom w:val="single" w:sz="4" w:space="0" w:color="000000"/>
              <w:right w:val="single" w:sz="4" w:space="0" w:color="000000"/>
            </w:tcBorders>
            <w:vAlign w:val="center"/>
          </w:tcPr>
          <w:p w14:paraId="4DABDAF8" w14:textId="477973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CD18B1" w14:textId="4939E8F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連絡先情報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C86F28" w14:textId="77777777"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データセットについて問い合わせを行う際の連絡先情報として以下の項目を示す。</w:t>
            </w:r>
            <w:r w:rsidRPr="003304C9">
              <w:rPr>
                <w:rFonts w:asciiTheme="minorEastAsia" w:eastAsiaTheme="minorEastAsia" w:hAnsiTheme="minorEastAsia" w:cs="ＭＳ Ｐゴシック" w:hint="eastAsia"/>
                <w:color w:val="000000"/>
                <w:kern w:val="0"/>
                <w:sz w:val="20"/>
                <w:szCs w:val="20"/>
              </w:rPr>
              <w:br/>
              <w:t>・組織名</w:t>
            </w:r>
            <w:r w:rsidRPr="003304C9">
              <w:rPr>
                <w:rFonts w:asciiTheme="minorEastAsia" w:eastAsiaTheme="minorEastAsia" w:hAnsiTheme="minorEastAsia" w:cs="ＭＳ Ｐゴシック" w:hint="eastAsia"/>
                <w:color w:val="000000"/>
                <w:kern w:val="0"/>
                <w:sz w:val="20"/>
                <w:szCs w:val="20"/>
              </w:rPr>
              <w:br/>
              <w:t>・部署名</w:t>
            </w:r>
            <w:r w:rsidRPr="003304C9">
              <w:rPr>
                <w:rFonts w:asciiTheme="minorEastAsia" w:eastAsiaTheme="minorEastAsia" w:hAnsiTheme="minorEastAsia" w:cs="ＭＳ Ｐゴシック" w:hint="eastAsia"/>
                <w:color w:val="000000"/>
                <w:kern w:val="0"/>
                <w:sz w:val="20"/>
                <w:szCs w:val="20"/>
              </w:rPr>
              <w:br/>
              <w:t>・電話番号</w:t>
            </w:r>
            <w:r w:rsidRPr="003304C9">
              <w:rPr>
                <w:rFonts w:asciiTheme="minorEastAsia" w:eastAsiaTheme="minorEastAsia" w:hAnsiTheme="minorEastAsia" w:cs="ＭＳ Ｐゴシック" w:hint="eastAsia"/>
                <w:color w:val="000000"/>
                <w:kern w:val="0"/>
                <w:sz w:val="20"/>
                <w:szCs w:val="20"/>
              </w:rPr>
              <w:br/>
              <w:t>・メールアドレス</w:t>
            </w:r>
            <w:r w:rsidRPr="003304C9">
              <w:rPr>
                <w:rFonts w:asciiTheme="minorEastAsia" w:eastAsiaTheme="minorEastAsia" w:hAnsiTheme="minorEastAsia" w:cs="ＭＳ Ｐゴシック" w:hint="eastAsia"/>
                <w:color w:val="000000"/>
                <w:kern w:val="0"/>
                <w:sz w:val="20"/>
                <w:szCs w:val="20"/>
              </w:rPr>
              <w:br/>
              <w:t>・フォームURL</w:t>
            </w:r>
          </w:p>
          <w:p w14:paraId="705D17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04266668" w14:textId="77777777" w:rsidTr="003304C9">
        <w:trPr>
          <w:cantSplit/>
          <w:trHeight w:val="103"/>
        </w:trPr>
        <w:tc>
          <w:tcPr>
            <w:tcW w:w="704" w:type="dxa"/>
            <w:tcBorders>
              <w:top w:val="single" w:sz="4" w:space="0" w:color="000000"/>
              <w:left w:val="single" w:sz="4" w:space="0" w:color="000000"/>
              <w:bottom w:val="single" w:sz="4" w:space="0" w:color="000000"/>
              <w:right w:val="single" w:sz="4" w:space="0" w:color="000000"/>
            </w:tcBorders>
            <w:vAlign w:val="center"/>
          </w:tcPr>
          <w:p w14:paraId="6DC73FCD" w14:textId="195945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E6AA9F" w14:textId="54FC4A9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5FFA7C"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データセットの形式を示す。</w:t>
            </w:r>
          </w:p>
        </w:tc>
      </w:tr>
      <w:tr w:rsidR="003304C9" w:rsidRPr="003304C9" w14:paraId="59F8416E" w14:textId="77777777" w:rsidTr="003304C9">
        <w:trPr>
          <w:cantSplit/>
          <w:trHeight w:val="93"/>
        </w:trPr>
        <w:tc>
          <w:tcPr>
            <w:tcW w:w="704" w:type="dxa"/>
            <w:tcBorders>
              <w:top w:val="single" w:sz="4" w:space="0" w:color="000000"/>
              <w:left w:val="single" w:sz="4" w:space="0" w:color="000000"/>
              <w:bottom w:val="single" w:sz="4" w:space="0" w:color="000000"/>
              <w:right w:val="single" w:sz="4" w:space="0" w:color="000000"/>
            </w:tcBorders>
            <w:vAlign w:val="center"/>
          </w:tcPr>
          <w:p w14:paraId="3F80794F" w14:textId="10D832F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03343C6" w14:textId="0FE7825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来歴情報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4A3E2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データセットの出所や変更履歴等の来歴情報を示す</w:t>
            </w:r>
          </w:p>
        </w:tc>
      </w:tr>
      <w:tr w:rsidR="003304C9" w:rsidRPr="003304C9" w14:paraId="57C89F66"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166DF356" w14:textId="51276D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F30589" w14:textId="3EBA918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品質評価</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58CF17F"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データセットの品質評価（評価方法は別途定義）を示す。</w:t>
            </w:r>
          </w:p>
        </w:tc>
      </w:tr>
      <w:tr w:rsidR="003304C9" w:rsidRPr="003304C9" w14:paraId="3B5A3B4C"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594CA128" w14:textId="70ACC71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97F4E1" w14:textId="131CF76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品質測定結果</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AFD8D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データセットの品質測定結果（測定方法は別途定義）を示す。</w:t>
            </w:r>
          </w:p>
        </w:tc>
      </w:tr>
      <w:tr w:rsidR="003304C9" w:rsidRPr="003304C9" w14:paraId="1F7443E8"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0CDCC5BF" w14:textId="2F5E80D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A1AA81" w14:textId="6BCF5AD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DBC1903" w14:textId="4D817F8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データセットを公開した日付を示す。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725356B8" w14:textId="77777777" w:rsidTr="003304C9">
        <w:trPr>
          <w:cantSplit/>
          <w:trHeight w:val="467"/>
        </w:trPr>
        <w:tc>
          <w:tcPr>
            <w:tcW w:w="704" w:type="dxa"/>
            <w:tcBorders>
              <w:top w:val="single" w:sz="4" w:space="0" w:color="000000"/>
              <w:left w:val="single" w:sz="4" w:space="0" w:color="000000"/>
              <w:bottom w:val="single" w:sz="4" w:space="0" w:color="000000"/>
              <w:right w:val="single" w:sz="4" w:space="0" w:color="000000"/>
            </w:tcBorders>
            <w:vAlign w:val="center"/>
          </w:tcPr>
          <w:p w14:paraId="2DFEDD21" w14:textId="578291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A5DCB76" w14:textId="0C9AE98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3C4EA02" w14:textId="470EB7A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データセットを最後に更新・修正した日付を示す。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249D3F20"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D072654" w14:textId="4712C99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32D266" w14:textId="25760E1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FADD3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データセットが更新される頻度を示す。</w:t>
            </w:r>
            <w:r w:rsidRPr="003304C9">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3304C9">
              <w:rPr>
                <w:rFonts w:asciiTheme="minorEastAsia" w:eastAsiaTheme="minorEastAsia" w:hAnsiTheme="minorEastAsia" w:cs="ＭＳ Ｐゴシック" w:hint="eastAsia"/>
                <w:color w:val="000000"/>
                <w:kern w:val="0"/>
                <w:sz w:val="20"/>
                <w:szCs w:val="20"/>
              </w:rPr>
              <w:br/>
              <w:t>不定期の場合は、不定期と示す。</w:t>
            </w:r>
          </w:p>
        </w:tc>
      </w:tr>
      <w:tr w:rsidR="003304C9" w:rsidRPr="003304C9" w14:paraId="0A2D1868"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3A9117E" w14:textId="36CC4D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8B768E" w14:textId="5656312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E2EB170" w14:textId="3CF66D13"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データセットがどの言語で記述されているかを記載する。</w:t>
            </w:r>
            <w:r w:rsidRPr="003304C9">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【例】日本語：ja、英語：en</w:t>
            </w:r>
          </w:p>
        </w:tc>
      </w:tr>
      <w:tr w:rsidR="003304C9" w:rsidRPr="003304C9" w14:paraId="3CCA940D" w14:textId="77777777" w:rsidTr="003304C9">
        <w:trPr>
          <w:cantSplit/>
          <w:trHeight w:val="288"/>
        </w:trPr>
        <w:tc>
          <w:tcPr>
            <w:tcW w:w="704" w:type="dxa"/>
            <w:tcBorders>
              <w:top w:val="single" w:sz="4" w:space="0" w:color="000000"/>
              <w:left w:val="single" w:sz="4" w:space="0" w:color="000000"/>
              <w:bottom w:val="single" w:sz="4" w:space="0" w:color="000000"/>
              <w:right w:val="single" w:sz="4" w:space="0" w:color="000000"/>
            </w:tcBorders>
            <w:vAlign w:val="center"/>
          </w:tcPr>
          <w:p w14:paraId="4B1D67B1" w14:textId="56B478C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0E10D7" w14:textId="4810E49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2354D1A" w14:textId="04D47111" w:rsidR="003304C9" w:rsidRPr="003304C9" w:rsidRDefault="003304C9" w:rsidP="003304C9">
            <w:pPr>
              <w:widowControl/>
              <w:snapToGrid w:val="0"/>
              <w:ind w:left="200" w:hangingChars="100" w:hanging="20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データセットの公開範囲を、以下のいずれかで示す。</w:t>
            </w:r>
            <w:r w:rsidRPr="003304C9">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非公開</w:t>
            </w:r>
          </w:p>
        </w:tc>
      </w:tr>
      <w:tr w:rsidR="003304C9" w:rsidRPr="003304C9" w14:paraId="6E2672E8" w14:textId="77777777" w:rsidTr="003304C9">
        <w:trPr>
          <w:cantSplit/>
          <w:trHeight w:val="296"/>
        </w:trPr>
        <w:tc>
          <w:tcPr>
            <w:tcW w:w="704" w:type="dxa"/>
            <w:tcBorders>
              <w:top w:val="single" w:sz="4" w:space="0" w:color="000000"/>
              <w:left w:val="single" w:sz="4" w:space="0" w:color="000000"/>
              <w:bottom w:val="single" w:sz="4" w:space="0" w:color="000000"/>
              <w:right w:val="single" w:sz="4" w:space="0" w:color="000000"/>
            </w:tcBorders>
            <w:vAlign w:val="center"/>
          </w:tcPr>
          <w:p w14:paraId="578A83B7" w14:textId="64899B8B" w:rsidR="003304C9" w:rsidRPr="003304C9" w:rsidRDefault="003304C9" w:rsidP="003304C9">
            <w:pPr>
              <w:widowControl/>
              <w:snapToGrid w:val="0"/>
              <w:jc w:val="left"/>
              <w:rPr>
                <w:rFonts w:asciiTheme="minorEastAsia" w:eastAsiaTheme="minorEastAsia" w:hAnsiTheme="minorEastAsia"/>
                <w:color w:val="000000" w:themeColor="text1"/>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429E968E" w14:textId="421FC30C"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7F7530" w14:textId="77777777"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4A5AF417" w14:textId="77777777" w:rsidTr="003304C9">
        <w:trPr>
          <w:cantSplit/>
          <w:trHeight w:val="163"/>
        </w:trPr>
        <w:tc>
          <w:tcPr>
            <w:tcW w:w="704" w:type="dxa"/>
            <w:tcBorders>
              <w:top w:val="single" w:sz="4" w:space="0" w:color="000000"/>
              <w:left w:val="single" w:sz="4" w:space="0" w:color="000000"/>
              <w:bottom w:val="single" w:sz="4" w:space="0" w:color="000000"/>
              <w:right w:val="single" w:sz="4" w:space="0" w:color="000000"/>
            </w:tcBorders>
            <w:vAlign w:val="center"/>
          </w:tcPr>
          <w:p w14:paraId="31FA7D68" w14:textId="0E21010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4131289" w14:textId="77EBF3F2"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0270EC1"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データセットが準拠する標準を示す。</w:t>
            </w:r>
          </w:p>
        </w:tc>
      </w:tr>
      <w:tr w:rsidR="003304C9" w:rsidRPr="003304C9" w14:paraId="03A5D85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4D3B71" w14:textId="2330779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2E8DB" w14:textId="71A9C73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A184D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データセットに関する情報を持つドキュメントへのリンク（URL）を示す。</w:t>
            </w:r>
          </w:p>
        </w:tc>
      </w:tr>
      <w:tr w:rsidR="003304C9" w:rsidRPr="003304C9" w14:paraId="549A452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1A4BF68" w14:textId="156838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C69DE33" w14:textId="42EE0E3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164E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データセットに関して、追加・補足できる情報が公開されているWebページのURLを示す。</w:t>
            </w:r>
          </w:p>
        </w:tc>
      </w:tr>
    </w:tbl>
    <w:p w14:paraId="4FEC402D" w14:textId="77777777" w:rsidR="003304C9" w:rsidRPr="003304C9" w:rsidRDefault="003304C9" w:rsidP="00D751B5">
      <w:pPr>
        <w:pStyle w:val="32"/>
      </w:pPr>
      <w:bookmarkStart w:id="221" w:name="_Toc99390115"/>
      <w:bookmarkStart w:id="222" w:name="_Toc103600095"/>
      <w:r w:rsidRPr="003304C9">
        <w:rPr>
          <w:rFonts w:hint="eastAsia"/>
        </w:rPr>
        <w:t>データサービス</w:t>
      </w:r>
      <w:bookmarkEnd w:id="221"/>
      <w:bookmarkEnd w:id="222"/>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19628B07" w14:textId="77777777" w:rsidTr="003304C9">
        <w:trPr>
          <w:cantSplit/>
          <w:trHeight w:val="222"/>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9EB892" w14:textId="3DB83B9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66D484" w14:textId="2C6E46D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18575E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5F3E14A6" w14:textId="77777777" w:rsidTr="003304C9">
        <w:trPr>
          <w:cantSplit/>
          <w:trHeight w:val="71"/>
        </w:trPr>
        <w:tc>
          <w:tcPr>
            <w:tcW w:w="704" w:type="dxa"/>
            <w:tcBorders>
              <w:top w:val="single" w:sz="4" w:space="0" w:color="000000"/>
              <w:left w:val="single" w:sz="4" w:space="0" w:color="000000"/>
              <w:bottom w:val="single" w:sz="4" w:space="0" w:color="000000"/>
              <w:right w:val="single" w:sz="4" w:space="0" w:color="000000"/>
            </w:tcBorders>
            <w:vAlign w:val="center"/>
          </w:tcPr>
          <w:p w14:paraId="0593D6C7" w14:textId="0066684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47C5D70" w14:textId="5D1B90E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4FA86A"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データサービスをユニークに識別するための管理IDを示す。</w:t>
            </w:r>
          </w:p>
        </w:tc>
      </w:tr>
      <w:tr w:rsidR="003304C9" w:rsidRPr="003304C9" w14:paraId="67A4154A"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7829BCB8" w14:textId="4F403E9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AAFE71" w14:textId="13A33B6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C10A3"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データサービスのタイトルを示す。</w:t>
            </w:r>
          </w:p>
        </w:tc>
      </w:tr>
      <w:tr w:rsidR="003304C9" w:rsidRPr="003304C9" w14:paraId="3F13DBEB" w14:textId="77777777" w:rsidTr="003304C9">
        <w:trPr>
          <w:cantSplit/>
          <w:trHeight w:val="179"/>
        </w:trPr>
        <w:tc>
          <w:tcPr>
            <w:tcW w:w="704" w:type="dxa"/>
            <w:tcBorders>
              <w:top w:val="single" w:sz="4" w:space="0" w:color="000000"/>
              <w:left w:val="single" w:sz="4" w:space="0" w:color="000000"/>
              <w:bottom w:val="single" w:sz="4" w:space="0" w:color="000000"/>
              <w:right w:val="single" w:sz="4" w:space="0" w:color="000000"/>
            </w:tcBorders>
            <w:vAlign w:val="center"/>
          </w:tcPr>
          <w:p w14:paraId="6B4B5FD0" w14:textId="0C44D3D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D19938" w14:textId="7439DFC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87DE93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データサービスの特徴を第三者に理解してもらうための説明を示す。</w:t>
            </w:r>
          </w:p>
        </w:tc>
      </w:tr>
      <w:tr w:rsidR="003304C9" w:rsidRPr="003304C9" w14:paraId="050DF81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B862B3" w14:textId="5A3AB8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E8A2E8" w14:textId="45A78C26"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3197C"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データサービスを容易に検索できるように、検索タグとして扱うキーワードを示す。</w:t>
            </w:r>
          </w:p>
        </w:tc>
      </w:tr>
      <w:tr w:rsidR="003304C9" w:rsidRPr="003304C9" w14:paraId="497B65AF" w14:textId="77777777" w:rsidTr="003304C9">
        <w:trPr>
          <w:cantSplit/>
          <w:trHeight w:val="195"/>
        </w:trPr>
        <w:tc>
          <w:tcPr>
            <w:tcW w:w="704" w:type="dxa"/>
            <w:tcBorders>
              <w:top w:val="single" w:sz="4" w:space="0" w:color="000000"/>
              <w:left w:val="single" w:sz="4" w:space="0" w:color="000000"/>
              <w:bottom w:val="single" w:sz="4" w:space="0" w:color="000000"/>
              <w:right w:val="single" w:sz="4" w:space="0" w:color="000000"/>
            </w:tcBorders>
            <w:vAlign w:val="center"/>
          </w:tcPr>
          <w:p w14:paraId="691671A3" w14:textId="19B9F4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F421B1" w14:textId="07AF3F2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対象データセット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1D1379E"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データサービスが配信対象とするデータセットを示す。</w:t>
            </w:r>
          </w:p>
        </w:tc>
      </w:tr>
      <w:tr w:rsidR="003304C9" w:rsidRPr="003304C9" w14:paraId="6B71781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3CC90D" w14:textId="0DF8740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DF8B7C1" w14:textId="1D127C7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7C31E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データサービスを提供するエンティティ（組織又は個人）の名称を示す。</w:t>
            </w:r>
          </w:p>
        </w:tc>
      </w:tr>
      <w:tr w:rsidR="003304C9" w:rsidRPr="003304C9" w14:paraId="3462E564" w14:textId="77777777" w:rsidTr="003304C9">
        <w:trPr>
          <w:cantSplit/>
          <w:trHeight w:val="69"/>
        </w:trPr>
        <w:tc>
          <w:tcPr>
            <w:tcW w:w="704" w:type="dxa"/>
            <w:tcBorders>
              <w:top w:val="single" w:sz="4" w:space="0" w:color="000000"/>
              <w:left w:val="single" w:sz="4" w:space="0" w:color="000000"/>
              <w:bottom w:val="single" w:sz="4" w:space="0" w:color="000000"/>
              <w:right w:val="single" w:sz="4" w:space="0" w:color="000000"/>
            </w:tcBorders>
            <w:vAlign w:val="center"/>
          </w:tcPr>
          <w:p w14:paraId="1A6AAD2B" w14:textId="02C8028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193C3C" w14:textId="5BF9D4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1153D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データサービスの形式を示す。</w:t>
            </w:r>
          </w:p>
        </w:tc>
      </w:tr>
      <w:tr w:rsidR="003304C9" w:rsidRPr="003304C9" w14:paraId="2139B7CB" w14:textId="77777777" w:rsidTr="003304C9">
        <w:trPr>
          <w:cantSplit/>
          <w:trHeight w:val="342"/>
        </w:trPr>
        <w:tc>
          <w:tcPr>
            <w:tcW w:w="704" w:type="dxa"/>
            <w:tcBorders>
              <w:top w:val="single" w:sz="4" w:space="0" w:color="000000"/>
              <w:left w:val="single" w:sz="4" w:space="0" w:color="000000"/>
              <w:bottom w:val="single" w:sz="4" w:space="0" w:color="000000"/>
              <w:right w:val="single" w:sz="4" w:space="0" w:color="000000"/>
            </w:tcBorders>
            <w:vAlign w:val="center"/>
          </w:tcPr>
          <w:p w14:paraId="5BE0EC89" w14:textId="4E15602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06FD93" w14:textId="0982040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3FAA2" w14:textId="2A8D7F5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データセットの公開範囲を、以下のいずれかで示す。</w:t>
            </w:r>
            <w:r w:rsidRPr="003304C9">
              <w:rPr>
                <w:rFonts w:asciiTheme="minorEastAsia" w:eastAsiaTheme="minorEastAsia" w:hAnsiTheme="minorEastAsia" w:hint="eastAsia"/>
                <w:color w:val="000000"/>
                <w:sz w:val="20"/>
                <w:szCs w:val="20"/>
              </w:rPr>
              <w:br/>
              <w:t>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制限付き公開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非公開</w:t>
            </w:r>
          </w:p>
        </w:tc>
      </w:tr>
      <w:tr w:rsidR="003304C9" w:rsidRPr="003304C9" w14:paraId="79B1B4F4" w14:textId="77777777" w:rsidTr="003304C9">
        <w:trPr>
          <w:cantSplit/>
          <w:trHeight w:val="102"/>
        </w:trPr>
        <w:tc>
          <w:tcPr>
            <w:tcW w:w="704" w:type="dxa"/>
            <w:tcBorders>
              <w:top w:val="single" w:sz="4" w:space="0" w:color="000000"/>
              <w:left w:val="single" w:sz="4" w:space="0" w:color="000000"/>
              <w:bottom w:val="single" w:sz="4" w:space="0" w:color="000000"/>
              <w:right w:val="single" w:sz="4" w:space="0" w:color="000000"/>
            </w:tcBorders>
            <w:vAlign w:val="center"/>
          </w:tcPr>
          <w:p w14:paraId="33627A1C" w14:textId="251604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E4C97AD" w14:textId="5EDF30DD"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02A85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0931532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6DB33C3" w14:textId="58C792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7E290" w14:textId="63F3464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D53505"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7FE49629" w14:textId="77777777" w:rsidTr="003304C9">
        <w:trPr>
          <w:cantSplit/>
          <w:trHeight w:val="118"/>
        </w:trPr>
        <w:tc>
          <w:tcPr>
            <w:tcW w:w="704" w:type="dxa"/>
            <w:tcBorders>
              <w:top w:val="single" w:sz="4" w:space="0" w:color="000000"/>
              <w:left w:val="single" w:sz="4" w:space="0" w:color="000000"/>
              <w:bottom w:val="single" w:sz="4" w:space="0" w:color="000000"/>
              <w:right w:val="single" w:sz="4" w:space="0" w:color="000000"/>
            </w:tcBorders>
            <w:vAlign w:val="center"/>
          </w:tcPr>
          <w:p w14:paraId="765A1961" w14:textId="7B5C429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508E8F" w14:textId="225D74E4"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AEA68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データサービスが準拠する標準を示す。</w:t>
            </w:r>
          </w:p>
        </w:tc>
      </w:tr>
      <w:tr w:rsidR="003304C9" w:rsidRPr="003304C9" w14:paraId="765AEE95"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11D5898" w14:textId="1D74B44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618FB0" w14:textId="798C942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A50EEE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データサービスに関する情報を持つドキュメントへのリンク（URL）を示す。</w:t>
            </w:r>
          </w:p>
        </w:tc>
      </w:tr>
      <w:tr w:rsidR="003304C9" w:rsidRPr="003304C9" w14:paraId="21382F8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D9063AF" w14:textId="0F886D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7FB50E" w14:textId="7DDC7563"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エンドポイントURL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DB918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データサービスのルートの位置又は主要エンドポイント(Webで解決可能なIRI(Internationalized Resource Identifier))を示す。</w:t>
            </w:r>
          </w:p>
        </w:tc>
      </w:tr>
      <w:tr w:rsidR="003304C9" w:rsidRPr="003304C9" w14:paraId="27E1E08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C8D901E" w14:textId="708ABE4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835B7B" w14:textId="774CE8D8"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4F5197"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データサービスに関して、追加・補足できる情報が公開されているWebページのURLを示す。</w:t>
            </w:r>
          </w:p>
        </w:tc>
      </w:tr>
    </w:tbl>
    <w:p w14:paraId="4E8F3850" w14:textId="77777777" w:rsidR="003304C9" w:rsidRPr="001674C6" w:rsidRDefault="003304C9" w:rsidP="00D751B5">
      <w:pPr>
        <w:pStyle w:val="32"/>
      </w:pPr>
      <w:bookmarkStart w:id="223" w:name="_Toc99390116"/>
      <w:bookmarkStart w:id="224" w:name="_Toc103600096"/>
      <w:r>
        <w:rPr>
          <w:rFonts w:hint="eastAsia"/>
        </w:rPr>
        <w:t>ディストリビューション</w:t>
      </w:r>
      <w:bookmarkEnd w:id="223"/>
      <w:bookmarkEnd w:id="224"/>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7BF6C26B" w14:textId="77777777" w:rsidTr="003304C9">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DEEC1" w14:textId="00FDA58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7021A3" w14:textId="54923DBD"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2233B49A" w14:textId="7777777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366412BB"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65C1BF9" w14:textId="351BFBF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8D7177" w14:textId="08CD48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23F497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ディストリビューションのタイトルを示す。</w:t>
            </w:r>
          </w:p>
        </w:tc>
      </w:tr>
      <w:tr w:rsidR="003304C9" w:rsidRPr="003304C9" w14:paraId="44E51C4B"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51B8D2" w14:textId="5EB4749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82F5F05" w14:textId="56AA036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C65FC1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ディストリビューションに関する説明を示す。</w:t>
            </w:r>
          </w:p>
        </w:tc>
      </w:tr>
      <w:tr w:rsidR="003304C9" w:rsidRPr="003304C9" w14:paraId="50912748"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24C576" w14:textId="64B4B4F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lastRenderedPageBreak/>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47B38BF" w14:textId="012C3CC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アクセスサービス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98623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ディストリビューションにアクセスできるサービスを示す。</w:t>
            </w:r>
          </w:p>
        </w:tc>
      </w:tr>
      <w:tr w:rsidR="003304C9" w:rsidRPr="003304C9" w14:paraId="05CF7C3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760E43C" w14:textId="038FCE6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9CE014" w14:textId="32B7FC9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バイトサイズ</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BCA54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ディストリビューションのサイズをバイト単位で示す。</w:t>
            </w:r>
          </w:p>
        </w:tc>
      </w:tr>
      <w:tr w:rsidR="003304C9" w:rsidRPr="003304C9" w14:paraId="7673269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704CC370" w14:textId="3EEDFA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DC510D" w14:textId="3B20B1A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圧縮形式</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DC285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ディストリビューションのデータサイズを縮小するために圧縮されている場合、圧縮形式を示す。</w:t>
            </w:r>
          </w:p>
        </w:tc>
      </w:tr>
      <w:tr w:rsidR="003304C9" w:rsidRPr="003304C9" w14:paraId="1A41C7A7"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19CF13D" w14:textId="4AC2B73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9CB557" w14:textId="4BF2831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メディアタイプ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D9AFF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ディストリビューションのメディアタイプを示す。</w:t>
            </w:r>
            <w:r w:rsidRPr="003304C9">
              <w:rPr>
                <w:rFonts w:asciiTheme="minorEastAsia" w:eastAsiaTheme="minorEastAsia" w:hAnsiTheme="minorEastAsia" w:hint="eastAsia"/>
                <w:color w:val="000000"/>
                <w:sz w:val="20"/>
                <w:szCs w:val="20"/>
              </w:rPr>
              <w:br/>
              <w:t>IANA(Internet Assigned Numbers Authority)管理語彙で定義されている配信データのメディアタイプから選択する。</w:t>
            </w:r>
          </w:p>
        </w:tc>
      </w:tr>
      <w:tr w:rsidR="003304C9" w:rsidRPr="003304C9" w14:paraId="61055A6E" w14:textId="77777777" w:rsidTr="003304C9">
        <w:trPr>
          <w:cantSplit/>
          <w:trHeight w:val="371"/>
        </w:trPr>
        <w:tc>
          <w:tcPr>
            <w:tcW w:w="704" w:type="dxa"/>
            <w:tcBorders>
              <w:top w:val="single" w:sz="4" w:space="0" w:color="000000"/>
              <w:left w:val="single" w:sz="4" w:space="0" w:color="000000"/>
              <w:bottom w:val="single" w:sz="4" w:space="0" w:color="000000"/>
              <w:right w:val="single" w:sz="4" w:space="0" w:color="000000"/>
            </w:tcBorders>
            <w:vAlign w:val="center"/>
          </w:tcPr>
          <w:p w14:paraId="538E9715" w14:textId="7FD298B0"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895243D" w14:textId="6CDF74B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B62908D" w14:textId="230D75D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ディストリビューションを公開した日付を示す。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38FC935E" w14:textId="77777777" w:rsidTr="003304C9">
        <w:trPr>
          <w:cantSplit/>
          <w:trHeight w:val="365"/>
        </w:trPr>
        <w:tc>
          <w:tcPr>
            <w:tcW w:w="704" w:type="dxa"/>
            <w:tcBorders>
              <w:top w:val="single" w:sz="4" w:space="0" w:color="000000"/>
              <w:left w:val="single" w:sz="4" w:space="0" w:color="000000"/>
              <w:bottom w:val="single" w:sz="4" w:space="0" w:color="000000"/>
              <w:right w:val="single" w:sz="4" w:space="0" w:color="000000"/>
            </w:tcBorders>
            <w:vAlign w:val="center"/>
          </w:tcPr>
          <w:p w14:paraId="589CC63F" w14:textId="4205950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6B18F6" w14:textId="2046D66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8FBECB" w14:textId="74FC73C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ディストリビューションを最後に更新・修正した日付を示す。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55C758A2" w14:textId="77777777" w:rsidTr="003304C9">
        <w:trPr>
          <w:cantSplit/>
          <w:trHeight w:val="387"/>
        </w:trPr>
        <w:tc>
          <w:tcPr>
            <w:tcW w:w="704" w:type="dxa"/>
            <w:tcBorders>
              <w:top w:val="single" w:sz="4" w:space="0" w:color="000000"/>
              <w:left w:val="single" w:sz="4" w:space="0" w:color="000000"/>
              <w:bottom w:val="single" w:sz="4" w:space="0" w:color="000000"/>
              <w:right w:val="single" w:sz="4" w:space="0" w:color="000000"/>
            </w:tcBorders>
            <w:vAlign w:val="center"/>
          </w:tcPr>
          <w:p w14:paraId="510C54FE" w14:textId="4D38A39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AE3EA3" w14:textId="116E570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4E340E" w14:textId="3B986F3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ディストリビューションの配信期間を示す。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0452E0CF"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7623926" w14:textId="1E48DE6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BA024C1" w14:textId="612584B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ステータス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1A353F" w14:textId="4FA01407" w:rsidR="003304C9" w:rsidRPr="003304C9" w:rsidRDefault="003304C9" w:rsidP="003304C9">
            <w:pPr>
              <w:pStyle w:val="Web"/>
              <w:snapToGrid w:val="0"/>
              <w:spacing w:before="0" w:beforeAutospacing="0" w:after="0" w:afterAutospacing="0"/>
              <w:ind w:left="200" w:hangingChars="100" w:hanging="20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ディストリビューションのステータスを以下のいずれかで示す。</w:t>
            </w:r>
            <w:r w:rsidRPr="003304C9">
              <w:rPr>
                <w:rFonts w:asciiTheme="minorEastAsia" w:eastAsiaTheme="minorEastAsia" w:hAnsiTheme="minorEastAsia" w:hint="eastAsia"/>
                <w:color w:val="000000"/>
                <w:sz w:val="20"/>
                <w:szCs w:val="20"/>
              </w:rPr>
              <w:br/>
              <w:t>配信中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配信準備中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配信停止中</w:t>
            </w:r>
          </w:p>
        </w:tc>
      </w:tr>
      <w:tr w:rsidR="003304C9" w:rsidRPr="003304C9" w14:paraId="399F2C37"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7BDCA779" w14:textId="6C886AE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871A65" w14:textId="0E3755A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852943" w14:textId="189236B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ディストリビューションデータがどの言語で記述されているかを記載する。</w:t>
            </w:r>
            <w:r w:rsidRPr="003304C9">
              <w:rPr>
                <w:rFonts w:asciiTheme="minorEastAsia" w:eastAsiaTheme="minorEastAsia" w:hAnsiTheme="minorEastAsia" w:hint="eastAsia"/>
                <w:color w:val="000000"/>
                <w:sz w:val="20"/>
                <w:szCs w:val="20"/>
              </w:rPr>
              <w:br/>
              <w:t>なお、国際標準化機構（ISO）が発行する「ISO 639-1:2002」又は「ISO 639-2:1998」に準拠したアルファベット２文字又は３文字で表記する。【例】日本語：ja、英語：en</w:t>
            </w:r>
          </w:p>
        </w:tc>
      </w:tr>
      <w:tr w:rsidR="003304C9" w:rsidRPr="003304C9" w14:paraId="5C59462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57F89A3" w14:textId="10E93AF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A701C10" w14:textId="5B11D0A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5A6B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4D21979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228D2B7" w14:textId="3A34E2F8"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E428BE" w14:textId="18D017A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2D294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ディストリビューションの利用規約を示す。</w:t>
            </w:r>
            <w:r w:rsidRPr="003304C9">
              <w:rPr>
                <w:rFonts w:asciiTheme="minorEastAsia" w:eastAsiaTheme="minorEastAsia" w:hAnsiTheme="minorEastAsia" w:hint="eastAsia"/>
                <w:color w:val="000000"/>
                <w:sz w:val="20"/>
                <w:szCs w:val="20"/>
              </w:rPr>
              <w:br/>
              <w:t>外部で定義された利用規約へのリンク（URL）を示してもよい。</w:t>
            </w:r>
          </w:p>
        </w:tc>
      </w:tr>
      <w:tr w:rsidR="003304C9" w:rsidRPr="003304C9" w14:paraId="28373EA8" w14:textId="77777777" w:rsidTr="003304C9">
        <w:trPr>
          <w:cantSplit/>
          <w:trHeight w:val="111"/>
        </w:trPr>
        <w:tc>
          <w:tcPr>
            <w:tcW w:w="704" w:type="dxa"/>
            <w:tcBorders>
              <w:top w:val="single" w:sz="4" w:space="0" w:color="000000"/>
              <w:left w:val="single" w:sz="4" w:space="0" w:color="000000"/>
              <w:bottom w:val="single" w:sz="4" w:space="0" w:color="000000"/>
              <w:right w:val="single" w:sz="4" w:space="0" w:color="000000"/>
            </w:tcBorders>
            <w:vAlign w:val="center"/>
          </w:tcPr>
          <w:p w14:paraId="7266F74D" w14:textId="19F41FF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C1CABC" w14:textId="732876E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5558D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ディストリビューションが準拠する標準を示す。</w:t>
            </w:r>
          </w:p>
        </w:tc>
      </w:tr>
      <w:tr w:rsidR="003304C9" w:rsidRPr="003304C9" w14:paraId="0D19F5A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7B260D6" w14:textId="457AC80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A6B77E3" w14:textId="732A45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A3F9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ディストリビューションに関する情報を持つドキュメントへのリンク（URL）を示す。</w:t>
            </w:r>
          </w:p>
        </w:tc>
      </w:tr>
      <w:tr w:rsidR="003304C9" w:rsidRPr="003304C9" w14:paraId="6F30618E" w14:textId="77777777" w:rsidTr="003304C9">
        <w:trPr>
          <w:cantSplit/>
          <w:trHeight w:val="171"/>
        </w:trPr>
        <w:tc>
          <w:tcPr>
            <w:tcW w:w="704" w:type="dxa"/>
            <w:tcBorders>
              <w:top w:val="single" w:sz="4" w:space="0" w:color="000000"/>
              <w:left w:val="single" w:sz="4" w:space="0" w:color="000000"/>
              <w:bottom w:val="single" w:sz="4" w:space="0" w:color="000000"/>
              <w:right w:val="single" w:sz="4" w:space="0" w:color="000000"/>
            </w:tcBorders>
            <w:vAlign w:val="center"/>
          </w:tcPr>
          <w:p w14:paraId="3104A7A6" w14:textId="201C475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F1CEED" w14:textId="5139C9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03010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ディストリビューションを取得できるWebページのURLを示す。</w:t>
            </w:r>
          </w:p>
        </w:tc>
      </w:tr>
      <w:tr w:rsidR="003304C9" w:rsidRPr="003304C9" w14:paraId="137501D4"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29AB90D" w14:textId="485DFEB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1B87A3" w14:textId="1AA04C4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ダウンロードURL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5893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ディストリビューションがダウンロード可能なURL を示す。 </w:t>
            </w:r>
          </w:p>
        </w:tc>
      </w:tr>
    </w:tbl>
    <w:p w14:paraId="4840C70B" w14:textId="575566A9" w:rsidR="00F337B2" w:rsidRDefault="00A539F6">
      <w:pPr>
        <w:pStyle w:val="22"/>
      </w:pPr>
      <w:r>
        <w:rPr>
          <w:rFonts w:hint="eastAsia"/>
        </w:rPr>
        <w:t xml:space="preserve">　</w:t>
      </w:r>
      <w:bookmarkStart w:id="225" w:name="_Toc103600097"/>
      <w:r>
        <w:rPr>
          <w:rFonts w:hint="eastAsia"/>
        </w:rPr>
        <w:t>データディクショナリ</w:t>
      </w:r>
      <w:bookmarkEnd w:id="225"/>
    </w:p>
    <w:p w14:paraId="2325B323" w14:textId="40F23E6E" w:rsidR="00A539F6" w:rsidRDefault="00A539F6" w:rsidP="003C672B">
      <w:pPr>
        <w:pStyle w:val="a7"/>
      </w:pPr>
      <w:r>
        <w:rPr>
          <w:rFonts w:hint="eastAsia"/>
        </w:rPr>
        <w:t>データ項目名は表記に揺らぎが生じたり、データ項目名が同じでも意味の定義が異な</w:t>
      </w:r>
      <w:r w:rsidR="00CF7346">
        <w:rPr>
          <w:rFonts w:hint="eastAsia"/>
        </w:rPr>
        <w:t>ったり</w:t>
      </w:r>
      <w:r w:rsidR="00FF4DC4">
        <w:rPr>
          <w:rFonts w:hint="eastAsia"/>
        </w:rPr>
        <w:t>、データ記録の</w:t>
      </w:r>
      <w:r w:rsidR="00F97624">
        <w:rPr>
          <w:rFonts w:hint="eastAsia"/>
        </w:rPr>
        <w:t>基準日</w:t>
      </w:r>
      <w:r w:rsidR="00FF4DC4">
        <w:rPr>
          <w:rFonts w:hint="eastAsia"/>
        </w:rPr>
        <w:t>が違ったり</w:t>
      </w:r>
      <w:r w:rsidR="00CF7346">
        <w:rPr>
          <w:rFonts w:hint="eastAsia"/>
        </w:rPr>
        <w:t>する</w:t>
      </w:r>
      <w:r>
        <w:rPr>
          <w:rFonts w:hint="eastAsia"/>
        </w:rPr>
        <w:t>ことがあります。</w:t>
      </w:r>
      <w:r w:rsidR="00CF7346">
        <w:rPr>
          <w:rFonts w:hint="eastAsia"/>
        </w:rPr>
        <w:t>このようなことを防ぎ、今後のデータ項目の乱立を防ぐためにデータディクショナリが整備される必要があります。</w:t>
      </w:r>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2126"/>
        <w:gridCol w:w="5670"/>
      </w:tblGrid>
      <w:tr w:rsidR="00ED4FB8" w:rsidRPr="007E4360" w14:paraId="4C67AE1D" w14:textId="77777777" w:rsidTr="00197D23">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1682D9" w14:textId="50670FBC" w:rsidR="00ED4FB8" w:rsidRPr="007E4360" w:rsidRDefault="007E4360" w:rsidP="00197D23">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必須</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A6AFBF"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データ項目</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9B12866"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項目説明</w:t>
            </w:r>
          </w:p>
        </w:tc>
      </w:tr>
      <w:tr w:rsidR="00ED4FB8" w:rsidRPr="007E4360" w14:paraId="1ADD2386" w14:textId="77777777" w:rsidTr="00197D23">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08F7F4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C1394F9" w14:textId="1CD38C9F"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46F2CA" w14:textId="7AC663C2" w:rsidR="00ED4FB8" w:rsidRPr="007E4360" w:rsidRDefault="00203ED2">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w:t>
            </w:r>
            <w:r w:rsidR="0019523B" w:rsidRPr="007E4360">
              <w:rPr>
                <w:rFonts w:asciiTheme="minorEastAsia" w:eastAsiaTheme="minorEastAsia" w:hAnsiTheme="minorEastAsia" w:hint="eastAsia"/>
                <w:color w:val="000000"/>
                <w:sz w:val="20"/>
                <w:szCs w:val="20"/>
              </w:rPr>
              <w:t>ラベル</w:t>
            </w:r>
            <w:r w:rsidR="00ED4FB8" w:rsidRPr="007E4360">
              <w:rPr>
                <w:rFonts w:asciiTheme="minorEastAsia" w:eastAsiaTheme="minorEastAsia" w:hAnsiTheme="minorEastAsia" w:hint="eastAsia"/>
                <w:color w:val="000000"/>
                <w:sz w:val="20"/>
                <w:szCs w:val="20"/>
              </w:rPr>
              <w:t>を示す。</w:t>
            </w:r>
          </w:p>
        </w:tc>
      </w:tr>
      <w:tr w:rsidR="005E4DA3" w:rsidRPr="007E4360" w14:paraId="6CE65BAE"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E28EB5" w14:textId="77777777"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589870D" w14:textId="68AB6462"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80EDAA1" w14:textId="25F4AF92" w:rsidR="005E4DA3" w:rsidRPr="007E4360" w:rsidRDefault="009E69B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データ項目名（キャメルケースを推奨）</w:t>
            </w:r>
          </w:p>
        </w:tc>
      </w:tr>
      <w:tr w:rsidR="0050284A" w:rsidRPr="007E4360" w14:paraId="2793110A"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16A3F040" w14:textId="77777777"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A447688" w14:textId="2310C264"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データ名英語</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F840A7D" w14:textId="31C8B529" w:rsidR="0050284A" w:rsidRPr="007E4360" w:rsidRDefault="0019523B">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データの英語名ラベル</w:t>
            </w:r>
            <w:r w:rsidR="009E69B3" w:rsidRPr="007E4360">
              <w:rPr>
                <w:rFonts w:asciiTheme="minorEastAsia" w:eastAsiaTheme="minorEastAsia" w:hAnsiTheme="minorEastAsia" w:hint="eastAsia"/>
                <w:color w:val="000000"/>
                <w:sz w:val="20"/>
                <w:szCs w:val="20"/>
              </w:rPr>
              <w:t>を示す。</w:t>
            </w:r>
          </w:p>
        </w:tc>
      </w:tr>
      <w:tr w:rsidR="00ED4FB8" w:rsidRPr="007E4360" w14:paraId="363EB028"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30A89423"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E47CEFE" w14:textId="27EE0BEE"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データタイプ</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DCBCAB" w14:textId="724C6613"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データのタイプを示す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（住所型等）</w:t>
            </w:r>
          </w:p>
        </w:tc>
      </w:tr>
      <w:tr w:rsidR="00ED4FB8" w:rsidRPr="007E4360" w14:paraId="6C25163B"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1DF8C5A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C43AD6" w14:textId="77F4E514"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w:t>
            </w:r>
            <w:r w:rsidR="0054469E" w:rsidRPr="007E4360">
              <w:rPr>
                <w:rFonts w:asciiTheme="minorEastAsia" w:eastAsiaTheme="minorEastAsia" w:hAnsiTheme="minorEastAsia" w:hint="eastAsia"/>
                <w:color w:val="000000"/>
                <w:sz w:val="20"/>
                <w:szCs w:val="20"/>
              </w:rPr>
              <w:t>フォーマット</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121E66" w14:textId="09052BFA"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データの形式を</w:t>
            </w:r>
            <w:r w:rsidR="00AF0646" w:rsidRPr="007E4360">
              <w:rPr>
                <w:rFonts w:asciiTheme="minorEastAsia" w:eastAsiaTheme="minorEastAsia" w:hAnsiTheme="minorEastAsia" w:hint="eastAsia"/>
                <w:color w:val="000000"/>
                <w:sz w:val="20"/>
                <w:szCs w:val="20"/>
              </w:rPr>
              <w:t>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color w:val="000000"/>
                <w:sz w:val="20"/>
                <w:szCs w:val="20"/>
              </w:rPr>
              <w:t>999等）</w:t>
            </w:r>
          </w:p>
        </w:tc>
      </w:tr>
      <w:tr w:rsidR="00ED4FB8" w:rsidRPr="007E4360" w14:paraId="741A7455"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65D2B3D7"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lastRenderedPageBreak/>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F4A3A36" w14:textId="2674C51A"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フィールド</w:t>
            </w:r>
            <w:r w:rsidR="00ED4FB8" w:rsidRPr="007E4360">
              <w:rPr>
                <w:rFonts w:asciiTheme="minorEastAsia" w:eastAsiaTheme="minorEastAsia" w:hAnsiTheme="minorEastAsia" w:hint="eastAsia"/>
                <w:color w:val="000000"/>
                <w:sz w:val="20"/>
                <w:szCs w:val="20"/>
              </w:rPr>
              <w:t>サイズ</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8142A" w14:textId="68BA4185" w:rsidR="00ED4FB8" w:rsidRPr="007E4360" w:rsidRDefault="00AF0646">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データの最大</w:t>
            </w:r>
            <w:r w:rsidR="00ED4FB8" w:rsidRPr="007E4360">
              <w:rPr>
                <w:rFonts w:asciiTheme="minorEastAsia" w:eastAsiaTheme="minorEastAsia" w:hAnsiTheme="minorEastAsia" w:hint="eastAsia"/>
                <w:color w:val="000000"/>
                <w:sz w:val="20"/>
                <w:szCs w:val="20"/>
              </w:rPr>
              <w:t>サイズをバイト単位で示す。</w:t>
            </w:r>
          </w:p>
        </w:tc>
      </w:tr>
      <w:tr w:rsidR="00ED4FB8" w:rsidRPr="007E4360" w14:paraId="740B5C75" w14:textId="77777777" w:rsidTr="00197D23">
        <w:trPr>
          <w:cantSplit/>
          <w:trHeight w:val="133"/>
        </w:trPr>
        <w:tc>
          <w:tcPr>
            <w:tcW w:w="704" w:type="dxa"/>
            <w:tcBorders>
              <w:top w:val="single" w:sz="4" w:space="0" w:color="000000"/>
              <w:left w:val="single" w:sz="4" w:space="0" w:color="000000"/>
              <w:bottom w:val="single" w:sz="4" w:space="0" w:color="000000"/>
              <w:right w:val="single" w:sz="4" w:space="0" w:color="000000"/>
            </w:tcBorders>
            <w:vAlign w:val="center"/>
          </w:tcPr>
          <w:p w14:paraId="35EDE25B" w14:textId="4C708BAB" w:rsidR="00ED4FB8"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11921B" w14:textId="14AAFEBC"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説明</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1ECF80" w14:textId="7EFB1D14" w:rsidR="00ED4FB8" w:rsidRPr="007E4360" w:rsidRDefault="00F6599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データの説明を示す</w:t>
            </w:r>
            <w:r w:rsidR="00ED4FB8" w:rsidRPr="007E4360">
              <w:rPr>
                <w:rFonts w:asciiTheme="minorEastAsia" w:eastAsiaTheme="minorEastAsia" w:hAnsiTheme="minorEastAsia" w:hint="eastAsia"/>
                <w:color w:val="000000"/>
                <w:sz w:val="20"/>
                <w:szCs w:val="20"/>
              </w:rPr>
              <w:t>。</w:t>
            </w:r>
          </w:p>
        </w:tc>
      </w:tr>
      <w:tr w:rsidR="00450641" w:rsidRPr="007E4360" w14:paraId="40A86C91" w14:textId="77777777" w:rsidTr="00ED0840">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2C342758" w14:textId="77777777"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7D6243F" w14:textId="0E7113B3"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基準日</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D397774" w14:textId="03816DFE" w:rsidR="00450641" w:rsidRPr="007E4360" w:rsidRDefault="00A8767A"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データに基準日がある場合に基準日を示す。</w:t>
            </w:r>
          </w:p>
        </w:tc>
      </w:tr>
      <w:tr w:rsidR="006B79CF" w:rsidRPr="007E4360" w14:paraId="30427BAC" w14:textId="77777777" w:rsidTr="00197D23">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1DE5457D" w14:textId="77777777"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FA78FFE" w14:textId="79C7595B"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統制語彙</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A4BFD55" w14:textId="3D695D4F" w:rsidR="006B79CF" w:rsidRPr="007E4360" w:rsidRDefault="00F6599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データに選択肢がある場合に</w:t>
            </w:r>
            <w:r w:rsidR="00C160F6">
              <w:rPr>
                <w:rFonts w:asciiTheme="minorEastAsia" w:eastAsiaTheme="minorEastAsia" w:hAnsiTheme="minorEastAsia" w:hint="eastAsia"/>
                <w:color w:val="000000"/>
                <w:sz w:val="20"/>
                <w:szCs w:val="20"/>
              </w:rPr>
              <w:t>統制語彙</w:t>
            </w:r>
            <w:r w:rsidRPr="007E4360">
              <w:rPr>
                <w:rFonts w:asciiTheme="minorEastAsia" w:eastAsiaTheme="minorEastAsia" w:hAnsiTheme="minorEastAsia" w:hint="eastAsia"/>
                <w:color w:val="000000"/>
                <w:sz w:val="20"/>
                <w:szCs w:val="20"/>
              </w:rPr>
              <w:t>示す。</w:t>
            </w:r>
          </w:p>
        </w:tc>
      </w:tr>
      <w:tr w:rsidR="00817485" w:rsidRPr="007E4360" w14:paraId="1FA730C7"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13A79CE4" w14:textId="77777777"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03A9373" w14:textId="03F6591C"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制約</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237543C" w14:textId="723B10B0" w:rsidR="00817485" w:rsidRPr="007E4360" w:rsidRDefault="00FB7C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データ範囲などデータに制約がある場合に</w:t>
            </w:r>
            <w:r w:rsidR="00023777" w:rsidRPr="007E4360">
              <w:rPr>
                <w:rFonts w:asciiTheme="minorEastAsia" w:eastAsiaTheme="minorEastAsia" w:hAnsiTheme="minorEastAsia" w:hint="eastAsia"/>
                <w:color w:val="000000"/>
                <w:sz w:val="20"/>
                <w:szCs w:val="20"/>
              </w:rPr>
              <w:t>制約を示す。</w:t>
            </w:r>
          </w:p>
        </w:tc>
      </w:tr>
      <w:tr w:rsidR="00ED4FB8" w:rsidRPr="007E4360" w14:paraId="754112D4"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2E6E81E" w14:textId="5EFC2351"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63AB3B" w14:textId="09E3C102"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例</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ACB24D" w14:textId="612E2366" w:rsidR="00ED4FB8" w:rsidRPr="007E4360" w:rsidRDefault="00023777">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データの例を示す。</w:t>
            </w:r>
          </w:p>
        </w:tc>
      </w:tr>
      <w:tr w:rsidR="00FA453A" w:rsidRPr="007E4360" w14:paraId="3F2AADE1"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D8801D8" w14:textId="618B9320" w:rsidR="00FA453A"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5BBB154" w14:textId="2DA2C4F4" w:rsidR="00FA453A" w:rsidRPr="007E4360" w:rsidRDefault="00FA453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出展</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C8ED913" w14:textId="0AD1B987" w:rsidR="00FA453A" w:rsidRPr="007E4360" w:rsidRDefault="00023777">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本データ項目定義の出典を示す。</w:t>
            </w:r>
          </w:p>
        </w:tc>
      </w:tr>
      <w:tr w:rsidR="00235765" w:rsidRPr="007E4360" w14:paraId="18AD2423"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071E374F" w14:textId="77777777"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D3C9031" w14:textId="6E1FA529"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7746E03" w14:textId="0DAEDA56" w:rsidR="00235765" w:rsidRPr="007E4360" w:rsidRDefault="007E4360">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備考を示す</w:t>
            </w:r>
          </w:p>
        </w:tc>
      </w:tr>
    </w:tbl>
    <w:p w14:paraId="5480693E" w14:textId="77777777" w:rsidR="008878BF" w:rsidRDefault="008878BF">
      <w:pPr>
        <w:widowControl/>
        <w:jc w:val="left"/>
        <w:rPr>
          <w:rFonts w:eastAsia="ＭＳ ゴシック" w:hAnsiTheme="majorHAnsi" w:cstheme="majorBidi"/>
          <w:szCs w:val="24"/>
        </w:rPr>
      </w:pPr>
      <w:r>
        <w:br w:type="page"/>
      </w:r>
    </w:p>
    <w:p w14:paraId="00D191EF" w14:textId="3285DD1D" w:rsidR="00D758FD" w:rsidRDefault="00D758FD" w:rsidP="00D758FD">
      <w:pPr>
        <w:pStyle w:val="10"/>
        <w:ind w:left="240" w:hanging="240"/>
      </w:pPr>
      <w:r>
        <w:rPr>
          <w:rFonts w:hint="eastAsia"/>
        </w:rPr>
        <w:lastRenderedPageBreak/>
        <w:t xml:space="preserve">　</w:t>
      </w:r>
      <w:bookmarkStart w:id="226" w:name="_Toc103600098"/>
      <w:r>
        <w:rPr>
          <w:rFonts w:hint="eastAsia"/>
        </w:rPr>
        <w:t>データの運用</w:t>
      </w:r>
      <w:bookmarkEnd w:id="226"/>
    </w:p>
    <w:p w14:paraId="41CE174F" w14:textId="477CC8AD" w:rsidR="00FF4DC4" w:rsidRDefault="00A8430E">
      <w:pPr>
        <w:pStyle w:val="22"/>
      </w:pPr>
      <w:r>
        <w:rPr>
          <w:rFonts w:hint="eastAsia"/>
        </w:rPr>
        <w:t xml:space="preserve">　</w:t>
      </w:r>
      <w:bookmarkStart w:id="227" w:name="_Toc103600099"/>
      <w:r w:rsidR="00FF4DC4">
        <w:rPr>
          <w:rFonts w:hint="eastAsia"/>
        </w:rPr>
        <w:t>データのエコシステムの構築</w:t>
      </w:r>
      <w:bookmarkEnd w:id="227"/>
    </w:p>
    <w:p w14:paraId="46A35A59" w14:textId="5D5FB78B" w:rsidR="00FF4DC4" w:rsidRPr="00FF4DC4" w:rsidRDefault="00FF4DC4" w:rsidP="00FF4DC4">
      <w:pPr>
        <w:pStyle w:val="a7"/>
      </w:pPr>
      <w:r>
        <w:rPr>
          <w:rFonts w:hint="eastAsia"/>
        </w:rPr>
        <w:t>データを持続的に整備、更新をしていくことが重要です。データ整備が業務の中で自然に行えるように登録ツールを用意したり、申請などの登録時に申請データから自動的に必要データが収集できる仕組みを考えていく必要があります。また、データを収集や登録するときにAPIを使う等、人手を介さずにデータが集まる仕組みを考えていく必要があります。さらに、登録後の</w:t>
      </w:r>
      <w:r w:rsidR="00F97624">
        <w:rPr>
          <w:rFonts w:hint="eastAsia"/>
        </w:rPr>
        <w:t>データ</w:t>
      </w:r>
      <w:r>
        <w:rPr>
          <w:rFonts w:hint="eastAsia"/>
        </w:rPr>
        <w:t>更新</w:t>
      </w:r>
      <w:r w:rsidR="00F97624">
        <w:rPr>
          <w:rFonts w:hint="eastAsia"/>
        </w:rPr>
        <w:t>による最新化</w:t>
      </w:r>
      <w:r>
        <w:rPr>
          <w:rFonts w:hint="eastAsia"/>
        </w:rPr>
        <w:t>が円滑に行われるように</w:t>
      </w:r>
      <w:r w:rsidR="00F97624">
        <w:rPr>
          <w:rFonts w:hint="eastAsia"/>
        </w:rPr>
        <w:t>、</w:t>
      </w:r>
      <w:r>
        <w:rPr>
          <w:rFonts w:hint="eastAsia"/>
        </w:rPr>
        <w:t>定期的なリマインダーを行</w:t>
      </w:r>
      <w:r w:rsidR="00F97624">
        <w:rPr>
          <w:rFonts w:hint="eastAsia"/>
        </w:rPr>
        <w:t>ったり、インセンティブを付与したりすることで</w:t>
      </w:r>
      <w:r>
        <w:rPr>
          <w:rFonts w:hint="eastAsia"/>
        </w:rPr>
        <w:t>、データの最新化を図っていく必要があります。</w:t>
      </w:r>
    </w:p>
    <w:p w14:paraId="5CFC2E51" w14:textId="1A60FCB4" w:rsidR="00A8430E" w:rsidRDefault="00FF4DC4">
      <w:pPr>
        <w:pStyle w:val="22"/>
      </w:pPr>
      <w:r>
        <w:rPr>
          <w:rFonts w:hint="eastAsia"/>
        </w:rPr>
        <w:t xml:space="preserve">　</w:t>
      </w:r>
      <w:bookmarkStart w:id="228" w:name="_Toc103600100"/>
      <w:r w:rsidR="00880033">
        <w:rPr>
          <w:rFonts w:hint="eastAsia"/>
        </w:rPr>
        <w:t>データ</w:t>
      </w:r>
      <w:r w:rsidR="00A8430E">
        <w:rPr>
          <w:rFonts w:hint="eastAsia"/>
        </w:rPr>
        <w:t>の格納形態、送信形態</w:t>
      </w:r>
      <w:bookmarkEnd w:id="228"/>
    </w:p>
    <w:p w14:paraId="5189CB04" w14:textId="5043F5A2" w:rsidR="00A8430E" w:rsidRDefault="00A8430E" w:rsidP="003C672B">
      <w:pPr>
        <w:pStyle w:val="a7"/>
      </w:pPr>
      <w:r>
        <w:rPr>
          <w:rFonts w:hint="eastAsia"/>
        </w:rPr>
        <w:t>スマートシティで扱うデータの格納形態は、情報源により様々</w:t>
      </w:r>
      <w:r w:rsidR="00BF7352">
        <w:rPr>
          <w:rFonts w:hint="eastAsia"/>
        </w:rPr>
        <w:t>です</w:t>
      </w:r>
      <w:r>
        <w:rPr>
          <w:rFonts w:hint="eastAsia"/>
        </w:rPr>
        <w:t>。</w:t>
      </w:r>
    </w:p>
    <w:p w14:paraId="2E3E4061" w14:textId="77777777" w:rsidR="00A8430E" w:rsidRDefault="00A8430E" w:rsidP="003C672B">
      <w:pPr>
        <w:pStyle w:val="a7"/>
      </w:pPr>
      <w:r w:rsidRPr="0077498E">
        <w:rPr>
          <w:rFonts w:hint="eastAsia"/>
          <w:noProof/>
        </w:rPr>
        <w:drawing>
          <wp:inline distT="0" distB="0" distL="0" distR="0" wp14:anchorId="3EF2BAD9" wp14:editId="00F6FE9D">
            <wp:extent cx="3962400" cy="156604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974650" cy="1570884"/>
                    </a:xfrm>
                    <a:prstGeom prst="rect">
                      <a:avLst/>
                    </a:prstGeom>
                    <a:noFill/>
                    <a:ln>
                      <a:noFill/>
                    </a:ln>
                  </pic:spPr>
                </pic:pic>
              </a:graphicData>
            </a:graphic>
          </wp:inline>
        </w:drawing>
      </w:r>
    </w:p>
    <w:p w14:paraId="2538A09B" w14:textId="13519CAC" w:rsidR="00A8430E" w:rsidRDefault="00A8430E" w:rsidP="003C672B">
      <w:pPr>
        <w:pStyle w:val="a7"/>
      </w:pPr>
      <w:r>
        <w:rPr>
          <w:rFonts w:hint="eastAsia"/>
        </w:rPr>
        <w:t>施設情報のように一覧でデータが格納されている場合と、センサーデータのように、データに関する情報と測定値が分離している場合</w:t>
      </w:r>
      <w:r w:rsidR="00D379D3">
        <w:rPr>
          <w:rFonts w:hint="eastAsia"/>
        </w:rPr>
        <w:t>があります</w:t>
      </w:r>
      <w:r>
        <w:rPr>
          <w:rFonts w:hint="eastAsia"/>
        </w:rPr>
        <w:t>。</w:t>
      </w:r>
    </w:p>
    <w:p w14:paraId="08762C35" w14:textId="7C11FB64" w:rsidR="00A8430E" w:rsidRDefault="00A8430E" w:rsidP="003C672B">
      <w:pPr>
        <w:pStyle w:val="a7"/>
      </w:pPr>
      <w:r>
        <w:rPr>
          <w:rFonts w:hint="eastAsia"/>
        </w:rPr>
        <w:t>また、記録された数値には単位や乗数があり、表外に記載される場合もあ</w:t>
      </w:r>
      <w:r w:rsidR="002E47D4">
        <w:rPr>
          <w:rFonts w:hint="eastAsia"/>
        </w:rPr>
        <w:t>ります</w:t>
      </w:r>
      <w:r>
        <w:rPr>
          <w:rFonts w:hint="eastAsia"/>
        </w:rPr>
        <w:t>。</w:t>
      </w:r>
      <w:r w:rsidR="00E070D6">
        <w:rPr>
          <w:rFonts w:hint="eastAsia"/>
        </w:rPr>
        <w:t>データを送る際には</w:t>
      </w:r>
      <w:r>
        <w:rPr>
          <w:rFonts w:hint="eastAsia"/>
        </w:rPr>
        <w:t>、新規データ毎に送信する場合と、一定時間などの区切り毎にファイル転送する場合</w:t>
      </w:r>
      <w:r w:rsidR="00D379D3">
        <w:rPr>
          <w:rFonts w:hint="eastAsia"/>
        </w:rPr>
        <w:t>があります</w:t>
      </w:r>
      <w:r>
        <w:rPr>
          <w:rFonts w:hint="eastAsia"/>
        </w:rPr>
        <w:t>。</w:t>
      </w:r>
    </w:p>
    <w:p w14:paraId="055F1095" w14:textId="58E61D98" w:rsidR="005E5FBF" w:rsidRPr="005E5FBF" w:rsidRDefault="005E5FBF" w:rsidP="003C672B">
      <w:pPr>
        <w:pStyle w:val="a7"/>
      </w:pPr>
      <w:r>
        <w:rPr>
          <w:rFonts w:hint="eastAsia"/>
        </w:rPr>
        <w:t>これらのデータを、整合をとって扱うためにデータ連携基盤や都市OSを活用</w:t>
      </w:r>
      <w:r w:rsidR="0059616B">
        <w:rPr>
          <w:rFonts w:hint="eastAsia"/>
        </w:rPr>
        <w:t>します</w:t>
      </w:r>
      <w:r>
        <w:rPr>
          <w:rFonts w:hint="eastAsia"/>
        </w:rPr>
        <w:t>。</w:t>
      </w:r>
    </w:p>
    <w:p w14:paraId="388AB530" w14:textId="77777777" w:rsidR="00A8430E" w:rsidRDefault="00A8430E">
      <w:pPr>
        <w:pStyle w:val="22"/>
      </w:pPr>
      <w:r>
        <w:rPr>
          <w:rFonts w:hint="eastAsia"/>
        </w:rPr>
        <w:t xml:space="preserve">　</w:t>
      </w:r>
      <w:bookmarkStart w:id="229" w:name="_Toc103600101"/>
      <w:r>
        <w:rPr>
          <w:rFonts w:hint="eastAsia"/>
        </w:rPr>
        <w:t>データ品質</w:t>
      </w:r>
      <w:bookmarkEnd w:id="229"/>
    </w:p>
    <w:p w14:paraId="07C16B62" w14:textId="77777777" w:rsidR="00017899" w:rsidRDefault="00A8430E" w:rsidP="003C672B">
      <w:pPr>
        <w:pStyle w:val="a7"/>
      </w:pPr>
      <w:r>
        <w:rPr>
          <w:rFonts w:hint="eastAsia"/>
        </w:rPr>
        <w:t>サービスを安定的に運用させるためにデータ品質が重要</w:t>
      </w:r>
      <w:r w:rsidR="00BF7352">
        <w:rPr>
          <w:rFonts w:hint="eastAsia"/>
        </w:rPr>
        <w:t>です</w:t>
      </w:r>
      <w:r>
        <w:rPr>
          <w:rFonts w:hint="eastAsia"/>
        </w:rPr>
        <w:t>。</w:t>
      </w:r>
      <w:r w:rsidR="00017899">
        <w:rPr>
          <w:rFonts w:hint="eastAsia"/>
        </w:rPr>
        <w:t>GIF</w:t>
      </w:r>
      <w:r>
        <w:rPr>
          <w:rFonts w:hint="eastAsia"/>
        </w:rPr>
        <w:t>データ品質管理ガイドブックに従い、データの品質確保に努める必要</w:t>
      </w:r>
      <w:r w:rsidR="00D379D3">
        <w:rPr>
          <w:rFonts w:hint="eastAsia"/>
        </w:rPr>
        <w:t>があります</w:t>
      </w:r>
      <w:r>
        <w:rPr>
          <w:rFonts w:hint="eastAsia"/>
        </w:rPr>
        <w:t>。</w:t>
      </w:r>
    </w:p>
    <w:p w14:paraId="3C55B44D" w14:textId="0A6CB752" w:rsidR="00A8430E" w:rsidRDefault="003304C9" w:rsidP="003C672B">
      <w:pPr>
        <w:pStyle w:val="a7"/>
      </w:pPr>
      <w:r>
        <w:rPr>
          <w:rFonts w:hint="eastAsia"/>
        </w:rPr>
        <w:t>以下</w:t>
      </w:r>
      <w:r w:rsidR="00CF7346">
        <w:rPr>
          <w:rFonts w:hint="eastAsia"/>
        </w:rPr>
        <w:t>に</w:t>
      </w:r>
      <w:r>
        <w:rPr>
          <w:rFonts w:hint="eastAsia"/>
        </w:rPr>
        <w:t>主要</w:t>
      </w:r>
      <w:r w:rsidR="00CF7346">
        <w:rPr>
          <w:rFonts w:hint="eastAsia"/>
        </w:rPr>
        <w:t>項目を列挙します。</w:t>
      </w:r>
    </w:p>
    <w:p w14:paraId="4D159D19" w14:textId="77777777" w:rsidR="00CF7346" w:rsidRDefault="00CF7346" w:rsidP="003C672B">
      <w:pPr>
        <w:pStyle w:val="a7"/>
      </w:pPr>
    </w:p>
    <w:p w14:paraId="0B8A97BD" w14:textId="520FF883" w:rsidR="003304C9" w:rsidRDefault="00CF7346" w:rsidP="003C672B">
      <w:pPr>
        <w:pStyle w:val="a7"/>
        <w:ind w:firstLine="200"/>
        <w:rPr>
          <w:sz w:val="20"/>
          <w:szCs w:val="18"/>
        </w:rPr>
      </w:pPr>
      <w:r w:rsidRPr="00CF7346">
        <w:rPr>
          <w:rFonts w:hint="eastAsia"/>
          <w:sz w:val="20"/>
          <w:szCs w:val="18"/>
        </w:rPr>
        <w:t>正確性</w:t>
      </w:r>
      <w:r w:rsidR="003304C9">
        <w:rPr>
          <w:rFonts w:hint="eastAsia"/>
          <w:sz w:val="20"/>
          <w:szCs w:val="18"/>
        </w:rPr>
        <w:t>：データが正確であること</w:t>
      </w:r>
    </w:p>
    <w:p w14:paraId="144DEA55" w14:textId="27CDED7A" w:rsidR="003304C9" w:rsidRDefault="003304C9" w:rsidP="003C672B">
      <w:pPr>
        <w:pStyle w:val="a7"/>
        <w:ind w:firstLine="200"/>
        <w:rPr>
          <w:sz w:val="20"/>
          <w:szCs w:val="18"/>
        </w:rPr>
      </w:pPr>
      <w:r>
        <w:rPr>
          <w:rFonts w:hint="eastAsia"/>
          <w:sz w:val="20"/>
          <w:szCs w:val="18"/>
        </w:rPr>
        <w:t>完全性：データに抜け漏れがないこと</w:t>
      </w:r>
    </w:p>
    <w:p w14:paraId="7857387B" w14:textId="748E4F07" w:rsidR="003304C9" w:rsidRDefault="003304C9" w:rsidP="003C672B">
      <w:pPr>
        <w:pStyle w:val="a7"/>
        <w:ind w:firstLine="200"/>
        <w:rPr>
          <w:sz w:val="20"/>
          <w:szCs w:val="18"/>
        </w:rPr>
      </w:pPr>
      <w:r>
        <w:rPr>
          <w:rFonts w:hint="eastAsia"/>
          <w:sz w:val="20"/>
          <w:szCs w:val="18"/>
        </w:rPr>
        <w:lastRenderedPageBreak/>
        <w:t>一貫性：データ内の項目の値に一貫性があり矛盾が生じないこと</w:t>
      </w:r>
    </w:p>
    <w:p w14:paraId="6FF17EE5" w14:textId="38BB76DD" w:rsidR="003304C9" w:rsidRDefault="003304C9" w:rsidP="003C672B">
      <w:pPr>
        <w:pStyle w:val="a7"/>
        <w:ind w:firstLine="200"/>
        <w:rPr>
          <w:sz w:val="20"/>
          <w:szCs w:val="18"/>
        </w:rPr>
      </w:pPr>
      <w:r>
        <w:rPr>
          <w:rFonts w:hint="eastAsia"/>
          <w:sz w:val="20"/>
          <w:szCs w:val="18"/>
        </w:rPr>
        <w:t>信憑性：データの出所が明確で、かいざんされていないこと</w:t>
      </w:r>
    </w:p>
    <w:p w14:paraId="043B7F9E" w14:textId="0ACBCEEF" w:rsidR="00CF7346" w:rsidRDefault="003304C9" w:rsidP="003C672B">
      <w:pPr>
        <w:pStyle w:val="a7"/>
        <w:ind w:firstLine="200"/>
        <w:rPr>
          <w:sz w:val="20"/>
          <w:szCs w:val="18"/>
        </w:rPr>
      </w:pPr>
      <w:r>
        <w:rPr>
          <w:rFonts w:hint="eastAsia"/>
          <w:sz w:val="20"/>
          <w:szCs w:val="18"/>
        </w:rPr>
        <w:t>最新性：データが最新であること</w:t>
      </w:r>
    </w:p>
    <w:p w14:paraId="47CE67B6" w14:textId="657E531B" w:rsidR="003304C9" w:rsidRDefault="003304C9" w:rsidP="003C672B">
      <w:pPr>
        <w:pStyle w:val="a7"/>
        <w:ind w:firstLine="200"/>
        <w:rPr>
          <w:sz w:val="20"/>
          <w:szCs w:val="18"/>
        </w:rPr>
      </w:pPr>
    </w:p>
    <w:p w14:paraId="3A4728E5" w14:textId="54A4DBB0" w:rsidR="003304C9" w:rsidRPr="00017899" w:rsidRDefault="003304C9" w:rsidP="00017899">
      <w:pPr>
        <w:pStyle w:val="a7"/>
      </w:pPr>
      <w:r w:rsidRPr="00017899">
        <w:t>詳細な品質項目は、</w:t>
      </w:r>
      <w:r w:rsidR="00017899" w:rsidRPr="00017899">
        <w:rPr>
          <w:rFonts w:hint="eastAsia"/>
        </w:rPr>
        <w:t>GIFデータ品質管理ガイドブックを参照してください</w:t>
      </w:r>
      <w:r w:rsidR="00D947D1">
        <w:rPr>
          <w:rFonts w:hint="eastAsia"/>
        </w:rPr>
        <w:t>。</w:t>
      </w:r>
    </w:p>
    <w:p w14:paraId="2431EC01" w14:textId="77777777" w:rsidR="00272572" w:rsidRDefault="00272572">
      <w:pPr>
        <w:widowControl/>
        <w:jc w:val="left"/>
        <w:rPr>
          <w:rFonts w:eastAsia="ＭＳ ゴシック" w:hAnsiTheme="majorHAnsi" w:cstheme="majorBidi"/>
          <w:szCs w:val="24"/>
        </w:rPr>
      </w:pPr>
      <w:r>
        <w:br w:type="page"/>
      </w:r>
    </w:p>
    <w:p w14:paraId="0EB40D93" w14:textId="77777777" w:rsidR="00106C49" w:rsidRDefault="00106C49">
      <w:pPr>
        <w:pStyle w:val="22"/>
        <w:numPr>
          <w:ilvl w:val="0"/>
          <w:numId w:val="0"/>
        </w:numPr>
        <w:sectPr w:rsidR="00106C49">
          <w:headerReference w:type="default" r:id="rId155"/>
          <w:footerReference w:type="default" r:id="rId156"/>
          <w:pgSz w:w="11906" w:h="16838"/>
          <w:pgMar w:top="1985" w:right="1701" w:bottom="1701" w:left="1701" w:header="851" w:footer="992" w:gutter="0"/>
          <w:cols w:space="425"/>
          <w:docGrid w:type="lines" w:linePitch="360"/>
        </w:sectPr>
      </w:pPr>
    </w:p>
    <w:p w14:paraId="5DD0F64D" w14:textId="77777777" w:rsidR="00017899" w:rsidRPr="0059616B" w:rsidRDefault="00017899" w:rsidP="00017899">
      <w:pPr>
        <w:pStyle w:val="10"/>
      </w:pPr>
      <w:r>
        <w:rPr>
          <w:rFonts w:hint="eastAsia"/>
        </w:rPr>
        <w:lastRenderedPageBreak/>
        <w:t xml:space="preserve">　</w:t>
      </w:r>
      <w:bookmarkStart w:id="230" w:name="_Toc103600102"/>
      <w:r>
        <w:rPr>
          <w:rFonts w:hint="eastAsia"/>
        </w:rPr>
        <w:t>S</w:t>
      </w:r>
      <w:r>
        <w:t>mart Data Model</w:t>
      </w:r>
      <w:r>
        <w:rPr>
          <w:rFonts w:hint="eastAsia"/>
        </w:rPr>
        <w:t>、３</w:t>
      </w:r>
      <w:r>
        <w:rPr>
          <w:rFonts w:hint="eastAsia"/>
        </w:rPr>
        <w:t>D</w:t>
      </w:r>
      <w:r>
        <w:rPr>
          <w:rFonts w:hint="eastAsia"/>
        </w:rPr>
        <w:t>都市モデル、</w:t>
      </w:r>
      <w:r>
        <w:rPr>
          <w:rFonts w:hint="eastAsia"/>
        </w:rPr>
        <w:t>schema.org</w:t>
      </w:r>
      <w:r>
        <w:rPr>
          <w:rFonts w:hint="eastAsia"/>
        </w:rPr>
        <w:t>とのマッピング</w:t>
      </w:r>
      <w:bookmarkEnd w:id="230"/>
    </w:p>
    <w:p w14:paraId="1C84AB70" w14:textId="4A0ED408" w:rsidR="00272572" w:rsidRDefault="00272572">
      <w:pPr>
        <w:pStyle w:val="22"/>
        <w:numPr>
          <w:ilvl w:val="1"/>
          <w:numId w:val="90"/>
        </w:numPr>
      </w:pPr>
      <w:r>
        <w:rPr>
          <w:rFonts w:hint="eastAsia"/>
        </w:rPr>
        <w:t xml:space="preserve">　</w:t>
      </w:r>
      <w:bookmarkStart w:id="231" w:name="_Toc103600103"/>
      <w:r>
        <w:rPr>
          <w:rFonts w:hint="eastAsia"/>
        </w:rPr>
        <w:t>土地</w:t>
      </w:r>
      <w:bookmarkEnd w:id="231"/>
    </w:p>
    <w:p w14:paraId="61D063E5" w14:textId="78126E52" w:rsidR="00272572" w:rsidRDefault="005D1E55" w:rsidP="003C672B">
      <w:pPr>
        <w:pStyle w:val="a7"/>
      </w:pPr>
      <w:r>
        <w:rPr>
          <w:rFonts w:hint="eastAsia"/>
        </w:rPr>
        <w:t>（太字データ項目は必須項目）</w:t>
      </w:r>
    </w:p>
    <w:tbl>
      <w:tblPr>
        <w:tblW w:w="5000" w:type="pct"/>
        <w:tblCellMar>
          <w:left w:w="99" w:type="dxa"/>
          <w:right w:w="99" w:type="dxa"/>
        </w:tblCellMar>
        <w:tblLook w:val="04A0" w:firstRow="1" w:lastRow="0" w:firstColumn="1" w:lastColumn="0" w:noHBand="0" w:noVBand="1"/>
      </w:tblPr>
      <w:tblGrid>
        <w:gridCol w:w="1831"/>
        <w:gridCol w:w="2399"/>
        <w:gridCol w:w="2998"/>
        <w:gridCol w:w="1687"/>
        <w:gridCol w:w="5733"/>
      </w:tblGrid>
      <w:tr w:rsidR="00A27747" w:rsidRPr="00106C49" w14:paraId="300FB3CB" w14:textId="77777777" w:rsidTr="00017899">
        <w:trPr>
          <w:trHeight w:val="375"/>
        </w:trPr>
        <w:tc>
          <w:tcPr>
            <w:tcW w:w="625" w:type="pct"/>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36C9EC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819"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91AE4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1022"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D8F1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576"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B4BB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1957" w:type="pct"/>
            <w:tcBorders>
              <w:top w:val="single" w:sz="12" w:space="0" w:color="auto"/>
              <w:left w:val="single" w:sz="4" w:space="0" w:color="auto"/>
              <w:bottom w:val="single" w:sz="4" w:space="0" w:color="auto"/>
              <w:right w:val="single" w:sz="12" w:space="0" w:color="auto"/>
            </w:tcBorders>
            <w:shd w:val="clear" w:color="auto" w:fill="D9D9D9" w:themeFill="background1" w:themeFillShade="D9"/>
            <w:vAlign w:val="center"/>
            <w:hideMark/>
          </w:tcPr>
          <w:p w14:paraId="4776B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C0E596B" w14:textId="77777777" w:rsidTr="00017899">
        <w:trPr>
          <w:trHeight w:val="362"/>
        </w:trPr>
        <w:tc>
          <w:tcPr>
            <w:tcW w:w="625" w:type="pct"/>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5712F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w:t>
            </w:r>
          </w:p>
        </w:tc>
        <w:tc>
          <w:tcPr>
            <w:tcW w:w="819"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4235BA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Point of Interest</w:t>
            </w:r>
          </w:p>
        </w:tc>
        <w:tc>
          <w:tcPr>
            <w:tcW w:w="1022"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223F85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LandUse(CityGML)</w:t>
            </w:r>
          </w:p>
        </w:tc>
        <w:tc>
          <w:tcPr>
            <w:tcW w:w="576"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79E50B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1957" w:type="pct"/>
            <w:tcBorders>
              <w:top w:val="single" w:sz="4" w:space="0" w:color="auto"/>
              <w:left w:val="single" w:sz="4" w:space="0" w:color="auto"/>
              <w:bottom w:val="single" w:sz="12" w:space="0" w:color="auto"/>
              <w:right w:val="single" w:sz="12" w:space="0" w:color="auto"/>
            </w:tcBorders>
            <w:shd w:val="clear" w:color="auto" w:fill="D9D9D9" w:themeFill="background1" w:themeFillShade="D9"/>
            <w:vAlign w:val="center"/>
            <w:hideMark/>
          </w:tcPr>
          <w:p w14:paraId="62FCEC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土地は物理的対象エリアを示し、Point of Interest、Placeは場所を示す概念である</w:t>
            </w:r>
          </w:p>
        </w:tc>
      </w:tr>
      <w:tr w:rsidR="00A27747" w:rsidRPr="00106C49" w14:paraId="5DD4A720" w14:textId="77777777" w:rsidTr="00017899">
        <w:trPr>
          <w:trHeight w:val="188"/>
        </w:trPr>
        <w:tc>
          <w:tcPr>
            <w:tcW w:w="625"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89268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w:t>
            </w:r>
          </w:p>
        </w:tc>
        <w:tc>
          <w:tcPr>
            <w:tcW w:w="819" w:type="pct"/>
            <w:tcBorders>
              <w:top w:val="single" w:sz="12" w:space="0" w:color="auto"/>
              <w:left w:val="nil"/>
              <w:bottom w:val="single" w:sz="4" w:space="0" w:color="auto"/>
              <w:right w:val="single" w:sz="4" w:space="0" w:color="auto"/>
            </w:tcBorders>
            <w:shd w:val="clear" w:color="auto" w:fill="auto"/>
            <w:noWrap/>
            <w:vAlign w:val="center"/>
            <w:hideMark/>
          </w:tcPr>
          <w:p w14:paraId="4198D06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1022" w:type="pct"/>
            <w:tcBorders>
              <w:top w:val="single" w:sz="12" w:space="0" w:color="auto"/>
              <w:left w:val="nil"/>
              <w:bottom w:val="single" w:sz="4" w:space="0" w:color="auto"/>
              <w:right w:val="single" w:sz="4" w:space="0" w:color="auto"/>
            </w:tcBorders>
            <w:shd w:val="clear" w:color="auto" w:fill="auto"/>
            <w:noWrap/>
            <w:vAlign w:val="center"/>
            <w:hideMark/>
          </w:tcPr>
          <w:p w14:paraId="1E7FEF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single" w:sz="12" w:space="0" w:color="auto"/>
              <w:left w:val="nil"/>
              <w:bottom w:val="single" w:sz="4" w:space="0" w:color="auto"/>
              <w:right w:val="single" w:sz="4" w:space="0" w:color="auto"/>
            </w:tcBorders>
            <w:shd w:val="clear" w:color="auto" w:fill="auto"/>
            <w:noWrap/>
            <w:vAlign w:val="center"/>
            <w:hideMark/>
          </w:tcPr>
          <w:p w14:paraId="2D22A3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1957" w:type="pct"/>
            <w:tcBorders>
              <w:top w:val="single" w:sz="12" w:space="0" w:color="auto"/>
              <w:left w:val="nil"/>
              <w:bottom w:val="single" w:sz="4" w:space="0" w:color="auto"/>
              <w:right w:val="single" w:sz="4" w:space="0" w:color="auto"/>
            </w:tcBorders>
            <w:shd w:val="clear" w:color="auto" w:fill="auto"/>
            <w:vAlign w:val="center"/>
            <w:hideMark/>
          </w:tcPr>
          <w:p w14:paraId="24EAC6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22BD17A" w14:textId="77777777" w:rsidTr="00A27747">
        <w:trPr>
          <w:trHeight w:val="122"/>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421C4D0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用途</w:t>
            </w:r>
          </w:p>
        </w:tc>
        <w:tc>
          <w:tcPr>
            <w:tcW w:w="819" w:type="pct"/>
            <w:tcBorders>
              <w:top w:val="nil"/>
              <w:left w:val="nil"/>
              <w:bottom w:val="single" w:sz="4" w:space="0" w:color="auto"/>
              <w:right w:val="single" w:sz="4" w:space="0" w:color="auto"/>
            </w:tcBorders>
            <w:shd w:val="clear" w:color="auto" w:fill="auto"/>
            <w:noWrap/>
            <w:vAlign w:val="center"/>
            <w:hideMark/>
          </w:tcPr>
          <w:p w14:paraId="52C37CD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1022" w:type="pct"/>
            <w:tcBorders>
              <w:top w:val="nil"/>
              <w:left w:val="nil"/>
              <w:bottom w:val="single" w:sz="4" w:space="0" w:color="auto"/>
              <w:right w:val="single" w:sz="4" w:space="0" w:color="auto"/>
            </w:tcBorders>
            <w:shd w:val="clear" w:color="auto" w:fill="auto"/>
            <w:noWrap/>
            <w:vAlign w:val="center"/>
            <w:hideMark/>
          </w:tcPr>
          <w:p w14:paraId="30998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tran:usage</w:t>
            </w:r>
          </w:p>
        </w:tc>
        <w:tc>
          <w:tcPr>
            <w:tcW w:w="576" w:type="pct"/>
            <w:tcBorders>
              <w:top w:val="nil"/>
              <w:left w:val="nil"/>
              <w:bottom w:val="single" w:sz="4" w:space="0" w:color="auto"/>
              <w:right w:val="single" w:sz="4" w:space="0" w:color="auto"/>
            </w:tcBorders>
            <w:shd w:val="clear" w:color="auto" w:fill="auto"/>
            <w:noWrap/>
            <w:vAlign w:val="center"/>
            <w:hideMark/>
          </w:tcPr>
          <w:p w14:paraId="0DF65C9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F4B2D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71BCF5" w14:textId="77777777" w:rsidTr="00A27747">
        <w:trPr>
          <w:trHeight w:val="197"/>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6100CC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w:t>
            </w:r>
          </w:p>
        </w:tc>
        <w:tc>
          <w:tcPr>
            <w:tcW w:w="819" w:type="pct"/>
            <w:tcBorders>
              <w:top w:val="nil"/>
              <w:left w:val="nil"/>
              <w:bottom w:val="single" w:sz="4" w:space="0" w:color="auto"/>
              <w:right w:val="single" w:sz="4" w:space="0" w:color="auto"/>
            </w:tcBorders>
            <w:shd w:val="clear" w:color="auto" w:fill="auto"/>
            <w:noWrap/>
            <w:vAlign w:val="center"/>
            <w:hideMark/>
          </w:tcPr>
          <w:p w14:paraId="50C66D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676B7C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219688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70F42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4CA5532" w14:textId="77777777" w:rsidTr="00A27747">
        <w:trPr>
          <w:trHeight w:val="274"/>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6ACE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名称（カナ）</w:t>
            </w:r>
          </w:p>
        </w:tc>
        <w:tc>
          <w:tcPr>
            <w:tcW w:w="819" w:type="pct"/>
            <w:tcBorders>
              <w:top w:val="nil"/>
              <w:left w:val="nil"/>
              <w:bottom w:val="single" w:sz="4" w:space="0" w:color="auto"/>
              <w:right w:val="single" w:sz="4" w:space="0" w:color="auto"/>
            </w:tcBorders>
            <w:shd w:val="clear" w:color="auto" w:fill="auto"/>
            <w:noWrap/>
            <w:vAlign w:val="center"/>
            <w:hideMark/>
          </w:tcPr>
          <w:p w14:paraId="3179753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B932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77FF84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08A4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CBAF6" w14:textId="77777777" w:rsidTr="00A27747">
        <w:trPr>
          <w:trHeight w:val="221"/>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1335B4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名称（英字）</w:t>
            </w:r>
          </w:p>
        </w:tc>
        <w:tc>
          <w:tcPr>
            <w:tcW w:w="819" w:type="pct"/>
            <w:tcBorders>
              <w:top w:val="nil"/>
              <w:left w:val="nil"/>
              <w:bottom w:val="single" w:sz="4" w:space="0" w:color="auto"/>
              <w:right w:val="single" w:sz="4" w:space="0" w:color="auto"/>
            </w:tcBorders>
            <w:shd w:val="clear" w:color="auto" w:fill="auto"/>
            <w:noWrap/>
            <w:vAlign w:val="center"/>
            <w:hideMark/>
          </w:tcPr>
          <w:p w14:paraId="7A4051E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09413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1BC44D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54DB76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B057756" w14:textId="77777777" w:rsidTr="00A27747">
        <w:trPr>
          <w:trHeight w:val="15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04D10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通称</w:t>
            </w:r>
          </w:p>
        </w:tc>
        <w:tc>
          <w:tcPr>
            <w:tcW w:w="819" w:type="pct"/>
            <w:tcBorders>
              <w:top w:val="nil"/>
              <w:left w:val="nil"/>
              <w:bottom w:val="single" w:sz="4" w:space="0" w:color="auto"/>
              <w:right w:val="single" w:sz="4" w:space="0" w:color="auto"/>
            </w:tcBorders>
            <w:shd w:val="clear" w:color="auto" w:fill="auto"/>
            <w:noWrap/>
            <w:vAlign w:val="center"/>
            <w:hideMark/>
          </w:tcPr>
          <w:p w14:paraId="47788A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022" w:type="pct"/>
            <w:tcBorders>
              <w:top w:val="nil"/>
              <w:left w:val="nil"/>
              <w:bottom w:val="single" w:sz="4" w:space="0" w:color="auto"/>
              <w:right w:val="single" w:sz="4" w:space="0" w:color="auto"/>
            </w:tcBorders>
            <w:shd w:val="clear" w:color="auto" w:fill="auto"/>
            <w:noWrap/>
            <w:vAlign w:val="center"/>
            <w:hideMark/>
          </w:tcPr>
          <w:p w14:paraId="76564C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67C0C00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957" w:type="pct"/>
            <w:tcBorders>
              <w:top w:val="nil"/>
              <w:left w:val="nil"/>
              <w:bottom w:val="single" w:sz="4" w:space="0" w:color="auto"/>
              <w:right w:val="single" w:sz="4" w:space="0" w:color="auto"/>
            </w:tcBorders>
            <w:shd w:val="clear" w:color="auto" w:fill="auto"/>
            <w:vAlign w:val="center"/>
            <w:hideMark/>
          </w:tcPr>
          <w:p w14:paraId="6893D95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3086528" w14:textId="77777777" w:rsidTr="00A27747">
        <w:trPr>
          <w:trHeight w:val="9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6BBFCF7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説明</w:t>
            </w:r>
          </w:p>
        </w:tc>
        <w:tc>
          <w:tcPr>
            <w:tcW w:w="819" w:type="pct"/>
            <w:tcBorders>
              <w:top w:val="nil"/>
              <w:left w:val="nil"/>
              <w:bottom w:val="single" w:sz="4" w:space="0" w:color="auto"/>
              <w:right w:val="single" w:sz="4" w:space="0" w:color="auto"/>
            </w:tcBorders>
            <w:shd w:val="clear" w:color="auto" w:fill="auto"/>
            <w:noWrap/>
            <w:vAlign w:val="center"/>
            <w:hideMark/>
          </w:tcPr>
          <w:p w14:paraId="388715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022" w:type="pct"/>
            <w:tcBorders>
              <w:top w:val="nil"/>
              <w:left w:val="nil"/>
              <w:bottom w:val="single" w:sz="4" w:space="0" w:color="auto"/>
              <w:right w:val="single" w:sz="4" w:space="0" w:color="auto"/>
            </w:tcBorders>
            <w:shd w:val="clear" w:color="auto" w:fill="auto"/>
            <w:noWrap/>
            <w:vAlign w:val="center"/>
            <w:hideMark/>
          </w:tcPr>
          <w:p w14:paraId="314CA5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576" w:type="pct"/>
            <w:tcBorders>
              <w:top w:val="nil"/>
              <w:left w:val="nil"/>
              <w:bottom w:val="single" w:sz="4" w:space="0" w:color="auto"/>
              <w:right w:val="single" w:sz="4" w:space="0" w:color="auto"/>
            </w:tcBorders>
            <w:shd w:val="clear" w:color="auto" w:fill="auto"/>
            <w:noWrap/>
            <w:vAlign w:val="center"/>
            <w:hideMark/>
          </w:tcPr>
          <w:p w14:paraId="647AAE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957" w:type="pct"/>
            <w:tcBorders>
              <w:top w:val="nil"/>
              <w:left w:val="nil"/>
              <w:bottom w:val="single" w:sz="4" w:space="0" w:color="auto"/>
              <w:right w:val="single" w:sz="4" w:space="0" w:color="auto"/>
            </w:tcBorders>
            <w:shd w:val="clear" w:color="auto" w:fill="auto"/>
            <w:vAlign w:val="center"/>
            <w:hideMark/>
          </w:tcPr>
          <w:p w14:paraId="517650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A2436E" w14:textId="77777777" w:rsidTr="00A27747">
        <w:trPr>
          <w:trHeight w:val="81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41D7E95"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住所</w:t>
            </w:r>
          </w:p>
        </w:tc>
        <w:tc>
          <w:tcPr>
            <w:tcW w:w="819" w:type="pct"/>
            <w:tcBorders>
              <w:top w:val="nil"/>
              <w:left w:val="nil"/>
              <w:bottom w:val="single" w:sz="4" w:space="0" w:color="auto"/>
              <w:right w:val="single" w:sz="4" w:space="0" w:color="auto"/>
            </w:tcBorders>
            <w:shd w:val="clear" w:color="auto" w:fill="auto"/>
            <w:vAlign w:val="center"/>
            <w:hideMark/>
          </w:tcPr>
          <w:p w14:paraId="6A8DE5C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1022" w:type="pct"/>
            <w:tcBorders>
              <w:top w:val="nil"/>
              <w:left w:val="nil"/>
              <w:bottom w:val="single" w:sz="4" w:space="0" w:color="auto"/>
              <w:right w:val="single" w:sz="4" w:space="0" w:color="auto"/>
            </w:tcBorders>
            <w:shd w:val="clear" w:color="auto" w:fill="auto"/>
            <w:noWrap/>
            <w:vAlign w:val="center"/>
            <w:hideMark/>
          </w:tcPr>
          <w:p w14:paraId="60B5FB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vAlign w:val="center"/>
            <w:hideMark/>
          </w:tcPr>
          <w:p w14:paraId="407305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1957" w:type="pct"/>
            <w:tcBorders>
              <w:top w:val="nil"/>
              <w:left w:val="nil"/>
              <w:bottom w:val="single" w:sz="4" w:space="0" w:color="auto"/>
              <w:right w:val="single" w:sz="4" w:space="0" w:color="auto"/>
            </w:tcBorders>
            <w:shd w:val="clear" w:color="auto" w:fill="auto"/>
            <w:vAlign w:val="center"/>
            <w:hideMark/>
          </w:tcPr>
          <w:p w14:paraId="179D892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700E7748" w14:textId="77777777" w:rsidTr="00A27747">
        <w:trPr>
          <w:trHeight w:val="7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018C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敷地面積</w:t>
            </w:r>
          </w:p>
        </w:tc>
        <w:tc>
          <w:tcPr>
            <w:tcW w:w="819" w:type="pct"/>
            <w:tcBorders>
              <w:top w:val="nil"/>
              <w:left w:val="nil"/>
              <w:bottom w:val="single" w:sz="4" w:space="0" w:color="auto"/>
              <w:right w:val="single" w:sz="4" w:space="0" w:color="auto"/>
            </w:tcBorders>
            <w:shd w:val="clear" w:color="auto" w:fill="auto"/>
            <w:noWrap/>
            <w:vAlign w:val="center"/>
            <w:hideMark/>
          </w:tcPr>
          <w:p w14:paraId="6B6F7E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2F4C0E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13CCC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2AE9EC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09B580D" w14:textId="77777777" w:rsidTr="00A27747">
        <w:trPr>
          <w:trHeight w:val="183"/>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760305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819" w:type="pct"/>
            <w:tcBorders>
              <w:top w:val="nil"/>
              <w:left w:val="nil"/>
              <w:bottom w:val="single" w:sz="4" w:space="0" w:color="auto"/>
              <w:right w:val="single" w:sz="4" w:space="0" w:color="auto"/>
            </w:tcBorders>
            <w:shd w:val="clear" w:color="auto" w:fill="auto"/>
            <w:noWrap/>
            <w:vAlign w:val="center"/>
            <w:hideMark/>
          </w:tcPr>
          <w:p w14:paraId="6CF44B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731318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noWrap/>
            <w:vAlign w:val="center"/>
            <w:hideMark/>
          </w:tcPr>
          <w:p w14:paraId="3E8F66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E5DD40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B5F080D" w14:textId="77777777" w:rsidTr="00A27747">
        <w:trPr>
          <w:trHeight w:val="118"/>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28D9F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819" w:type="pct"/>
            <w:tcBorders>
              <w:top w:val="nil"/>
              <w:left w:val="nil"/>
              <w:bottom w:val="single" w:sz="4" w:space="0" w:color="auto"/>
              <w:right w:val="single" w:sz="4" w:space="0" w:color="auto"/>
            </w:tcBorders>
            <w:shd w:val="clear" w:color="auto" w:fill="auto"/>
            <w:noWrap/>
            <w:vAlign w:val="center"/>
            <w:hideMark/>
          </w:tcPr>
          <w:p w14:paraId="7E3A195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1022" w:type="pct"/>
            <w:tcBorders>
              <w:top w:val="nil"/>
              <w:left w:val="nil"/>
              <w:bottom w:val="single" w:sz="4" w:space="0" w:color="auto"/>
              <w:right w:val="single" w:sz="4" w:space="0" w:color="auto"/>
            </w:tcBorders>
            <w:shd w:val="clear" w:color="auto" w:fill="auto"/>
            <w:noWrap/>
            <w:vAlign w:val="center"/>
            <w:hideMark/>
          </w:tcPr>
          <w:p w14:paraId="15EB838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07210F2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A4E5D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8378048" w14:textId="77777777" w:rsidTr="00A27747">
        <w:trPr>
          <w:trHeight w:val="33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7C4BE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w:t>
            </w:r>
          </w:p>
        </w:tc>
        <w:tc>
          <w:tcPr>
            <w:tcW w:w="819" w:type="pct"/>
            <w:tcBorders>
              <w:top w:val="nil"/>
              <w:left w:val="nil"/>
              <w:bottom w:val="single" w:sz="4" w:space="0" w:color="auto"/>
              <w:right w:val="single" w:sz="4" w:space="0" w:color="auto"/>
            </w:tcBorders>
            <w:shd w:val="clear" w:color="auto" w:fill="auto"/>
            <w:noWrap/>
            <w:vAlign w:val="center"/>
            <w:hideMark/>
          </w:tcPr>
          <w:p w14:paraId="71D998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contactPoint</w:t>
            </w:r>
          </w:p>
        </w:tc>
        <w:tc>
          <w:tcPr>
            <w:tcW w:w="1022" w:type="pct"/>
            <w:tcBorders>
              <w:top w:val="nil"/>
              <w:left w:val="nil"/>
              <w:bottom w:val="single" w:sz="4" w:space="0" w:color="auto"/>
              <w:right w:val="single" w:sz="4" w:space="0" w:color="auto"/>
            </w:tcBorders>
            <w:shd w:val="clear" w:color="auto" w:fill="auto"/>
            <w:noWrap/>
            <w:vAlign w:val="center"/>
            <w:hideMark/>
          </w:tcPr>
          <w:p w14:paraId="43B34C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509C2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p>
        </w:tc>
        <w:tc>
          <w:tcPr>
            <w:tcW w:w="1957" w:type="pct"/>
            <w:tcBorders>
              <w:top w:val="nil"/>
              <w:left w:val="nil"/>
              <w:bottom w:val="single" w:sz="4" w:space="0" w:color="auto"/>
              <w:right w:val="single" w:sz="4" w:space="0" w:color="auto"/>
            </w:tcBorders>
            <w:shd w:val="clear" w:color="auto" w:fill="auto"/>
            <w:vAlign w:val="center"/>
            <w:hideMark/>
          </w:tcPr>
          <w:p w14:paraId="12AAA9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telephoneは連絡先の電話番号を示し、連絡先情報と類似データ項目である</w:t>
            </w:r>
          </w:p>
        </w:tc>
      </w:tr>
      <w:tr w:rsidR="00A27747" w:rsidRPr="00106C49" w14:paraId="0C732C3A" w14:textId="77777777" w:rsidTr="00A27747">
        <w:trPr>
          <w:trHeight w:val="501"/>
        </w:trPr>
        <w:tc>
          <w:tcPr>
            <w:tcW w:w="625" w:type="pct"/>
            <w:tcBorders>
              <w:top w:val="nil"/>
              <w:left w:val="nil"/>
              <w:bottom w:val="nil"/>
              <w:right w:val="nil"/>
            </w:tcBorders>
            <w:shd w:val="clear" w:color="auto" w:fill="auto"/>
            <w:noWrap/>
            <w:vAlign w:val="center"/>
            <w:hideMark/>
          </w:tcPr>
          <w:p w14:paraId="44411F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819" w:type="pct"/>
            <w:tcBorders>
              <w:top w:val="nil"/>
              <w:left w:val="nil"/>
              <w:bottom w:val="nil"/>
              <w:right w:val="nil"/>
            </w:tcBorders>
            <w:shd w:val="clear" w:color="auto" w:fill="auto"/>
            <w:vAlign w:val="center"/>
            <w:hideMark/>
          </w:tcPr>
          <w:p w14:paraId="1170A66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1022" w:type="pct"/>
            <w:tcBorders>
              <w:top w:val="nil"/>
              <w:left w:val="nil"/>
              <w:bottom w:val="nil"/>
              <w:right w:val="nil"/>
            </w:tcBorders>
            <w:shd w:val="clear" w:color="auto" w:fill="auto"/>
            <w:noWrap/>
            <w:vAlign w:val="center"/>
            <w:hideMark/>
          </w:tcPr>
          <w:p w14:paraId="29AD53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576" w:type="pct"/>
            <w:tcBorders>
              <w:top w:val="nil"/>
              <w:left w:val="nil"/>
              <w:bottom w:val="nil"/>
              <w:right w:val="nil"/>
            </w:tcBorders>
            <w:shd w:val="clear" w:color="auto" w:fill="auto"/>
            <w:noWrap/>
            <w:vAlign w:val="center"/>
            <w:hideMark/>
          </w:tcPr>
          <w:p w14:paraId="7959EC6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1957" w:type="pct"/>
            <w:tcBorders>
              <w:top w:val="nil"/>
              <w:left w:val="nil"/>
              <w:bottom w:val="nil"/>
              <w:right w:val="nil"/>
            </w:tcBorders>
            <w:shd w:val="clear" w:color="auto" w:fill="auto"/>
            <w:vAlign w:val="center"/>
            <w:hideMark/>
          </w:tcPr>
          <w:p w14:paraId="09D00597"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55701B18" w14:textId="77777777" w:rsidR="00A27747" w:rsidRDefault="00A27747">
      <w:pPr>
        <w:widowControl/>
        <w:jc w:val="left"/>
        <w:rPr>
          <w:rFonts w:ascii="ＭＳ ゴシック" w:eastAsia="ＭＳ ゴシック" w:hAnsiTheme="majorHAnsi" w:cstheme="majorBidi"/>
        </w:rPr>
      </w:pPr>
      <w:r>
        <w:br w:type="page"/>
      </w:r>
    </w:p>
    <w:p w14:paraId="2234A87F" w14:textId="7E71239C" w:rsidR="00272572" w:rsidRDefault="00272572">
      <w:pPr>
        <w:pStyle w:val="22"/>
        <w:numPr>
          <w:ilvl w:val="1"/>
          <w:numId w:val="90"/>
        </w:numPr>
      </w:pPr>
      <w:r>
        <w:rPr>
          <w:rFonts w:hint="eastAsia"/>
        </w:rPr>
        <w:lastRenderedPageBreak/>
        <w:t xml:space="preserve">　</w:t>
      </w:r>
      <w:bookmarkStart w:id="232" w:name="_Toc103600104"/>
      <w:r>
        <w:rPr>
          <w:rFonts w:hint="eastAsia"/>
        </w:rPr>
        <w:t>建物</w:t>
      </w:r>
      <w:bookmarkEnd w:id="232"/>
    </w:p>
    <w:p w14:paraId="0BDF7B00" w14:textId="77777777" w:rsidR="00A27747" w:rsidRDefault="00A27747" w:rsidP="003C672B">
      <w:pPr>
        <w:pStyle w:val="a7"/>
      </w:pPr>
    </w:p>
    <w:tbl>
      <w:tblPr>
        <w:tblW w:w="0" w:type="auto"/>
        <w:tblCellMar>
          <w:left w:w="99" w:type="dxa"/>
          <w:right w:w="99" w:type="dxa"/>
        </w:tblCellMar>
        <w:tblLook w:val="04A0" w:firstRow="1" w:lastRow="0" w:firstColumn="1" w:lastColumn="0" w:noHBand="0" w:noVBand="1"/>
      </w:tblPr>
      <w:tblGrid>
        <w:gridCol w:w="1838"/>
        <w:gridCol w:w="2410"/>
        <w:gridCol w:w="3118"/>
        <w:gridCol w:w="1572"/>
        <w:gridCol w:w="5710"/>
      </w:tblGrid>
      <w:tr w:rsidR="00A27747" w:rsidRPr="00106C49" w14:paraId="34A7B0AC" w14:textId="77777777" w:rsidTr="00017899">
        <w:trPr>
          <w:trHeight w:val="186"/>
        </w:trPr>
        <w:tc>
          <w:tcPr>
            <w:tcW w:w="1838"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6B4195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410"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63D973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8"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23DF0D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15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F0446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5742"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219037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672F239B" w14:textId="77777777" w:rsidTr="00017899">
        <w:trPr>
          <w:trHeight w:val="404"/>
        </w:trPr>
        <w:tc>
          <w:tcPr>
            <w:tcW w:w="1838"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317D4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建物</w:t>
            </w:r>
          </w:p>
        </w:tc>
        <w:tc>
          <w:tcPr>
            <w:tcW w:w="2410"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25A072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8"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175C14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Building（CityGML)</w:t>
            </w:r>
          </w:p>
        </w:tc>
        <w:tc>
          <w:tcPr>
            <w:tcW w:w="1560"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29751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5742"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4226D7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33579C4" w14:textId="77777777" w:rsidTr="00017899">
        <w:trPr>
          <w:trHeight w:val="158"/>
        </w:trPr>
        <w:tc>
          <w:tcPr>
            <w:tcW w:w="183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675E91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ID </w:t>
            </w:r>
          </w:p>
        </w:tc>
        <w:tc>
          <w:tcPr>
            <w:tcW w:w="2410" w:type="dxa"/>
            <w:tcBorders>
              <w:top w:val="single" w:sz="12" w:space="0" w:color="auto"/>
              <w:left w:val="nil"/>
              <w:bottom w:val="single" w:sz="4" w:space="0" w:color="auto"/>
              <w:right w:val="single" w:sz="4" w:space="0" w:color="auto"/>
            </w:tcBorders>
            <w:shd w:val="clear" w:color="auto" w:fill="auto"/>
            <w:vAlign w:val="center"/>
            <w:hideMark/>
          </w:tcPr>
          <w:p w14:paraId="447D0EB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8" w:type="dxa"/>
            <w:tcBorders>
              <w:top w:val="single" w:sz="12" w:space="0" w:color="auto"/>
              <w:left w:val="nil"/>
              <w:bottom w:val="single" w:sz="4" w:space="0" w:color="auto"/>
              <w:right w:val="single" w:sz="4" w:space="0" w:color="auto"/>
            </w:tcBorders>
            <w:shd w:val="clear" w:color="auto" w:fill="auto"/>
            <w:noWrap/>
            <w:vAlign w:val="center"/>
            <w:hideMark/>
          </w:tcPr>
          <w:p w14:paraId="0CAB8FF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uro:buildingIDAttribute</w:t>
            </w:r>
          </w:p>
        </w:tc>
        <w:tc>
          <w:tcPr>
            <w:tcW w:w="1560" w:type="dxa"/>
            <w:tcBorders>
              <w:top w:val="single" w:sz="12" w:space="0" w:color="auto"/>
              <w:left w:val="nil"/>
              <w:bottom w:val="single" w:sz="4" w:space="0" w:color="auto"/>
              <w:right w:val="single" w:sz="4" w:space="0" w:color="auto"/>
            </w:tcBorders>
            <w:shd w:val="clear" w:color="auto" w:fill="auto"/>
            <w:noWrap/>
            <w:vAlign w:val="center"/>
            <w:hideMark/>
          </w:tcPr>
          <w:p w14:paraId="2CBF347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5742" w:type="dxa"/>
            <w:tcBorders>
              <w:top w:val="single" w:sz="12" w:space="0" w:color="auto"/>
              <w:left w:val="nil"/>
              <w:bottom w:val="single" w:sz="4" w:space="0" w:color="auto"/>
              <w:right w:val="single" w:sz="4" w:space="0" w:color="auto"/>
            </w:tcBorders>
            <w:shd w:val="clear" w:color="auto" w:fill="auto"/>
            <w:vAlign w:val="center"/>
            <w:hideMark/>
          </w:tcPr>
          <w:p w14:paraId="3E4BF6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92B2C7" w14:textId="77777777" w:rsidTr="00A27747">
        <w:trPr>
          <w:trHeight w:val="9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8CFCB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種別 </w:t>
            </w:r>
          </w:p>
        </w:tc>
        <w:tc>
          <w:tcPr>
            <w:tcW w:w="2410" w:type="dxa"/>
            <w:tcBorders>
              <w:top w:val="nil"/>
              <w:left w:val="nil"/>
              <w:bottom w:val="single" w:sz="4" w:space="0" w:color="auto"/>
              <w:right w:val="single" w:sz="4" w:space="0" w:color="auto"/>
            </w:tcBorders>
            <w:shd w:val="clear" w:color="auto" w:fill="auto"/>
            <w:vAlign w:val="center"/>
            <w:hideMark/>
          </w:tcPr>
          <w:p w14:paraId="7CC8C2C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8" w:type="dxa"/>
            <w:tcBorders>
              <w:top w:val="nil"/>
              <w:left w:val="nil"/>
              <w:bottom w:val="single" w:sz="4" w:space="0" w:color="auto"/>
              <w:right w:val="single" w:sz="4" w:space="0" w:color="auto"/>
            </w:tcBorders>
            <w:shd w:val="clear" w:color="auto" w:fill="auto"/>
            <w:noWrap/>
            <w:vAlign w:val="center"/>
            <w:hideMark/>
          </w:tcPr>
          <w:p w14:paraId="3CE4B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bldg:class</w:t>
            </w:r>
          </w:p>
        </w:tc>
        <w:tc>
          <w:tcPr>
            <w:tcW w:w="1560" w:type="dxa"/>
            <w:tcBorders>
              <w:top w:val="nil"/>
              <w:left w:val="nil"/>
              <w:bottom w:val="single" w:sz="4" w:space="0" w:color="auto"/>
              <w:right w:val="single" w:sz="4" w:space="0" w:color="auto"/>
            </w:tcBorders>
            <w:shd w:val="clear" w:color="auto" w:fill="auto"/>
            <w:noWrap/>
            <w:vAlign w:val="center"/>
            <w:hideMark/>
          </w:tcPr>
          <w:p w14:paraId="2E450C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2A0A7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E31AB9" w14:textId="77777777" w:rsidTr="00A27747">
        <w:trPr>
          <w:trHeight w:val="32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9E1785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名称 </w:t>
            </w:r>
          </w:p>
        </w:tc>
        <w:tc>
          <w:tcPr>
            <w:tcW w:w="2410" w:type="dxa"/>
            <w:tcBorders>
              <w:top w:val="nil"/>
              <w:left w:val="nil"/>
              <w:bottom w:val="single" w:sz="4" w:space="0" w:color="auto"/>
              <w:right w:val="single" w:sz="4" w:space="0" w:color="auto"/>
            </w:tcBorders>
            <w:shd w:val="clear" w:color="auto" w:fill="auto"/>
            <w:vAlign w:val="center"/>
            <w:hideMark/>
          </w:tcPr>
          <w:p w14:paraId="09D3CC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D694F9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6C1FA6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553C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3B1642" w14:textId="77777777" w:rsidTr="00A27747">
        <w:trPr>
          <w:trHeight w:val="25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88518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名称（カナ） </w:t>
            </w:r>
          </w:p>
        </w:tc>
        <w:tc>
          <w:tcPr>
            <w:tcW w:w="2410" w:type="dxa"/>
            <w:tcBorders>
              <w:top w:val="nil"/>
              <w:left w:val="nil"/>
              <w:bottom w:val="single" w:sz="4" w:space="0" w:color="auto"/>
              <w:right w:val="single" w:sz="4" w:space="0" w:color="auto"/>
            </w:tcBorders>
            <w:shd w:val="clear" w:color="auto" w:fill="auto"/>
            <w:vAlign w:val="center"/>
            <w:hideMark/>
          </w:tcPr>
          <w:p w14:paraId="14FC6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3316D9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0E9F988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BABC89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6622C15" w14:textId="77777777" w:rsidTr="00A27747">
        <w:trPr>
          <w:trHeight w:val="19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D1ADC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名称（英字） </w:t>
            </w:r>
          </w:p>
        </w:tc>
        <w:tc>
          <w:tcPr>
            <w:tcW w:w="2410" w:type="dxa"/>
            <w:tcBorders>
              <w:top w:val="nil"/>
              <w:left w:val="nil"/>
              <w:bottom w:val="single" w:sz="4" w:space="0" w:color="auto"/>
              <w:right w:val="single" w:sz="4" w:space="0" w:color="auto"/>
            </w:tcBorders>
            <w:shd w:val="clear" w:color="auto" w:fill="auto"/>
            <w:vAlign w:val="center"/>
            <w:hideMark/>
          </w:tcPr>
          <w:p w14:paraId="70058A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FA9F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568878B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4C8BB3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7AFF780" w14:textId="77777777" w:rsidTr="00A27747">
        <w:trPr>
          <w:trHeight w:val="2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F41FA5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通称 </w:t>
            </w:r>
          </w:p>
        </w:tc>
        <w:tc>
          <w:tcPr>
            <w:tcW w:w="2410" w:type="dxa"/>
            <w:tcBorders>
              <w:top w:val="nil"/>
              <w:left w:val="nil"/>
              <w:bottom w:val="single" w:sz="4" w:space="0" w:color="auto"/>
              <w:right w:val="single" w:sz="4" w:space="0" w:color="auto"/>
            </w:tcBorders>
            <w:shd w:val="clear" w:color="auto" w:fill="auto"/>
            <w:vAlign w:val="center"/>
            <w:hideMark/>
          </w:tcPr>
          <w:p w14:paraId="412DDE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8" w:type="dxa"/>
            <w:tcBorders>
              <w:top w:val="nil"/>
              <w:left w:val="nil"/>
              <w:bottom w:val="single" w:sz="4" w:space="0" w:color="auto"/>
              <w:right w:val="single" w:sz="4" w:space="0" w:color="auto"/>
            </w:tcBorders>
            <w:shd w:val="clear" w:color="auto" w:fill="auto"/>
            <w:noWrap/>
            <w:vAlign w:val="center"/>
            <w:hideMark/>
          </w:tcPr>
          <w:p w14:paraId="17B261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315C31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5742" w:type="dxa"/>
            <w:tcBorders>
              <w:top w:val="nil"/>
              <w:left w:val="nil"/>
              <w:bottom w:val="single" w:sz="4" w:space="0" w:color="auto"/>
              <w:right w:val="single" w:sz="4" w:space="0" w:color="auto"/>
            </w:tcBorders>
            <w:shd w:val="clear" w:color="auto" w:fill="auto"/>
            <w:vAlign w:val="center"/>
            <w:hideMark/>
          </w:tcPr>
          <w:p w14:paraId="38F34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B0FF1" w14:textId="77777777" w:rsidTr="00A27747">
        <w:trPr>
          <w:trHeight w:val="7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4B6D4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概要 </w:t>
            </w:r>
          </w:p>
        </w:tc>
        <w:tc>
          <w:tcPr>
            <w:tcW w:w="2410" w:type="dxa"/>
            <w:tcBorders>
              <w:top w:val="nil"/>
              <w:left w:val="nil"/>
              <w:bottom w:val="single" w:sz="4" w:space="0" w:color="auto"/>
              <w:right w:val="single" w:sz="4" w:space="0" w:color="auto"/>
            </w:tcBorders>
            <w:shd w:val="clear" w:color="auto" w:fill="auto"/>
            <w:vAlign w:val="center"/>
            <w:hideMark/>
          </w:tcPr>
          <w:p w14:paraId="5508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9FDB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24EC63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1BA41F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1F6277" w14:textId="77777777" w:rsidTr="00A27747">
        <w:trPr>
          <w:trHeight w:val="15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04F2F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説明 </w:t>
            </w:r>
          </w:p>
        </w:tc>
        <w:tc>
          <w:tcPr>
            <w:tcW w:w="2410" w:type="dxa"/>
            <w:tcBorders>
              <w:top w:val="nil"/>
              <w:left w:val="nil"/>
              <w:bottom w:val="single" w:sz="4" w:space="0" w:color="auto"/>
              <w:right w:val="single" w:sz="4" w:space="0" w:color="auto"/>
            </w:tcBorders>
            <w:shd w:val="clear" w:color="auto" w:fill="auto"/>
            <w:vAlign w:val="center"/>
            <w:hideMark/>
          </w:tcPr>
          <w:p w14:paraId="58DB15C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8" w:type="dxa"/>
            <w:tcBorders>
              <w:top w:val="nil"/>
              <w:left w:val="nil"/>
              <w:bottom w:val="single" w:sz="4" w:space="0" w:color="auto"/>
              <w:right w:val="single" w:sz="4" w:space="0" w:color="auto"/>
            </w:tcBorders>
            <w:shd w:val="clear" w:color="auto" w:fill="auto"/>
            <w:noWrap/>
            <w:vAlign w:val="center"/>
            <w:hideMark/>
          </w:tcPr>
          <w:p w14:paraId="67DF78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1560" w:type="dxa"/>
            <w:tcBorders>
              <w:top w:val="nil"/>
              <w:left w:val="nil"/>
              <w:bottom w:val="single" w:sz="4" w:space="0" w:color="auto"/>
              <w:right w:val="single" w:sz="4" w:space="0" w:color="auto"/>
            </w:tcBorders>
            <w:shd w:val="clear" w:color="auto" w:fill="auto"/>
            <w:noWrap/>
            <w:vAlign w:val="center"/>
            <w:hideMark/>
          </w:tcPr>
          <w:p w14:paraId="031C58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5742" w:type="dxa"/>
            <w:tcBorders>
              <w:top w:val="nil"/>
              <w:left w:val="nil"/>
              <w:bottom w:val="single" w:sz="4" w:space="0" w:color="auto"/>
              <w:right w:val="single" w:sz="4" w:space="0" w:color="auto"/>
            </w:tcBorders>
            <w:shd w:val="clear" w:color="auto" w:fill="auto"/>
            <w:vAlign w:val="center"/>
            <w:hideMark/>
          </w:tcPr>
          <w:p w14:paraId="71734B5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FD90F7D" w14:textId="77777777" w:rsidTr="00A27747">
        <w:trPr>
          <w:trHeight w:val="3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2114F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関連建物 </w:t>
            </w:r>
          </w:p>
        </w:tc>
        <w:tc>
          <w:tcPr>
            <w:tcW w:w="2410" w:type="dxa"/>
            <w:tcBorders>
              <w:top w:val="nil"/>
              <w:left w:val="nil"/>
              <w:bottom w:val="single" w:sz="4" w:space="0" w:color="auto"/>
              <w:right w:val="single" w:sz="4" w:space="0" w:color="auto"/>
            </w:tcBorders>
            <w:shd w:val="clear" w:color="auto" w:fill="auto"/>
            <w:vAlign w:val="center"/>
            <w:hideMark/>
          </w:tcPr>
          <w:p w14:paraId="0D2FBD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8B50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bldg:consistsOfBuildingPart</w:t>
            </w:r>
          </w:p>
        </w:tc>
        <w:tc>
          <w:tcPr>
            <w:tcW w:w="1560" w:type="dxa"/>
            <w:tcBorders>
              <w:top w:val="nil"/>
              <w:left w:val="nil"/>
              <w:bottom w:val="single" w:sz="4" w:space="0" w:color="auto"/>
              <w:right w:val="single" w:sz="4" w:space="0" w:color="auto"/>
            </w:tcBorders>
            <w:shd w:val="clear" w:color="auto" w:fill="auto"/>
            <w:noWrap/>
            <w:vAlign w:val="center"/>
            <w:hideMark/>
          </w:tcPr>
          <w:p w14:paraId="2A8A55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containsPlace</w:t>
            </w:r>
          </w:p>
        </w:tc>
        <w:tc>
          <w:tcPr>
            <w:tcW w:w="5742" w:type="dxa"/>
            <w:tcBorders>
              <w:top w:val="nil"/>
              <w:left w:val="nil"/>
              <w:bottom w:val="single" w:sz="4" w:space="0" w:color="auto"/>
              <w:right w:val="single" w:sz="4" w:space="0" w:color="auto"/>
            </w:tcBorders>
            <w:shd w:val="clear" w:color="auto" w:fill="auto"/>
            <w:vAlign w:val="center"/>
            <w:hideMark/>
          </w:tcPr>
          <w:p w14:paraId="17EF3B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consistsOfBuildingPartは複数の建物群を表し、関連建物と類似データ項目である</w:t>
            </w:r>
          </w:p>
        </w:tc>
      </w:tr>
      <w:tr w:rsidR="00A27747" w:rsidRPr="00106C49" w14:paraId="3281B570" w14:textId="77777777" w:rsidTr="00A27747">
        <w:trPr>
          <w:trHeight w:val="12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53405B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状態 </w:t>
            </w:r>
          </w:p>
        </w:tc>
        <w:tc>
          <w:tcPr>
            <w:tcW w:w="2410" w:type="dxa"/>
            <w:tcBorders>
              <w:top w:val="nil"/>
              <w:left w:val="nil"/>
              <w:bottom w:val="single" w:sz="4" w:space="0" w:color="auto"/>
              <w:right w:val="single" w:sz="4" w:space="0" w:color="auto"/>
            </w:tcBorders>
            <w:shd w:val="clear" w:color="auto" w:fill="auto"/>
            <w:vAlign w:val="center"/>
            <w:hideMark/>
          </w:tcPr>
          <w:p w14:paraId="47CB9552"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8" w:type="dxa"/>
            <w:tcBorders>
              <w:top w:val="nil"/>
              <w:left w:val="nil"/>
              <w:bottom w:val="single" w:sz="4" w:space="0" w:color="auto"/>
              <w:right w:val="single" w:sz="4" w:space="0" w:color="auto"/>
            </w:tcBorders>
            <w:shd w:val="clear" w:color="auto" w:fill="auto"/>
            <w:noWrap/>
            <w:vAlign w:val="center"/>
            <w:hideMark/>
          </w:tcPr>
          <w:p w14:paraId="682C36D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0340BD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5C430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5CDB418" w14:textId="77777777" w:rsidTr="00A27747">
        <w:trPr>
          <w:trHeight w:val="4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1A683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建物住所 </w:t>
            </w:r>
          </w:p>
        </w:tc>
        <w:tc>
          <w:tcPr>
            <w:tcW w:w="2410" w:type="dxa"/>
            <w:tcBorders>
              <w:top w:val="nil"/>
              <w:left w:val="nil"/>
              <w:bottom w:val="single" w:sz="4" w:space="0" w:color="auto"/>
              <w:right w:val="single" w:sz="4" w:space="0" w:color="auto"/>
            </w:tcBorders>
            <w:shd w:val="clear" w:color="auto" w:fill="auto"/>
            <w:vAlign w:val="center"/>
            <w:hideMark/>
          </w:tcPr>
          <w:p w14:paraId="511E1B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8" w:type="dxa"/>
            <w:tcBorders>
              <w:top w:val="nil"/>
              <w:left w:val="nil"/>
              <w:bottom w:val="single" w:sz="4" w:space="0" w:color="auto"/>
              <w:right w:val="single" w:sz="4" w:space="0" w:color="auto"/>
            </w:tcBorders>
            <w:shd w:val="clear" w:color="auto" w:fill="auto"/>
            <w:vAlign w:val="center"/>
            <w:hideMark/>
          </w:tcPr>
          <w:p w14:paraId="0B146BF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bldg:address</w:t>
            </w:r>
            <w:r w:rsidRPr="00106C49">
              <w:rPr>
                <w:rFonts w:ascii="游ゴシック" w:eastAsia="游ゴシック" w:hAnsi="游ゴシック" w:cs="ＭＳ Ｐゴシック" w:hint="eastAsia"/>
                <w:color w:val="000000"/>
                <w:kern w:val="0"/>
                <w:sz w:val="20"/>
                <w:szCs w:val="20"/>
              </w:rPr>
              <w:br/>
              <w:t>(gml:boundedby)</w:t>
            </w:r>
          </w:p>
        </w:tc>
        <w:tc>
          <w:tcPr>
            <w:tcW w:w="1560" w:type="dxa"/>
            <w:tcBorders>
              <w:top w:val="nil"/>
              <w:left w:val="nil"/>
              <w:bottom w:val="single" w:sz="4" w:space="0" w:color="auto"/>
              <w:right w:val="single" w:sz="4" w:space="0" w:color="auto"/>
            </w:tcBorders>
            <w:shd w:val="clear" w:color="auto" w:fill="auto"/>
            <w:vAlign w:val="center"/>
            <w:hideMark/>
          </w:tcPr>
          <w:p w14:paraId="297F620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5742" w:type="dxa"/>
            <w:tcBorders>
              <w:top w:val="nil"/>
              <w:left w:val="nil"/>
              <w:bottom w:val="single" w:sz="4" w:space="0" w:color="auto"/>
              <w:right w:val="single" w:sz="4" w:space="0" w:color="auto"/>
            </w:tcBorders>
            <w:shd w:val="clear" w:color="auto" w:fill="auto"/>
            <w:vAlign w:val="center"/>
            <w:hideMark/>
          </w:tcPr>
          <w:p w14:paraId="16DFE1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53DA8DD9" w14:textId="77777777" w:rsidTr="00A27747">
        <w:trPr>
          <w:trHeight w:val="7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F82BA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設備 </w:t>
            </w:r>
          </w:p>
        </w:tc>
        <w:tc>
          <w:tcPr>
            <w:tcW w:w="2410" w:type="dxa"/>
            <w:tcBorders>
              <w:top w:val="nil"/>
              <w:left w:val="nil"/>
              <w:bottom w:val="single" w:sz="4" w:space="0" w:color="auto"/>
              <w:right w:val="single" w:sz="4" w:space="0" w:color="auto"/>
            </w:tcBorders>
            <w:shd w:val="clear" w:color="auto" w:fill="auto"/>
            <w:vAlign w:val="center"/>
            <w:hideMark/>
          </w:tcPr>
          <w:p w14:paraId="352C8E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968D1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53D6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FBA29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A269F1E" w14:textId="77777777" w:rsidTr="00A27747">
        <w:trPr>
          <w:trHeight w:val="2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80B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敷地面積 </w:t>
            </w:r>
          </w:p>
        </w:tc>
        <w:tc>
          <w:tcPr>
            <w:tcW w:w="2410" w:type="dxa"/>
            <w:tcBorders>
              <w:top w:val="nil"/>
              <w:left w:val="nil"/>
              <w:bottom w:val="single" w:sz="4" w:space="0" w:color="auto"/>
              <w:right w:val="single" w:sz="4" w:space="0" w:color="auto"/>
            </w:tcBorders>
            <w:shd w:val="clear" w:color="auto" w:fill="auto"/>
            <w:vAlign w:val="center"/>
            <w:hideMark/>
          </w:tcPr>
          <w:p w14:paraId="1E2FC6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29D190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67AFAF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9ED92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008ED0E" w14:textId="77777777" w:rsidTr="00A27747">
        <w:trPr>
          <w:trHeight w:val="1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6B2FC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主な機能 </w:t>
            </w:r>
          </w:p>
        </w:tc>
        <w:tc>
          <w:tcPr>
            <w:tcW w:w="2410" w:type="dxa"/>
            <w:tcBorders>
              <w:top w:val="nil"/>
              <w:left w:val="nil"/>
              <w:bottom w:val="single" w:sz="4" w:space="0" w:color="auto"/>
              <w:right w:val="single" w:sz="4" w:space="0" w:color="auto"/>
            </w:tcBorders>
            <w:shd w:val="clear" w:color="auto" w:fill="auto"/>
            <w:vAlign w:val="center"/>
            <w:hideMark/>
          </w:tcPr>
          <w:p w14:paraId="1B7C0A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099E5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bldg:function</w:t>
            </w:r>
          </w:p>
        </w:tc>
        <w:tc>
          <w:tcPr>
            <w:tcW w:w="1560" w:type="dxa"/>
            <w:tcBorders>
              <w:top w:val="nil"/>
              <w:left w:val="nil"/>
              <w:bottom w:val="single" w:sz="4" w:space="0" w:color="auto"/>
              <w:right w:val="single" w:sz="4" w:space="0" w:color="auto"/>
            </w:tcBorders>
            <w:shd w:val="clear" w:color="auto" w:fill="auto"/>
            <w:noWrap/>
            <w:vAlign w:val="center"/>
            <w:hideMark/>
          </w:tcPr>
          <w:p w14:paraId="2B06E8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31321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3991E6" w14:textId="77777777" w:rsidTr="00A27747">
        <w:trPr>
          <w:trHeight w:val="14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7B08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主要用途 </w:t>
            </w:r>
          </w:p>
        </w:tc>
        <w:tc>
          <w:tcPr>
            <w:tcW w:w="2410" w:type="dxa"/>
            <w:tcBorders>
              <w:top w:val="nil"/>
              <w:left w:val="nil"/>
              <w:bottom w:val="single" w:sz="4" w:space="0" w:color="auto"/>
              <w:right w:val="single" w:sz="4" w:space="0" w:color="auto"/>
            </w:tcBorders>
            <w:shd w:val="clear" w:color="auto" w:fill="auto"/>
            <w:vAlign w:val="center"/>
            <w:hideMark/>
          </w:tcPr>
          <w:p w14:paraId="6803FA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B145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bldg:usage</w:t>
            </w:r>
          </w:p>
        </w:tc>
        <w:tc>
          <w:tcPr>
            <w:tcW w:w="1560" w:type="dxa"/>
            <w:tcBorders>
              <w:top w:val="nil"/>
              <w:left w:val="nil"/>
              <w:bottom w:val="single" w:sz="4" w:space="0" w:color="auto"/>
              <w:right w:val="single" w:sz="4" w:space="0" w:color="auto"/>
            </w:tcBorders>
            <w:shd w:val="clear" w:color="auto" w:fill="auto"/>
            <w:noWrap/>
            <w:vAlign w:val="center"/>
            <w:hideMark/>
          </w:tcPr>
          <w:p w14:paraId="5AD291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B2756C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CC41F79" w14:textId="77777777" w:rsidTr="00A27747">
        <w:trPr>
          <w:trHeight w:val="21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E9EEA7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建築面積 </w:t>
            </w:r>
          </w:p>
        </w:tc>
        <w:tc>
          <w:tcPr>
            <w:tcW w:w="2410" w:type="dxa"/>
            <w:tcBorders>
              <w:top w:val="nil"/>
              <w:left w:val="nil"/>
              <w:bottom w:val="single" w:sz="4" w:space="0" w:color="auto"/>
              <w:right w:val="single" w:sz="4" w:space="0" w:color="auto"/>
            </w:tcBorders>
            <w:shd w:val="clear" w:color="auto" w:fill="auto"/>
            <w:vAlign w:val="center"/>
            <w:hideMark/>
          </w:tcPr>
          <w:p w14:paraId="21959C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3ABD4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71FAC5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C7CD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68688B6"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AF826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延べ面積 </w:t>
            </w:r>
          </w:p>
        </w:tc>
        <w:tc>
          <w:tcPr>
            <w:tcW w:w="2410" w:type="dxa"/>
            <w:tcBorders>
              <w:top w:val="nil"/>
              <w:left w:val="nil"/>
              <w:bottom w:val="single" w:sz="4" w:space="0" w:color="auto"/>
              <w:right w:val="single" w:sz="4" w:space="0" w:color="auto"/>
            </w:tcBorders>
            <w:shd w:val="clear" w:color="auto" w:fill="auto"/>
            <w:vAlign w:val="center"/>
            <w:hideMark/>
          </w:tcPr>
          <w:p w14:paraId="0CF8F3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5908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5421E4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35748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7D836A0"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23778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lastRenderedPageBreak/>
              <w:t xml:space="preserve">最高の高さ </w:t>
            </w:r>
          </w:p>
        </w:tc>
        <w:tc>
          <w:tcPr>
            <w:tcW w:w="2410" w:type="dxa"/>
            <w:tcBorders>
              <w:top w:val="nil"/>
              <w:left w:val="nil"/>
              <w:bottom w:val="single" w:sz="4" w:space="0" w:color="auto"/>
              <w:right w:val="single" w:sz="4" w:space="0" w:color="auto"/>
            </w:tcBorders>
            <w:shd w:val="clear" w:color="auto" w:fill="auto"/>
            <w:vAlign w:val="center"/>
            <w:hideMark/>
          </w:tcPr>
          <w:p w14:paraId="0525CD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1650093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bldg:measuredHeight</w:t>
            </w:r>
          </w:p>
        </w:tc>
        <w:tc>
          <w:tcPr>
            <w:tcW w:w="1560" w:type="dxa"/>
            <w:tcBorders>
              <w:top w:val="nil"/>
              <w:left w:val="nil"/>
              <w:bottom w:val="single" w:sz="4" w:space="0" w:color="auto"/>
              <w:right w:val="single" w:sz="4" w:space="0" w:color="auto"/>
            </w:tcBorders>
            <w:shd w:val="clear" w:color="auto" w:fill="auto"/>
            <w:noWrap/>
            <w:vAlign w:val="center"/>
            <w:hideMark/>
          </w:tcPr>
          <w:p w14:paraId="177E52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434C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47C3FFE" w14:textId="77777777" w:rsidTr="00A27747">
        <w:trPr>
          <w:trHeight w:val="15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B48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地上階数 </w:t>
            </w:r>
          </w:p>
        </w:tc>
        <w:tc>
          <w:tcPr>
            <w:tcW w:w="2410" w:type="dxa"/>
            <w:tcBorders>
              <w:top w:val="nil"/>
              <w:left w:val="nil"/>
              <w:bottom w:val="single" w:sz="4" w:space="0" w:color="auto"/>
              <w:right w:val="single" w:sz="4" w:space="0" w:color="auto"/>
            </w:tcBorders>
            <w:shd w:val="clear" w:color="auto" w:fill="auto"/>
            <w:vAlign w:val="center"/>
            <w:hideMark/>
          </w:tcPr>
          <w:p w14:paraId="53A429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floorsAboveGround</w:t>
            </w:r>
          </w:p>
        </w:tc>
        <w:tc>
          <w:tcPr>
            <w:tcW w:w="3118" w:type="dxa"/>
            <w:tcBorders>
              <w:top w:val="nil"/>
              <w:left w:val="nil"/>
              <w:bottom w:val="single" w:sz="4" w:space="0" w:color="auto"/>
              <w:right w:val="single" w:sz="4" w:space="0" w:color="auto"/>
            </w:tcBorders>
            <w:shd w:val="clear" w:color="auto" w:fill="auto"/>
            <w:noWrap/>
            <w:vAlign w:val="center"/>
            <w:hideMark/>
          </w:tcPr>
          <w:p w14:paraId="5BEA90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bldg:storeysAboveGround</w:t>
            </w:r>
          </w:p>
        </w:tc>
        <w:tc>
          <w:tcPr>
            <w:tcW w:w="1560" w:type="dxa"/>
            <w:tcBorders>
              <w:top w:val="nil"/>
              <w:left w:val="nil"/>
              <w:bottom w:val="single" w:sz="4" w:space="0" w:color="auto"/>
              <w:right w:val="single" w:sz="4" w:space="0" w:color="auto"/>
            </w:tcBorders>
            <w:shd w:val="clear" w:color="auto" w:fill="auto"/>
            <w:noWrap/>
            <w:vAlign w:val="center"/>
            <w:hideMark/>
          </w:tcPr>
          <w:p w14:paraId="50A8A3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09EBB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365D53" w14:textId="77777777" w:rsidTr="00A27747">
        <w:trPr>
          <w:trHeight w:val="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AFB6A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地下階数 </w:t>
            </w:r>
          </w:p>
        </w:tc>
        <w:tc>
          <w:tcPr>
            <w:tcW w:w="2410" w:type="dxa"/>
            <w:tcBorders>
              <w:top w:val="nil"/>
              <w:left w:val="nil"/>
              <w:bottom w:val="single" w:sz="4" w:space="0" w:color="auto"/>
              <w:right w:val="single" w:sz="4" w:space="0" w:color="auto"/>
            </w:tcBorders>
            <w:shd w:val="clear" w:color="auto" w:fill="auto"/>
            <w:vAlign w:val="center"/>
            <w:hideMark/>
          </w:tcPr>
          <w:p w14:paraId="58FE4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floorsBelowGround</w:t>
            </w:r>
          </w:p>
        </w:tc>
        <w:tc>
          <w:tcPr>
            <w:tcW w:w="3118" w:type="dxa"/>
            <w:tcBorders>
              <w:top w:val="nil"/>
              <w:left w:val="nil"/>
              <w:bottom w:val="single" w:sz="4" w:space="0" w:color="auto"/>
              <w:right w:val="single" w:sz="4" w:space="0" w:color="auto"/>
            </w:tcBorders>
            <w:shd w:val="clear" w:color="auto" w:fill="auto"/>
            <w:noWrap/>
            <w:vAlign w:val="center"/>
            <w:hideMark/>
          </w:tcPr>
          <w:p w14:paraId="2E69EA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bldg:storeysBelowGround</w:t>
            </w:r>
          </w:p>
        </w:tc>
        <w:tc>
          <w:tcPr>
            <w:tcW w:w="1560" w:type="dxa"/>
            <w:tcBorders>
              <w:top w:val="nil"/>
              <w:left w:val="nil"/>
              <w:bottom w:val="single" w:sz="4" w:space="0" w:color="auto"/>
              <w:right w:val="single" w:sz="4" w:space="0" w:color="auto"/>
            </w:tcBorders>
            <w:shd w:val="clear" w:color="auto" w:fill="auto"/>
            <w:noWrap/>
            <w:vAlign w:val="center"/>
            <w:hideMark/>
          </w:tcPr>
          <w:p w14:paraId="3059A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A91DF7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9861D50" w14:textId="77777777" w:rsidTr="00A27747">
        <w:trPr>
          <w:trHeight w:val="17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5A720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構造 </w:t>
            </w:r>
          </w:p>
        </w:tc>
        <w:tc>
          <w:tcPr>
            <w:tcW w:w="2410" w:type="dxa"/>
            <w:tcBorders>
              <w:top w:val="nil"/>
              <w:left w:val="nil"/>
              <w:bottom w:val="single" w:sz="4" w:space="0" w:color="auto"/>
              <w:right w:val="single" w:sz="4" w:space="0" w:color="auto"/>
            </w:tcBorders>
            <w:shd w:val="clear" w:color="auto" w:fill="auto"/>
            <w:vAlign w:val="center"/>
            <w:hideMark/>
          </w:tcPr>
          <w:p w14:paraId="3795D4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A0C7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A496F1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0E36707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A3FB92C" w14:textId="77777777" w:rsidTr="00A27747">
        <w:trPr>
          <w:trHeight w:val="25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91F5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竣工日 </w:t>
            </w:r>
          </w:p>
        </w:tc>
        <w:tc>
          <w:tcPr>
            <w:tcW w:w="2410" w:type="dxa"/>
            <w:tcBorders>
              <w:top w:val="nil"/>
              <w:left w:val="nil"/>
              <w:bottom w:val="single" w:sz="4" w:space="0" w:color="auto"/>
              <w:right w:val="single" w:sz="4" w:space="0" w:color="auto"/>
            </w:tcBorders>
            <w:shd w:val="clear" w:color="auto" w:fill="auto"/>
            <w:vAlign w:val="center"/>
            <w:hideMark/>
          </w:tcPr>
          <w:p w14:paraId="1386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31C399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bldg:yearOfConstruction</w:t>
            </w:r>
          </w:p>
        </w:tc>
        <w:tc>
          <w:tcPr>
            <w:tcW w:w="1560" w:type="dxa"/>
            <w:tcBorders>
              <w:top w:val="nil"/>
              <w:left w:val="nil"/>
              <w:bottom w:val="single" w:sz="4" w:space="0" w:color="auto"/>
              <w:right w:val="single" w:sz="4" w:space="0" w:color="auto"/>
            </w:tcBorders>
            <w:shd w:val="clear" w:color="auto" w:fill="auto"/>
            <w:noWrap/>
            <w:vAlign w:val="center"/>
            <w:hideMark/>
          </w:tcPr>
          <w:p w14:paraId="37EF30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E1BC4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3A3724B" w14:textId="77777777" w:rsidTr="00A27747">
        <w:trPr>
          <w:trHeight w:val="1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9AF93A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備考 </w:t>
            </w:r>
          </w:p>
        </w:tc>
        <w:tc>
          <w:tcPr>
            <w:tcW w:w="2410" w:type="dxa"/>
            <w:tcBorders>
              <w:top w:val="nil"/>
              <w:left w:val="nil"/>
              <w:bottom w:val="single" w:sz="4" w:space="0" w:color="auto"/>
              <w:right w:val="single" w:sz="4" w:space="0" w:color="auto"/>
            </w:tcBorders>
            <w:shd w:val="clear" w:color="auto" w:fill="auto"/>
            <w:noWrap/>
            <w:vAlign w:val="center"/>
            <w:hideMark/>
          </w:tcPr>
          <w:p w14:paraId="1FBFDF6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8" w:type="dxa"/>
            <w:tcBorders>
              <w:top w:val="nil"/>
              <w:left w:val="nil"/>
              <w:bottom w:val="single" w:sz="4" w:space="0" w:color="auto"/>
              <w:right w:val="single" w:sz="4" w:space="0" w:color="auto"/>
            </w:tcBorders>
            <w:shd w:val="clear" w:color="auto" w:fill="auto"/>
            <w:noWrap/>
            <w:vAlign w:val="center"/>
            <w:hideMark/>
          </w:tcPr>
          <w:p w14:paraId="1EEB6B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488921D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FE30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63D8185" w14:textId="77777777" w:rsidTr="00A27747">
        <w:trPr>
          <w:trHeight w:val="417"/>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0649B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連絡先情報 </w:t>
            </w:r>
          </w:p>
        </w:tc>
        <w:tc>
          <w:tcPr>
            <w:tcW w:w="2410" w:type="dxa"/>
            <w:tcBorders>
              <w:top w:val="nil"/>
              <w:left w:val="nil"/>
              <w:bottom w:val="single" w:sz="4" w:space="0" w:color="auto"/>
              <w:right w:val="single" w:sz="4" w:space="0" w:color="auto"/>
            </w:tcBorders>
            <w:shd w:val="clear" w:color="auto" w:fill="auto"/>
            <w:vAlign w:val="center"/>
            <w:hideMark/>
          </w:tcPr>
          <w:p w14:paraId="6EA70D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Owner</w:t>
            </w:r>
          </w:p>
        </w:tc>
        <w:tc>
          <w:tcPr>
            <w:tcW w:w="3118" w:type="dxa"/>
            <w:tcBorders>
              <w:top w:val="nil"/>
              <w:left w:val="nil"/>
              <w:bottom w:val="single" w:sz="4" w:space="0" w:color="auto"/>
              <w:right w:val="single" w:sz="4" w:space="0" w:color="auto"/>
            </w:tcBorders>
            <w:shd w:val="clear" w:color="auto" w:fill="auto"/>
            <w:noWrap/>
            <w:vAlign w:val="center"/>
            <w:hideMark/>
          </w:tcPr>
          <w:p w14:paraId="19B9EA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vAlign w:val="center"/>
            <w:hideMark/>
          </w:tcPr>
          <w:p w14:paraId="0C749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5742" w:type="dxa"/>
            <w:tcBorders>
              <w:top w:val="nil"/>
              <w:left w:val="nil"/>
              <w:bottom w:val="single" w:sz="4" w:space="0" w:color="auto"/>
              <w:right w:val="single" w:sz="4" w:space="0" w:color="auto"/>
            </w:tcBorders>
            <w:shd w:val="clear" w:color="auto" w:fill="auto"/>
            <w:vAlign w:val="center"/>
            <w:hideMark/>
          </w:tcPr>
          <w:p w14:paraId="6FFADE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連絡先情報と類似データ項目である</w:t>
            </w:r>
          </w:p>
        </w:tc>
      </w:tr>
      <w:tr w:rsidR="00A27747" w:rsidRPr="00106C49" w14:paraId="4095DC8D" w14:textId="77777777" w:rsidTr="00A27747">
        <w:trPr>
          <w:trHeight w:val="44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09E89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アクセリビリティ情報 </w:t>
            </w:r>
          </w:p>
        </w:tc>
        <w:tc>
          <w:tcPr>
            <w:tcW w:w="2410" w:type="dxa"/>
            <w:tcBorders>
              <w:top w:val="nil"/>
              <w:left w:val="nil"/>
              <w:bottom w:val="single" w:sz="4" w:space="0" w:color="auto"/>
              <w:right w:val="single" w:sz="4" w:space="0" w:color="auto"/>
            </w:tcBorders>
            <w:shd w:val="clear" w:color="auto" w:fill="auto"/>
            <w:vAlign w:val="center"/>
            <w:hideMark/>
          </w:tcPr>
          <w:p w14:paraId="5D16B0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A7F5D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32B16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7101F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9946BE1" w14:textId="77777777" w:rsidTr="00A27747">
        <w:trPr>
          <w:trHeight w:val="466"/>
        </w:trPr>
        <w:tc>
          <w:tcPr>
            <w:tcW w:w="1838" w:type="dxa"/>
            <w:tcBorders>
              <w:top w:val="nil"/>
              <w:left w:val="nil"/>
              <w:bottom w:val="nil"/>
              <w:right w:val="nil"/>
            </w:tcBorders>
            <w:shd w:val="clear" w:color="auto" w:fill="auto"/>
            <w:noWrap/>
            <w:vAlign w:val="center"/>
            <w:hideMark/>
          </w:tcPr>
          <w:p w14:paraId="503ADF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410" w:type="dxa"/>
            <w:tcBorders>
              <w:top w:val="nil"/>
              <w:left w:val="nil"/>
              <w:bottom w:val="nil"/>
              <w:right w:val="nil"/>
            </w:tcBorders>
            <w:shd w:val="clear" w:color="auto" w:fill="auto"/>
            <w:vAlign w:val="center"/>
            <w:hideMark/>
          </w:tcPr>
          <w:p w14:paraId="7DA56F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8" w:type="dxa"/>
            <w:tcBorders>
              <w:top w:val="nil"/>
              <w:left w:val="nil"/>
              <w:bottom w:val="nil"/>
              <w:right w:val="nil"/>
            </w:tcBorders>
            <w:shd w:val="clear" w:color="auto" w:fill="auto"/>
            <w:noWrap/>
            <w:vAlign w:val="center"/>
            <w:hideMark/>
          </w:tcPr>
          <w:p w14:paraId="4EA63F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1560" w:type="dxa"/>
            <w:tcBorders>
              <w:top w:val="nil"/>
              <w:left w:val="nil"/>
              <w:bottom w:val="nil"/>
              <w:right w:val="nil"/>
            </w:tcBorders>
            <w:shd w:val="clear" w:color="auto" w:fill="auto"/>
            <w:noWrap/>
            <w:vAlign w:val="center"/>
            <w:hideMark/>
          </w:tcPr>
          <w:p w14:paraId="5AD18B1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5742" w:type="dxa"/>
            <w:tcBorders>
              <w:top w:val="nil"/>
              <w:left w:val="nil"/>
              <w:bottom w:val="nil"/>
              <w:right w:val="nil"/>
            </w:tcBorders>
            <w:shd w:val="clear" w:color="auto" w:fill="auto"/>
            <w:vAlign w:val="center"/>
            <w:hideMark/>
          </w:tcPr>
          <w:p w14:paraId="33D2D078"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3D3E9C57" w14:textId="2600852E" w:rsidR="00272572" w:rsidRDefault="00272572" w:rsidP="003C672B">
      <w:pPr>
        <w:pStyle w:val="a7"/>
      </w:pPr>
    </w:p>
    <w:p w14:paraId="7BF03FE5" w14:textId="77777777" w:rsidR="00A27747" w:rsidRDefault="00A27747">
      <w:pPr>
        <w:widowControl/>
        <w:jc w:val="left"/>
        <w:rPr>
          <w:rFonts w:ascii="ＭＳ ゴシック" w:eastAsia="ＭＳ ゴシック" w:hAnsiTheme="majorHAnsi" w:cstheme="majorBidi"/>
        </w:rPr>
      </w:pPr>
      <w:r>
        <w:br w:type="page"/>
      </w:r>
    </w:p>
    <w:p w14:paraId="7D020BCD" w14:textId="7465AECF" w:rsidR="00272572" w:rsidRDefault="00A27747" w:rsidP="00197D23">
      <w:pPr>
        <w:pStyle w:val="22"/>
        <w:numPr>
          <w:ilvl w:val="1"/>
          <w:numId w:val="90"/>
        </w:numPr>
      </w:pPr>
      <w:r>
        <w:rPr>
          <w:rFonts w:hint="eastAsia"/>
        </w:rPr>
        <w:lastRenderedPageBreak/>
        <w:t xml:space="preserve">　</w:t>
      </w:r>
      <w:bookmarkStart w:id="233" w:name="_Toc103600105"/>
      <w:r>
        <w:rPr>
          <w:rFonts w:hint="eastAsia"/>
        </w:rPr>
        <w:t>施設</w:t>
      </w:r>
      <w:bookmarkEnd w:id="233"/>
    </w:p>
    <w:p w14:paraId="53602D0C" w14:textId="4E02FFB9" w:rsidR="00272572" w:rsidRDefault="00272572" w:rsidP="003C672B">
      <w:pPr>
        <w:pStyle w:val="a7"/>
      </w:pPr>
    </w:p>
    <w:tbl>
      <w:tblPr>
        <w:tblW w:w="0" w:type="auto"/>
        <w:tblCellMar>
          <w:left w:w="99" w:type="dxa"/>
          <w:right w:w="99" w:type="dxa"/>
        </w:tblCellMar>
        <w:tblLook w:val="04A0" w:firstRow="1" w:lastRow="0" w:firstColumn="1" w:lastColumn="0" w:noHBand="0" w:noVBand="1"/>
      </w:tblPr>
      <w:tblGrid>
        <w:gridCol w:w="1692"/>
        <w:gridCol w:w="2975"/>
        <w:gridCol w:w="3115"/>
        <w:gridCol w:w="2831"/>
        <w:gridCol w:w="4035"/>
      </w:tblGrid>
      <w:tr w:rsidR="00A27747" w:rsidRPr="00106C49" w14:paraId="359304DE" w14:textId="77777777" w:rsidTr="00017899">
        <w:trPr>
          <w:trHeight w:val="186"/>
        </w:trPr>
        <w:tc>
          <w:tcPr>
            <w:tcW w:w="1694"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2C466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97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38EAE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3CCD6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54466D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4041"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CE057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2234240" w14:textId="77777777" w:rsidTr="00017899">
        <w:trPr>
          <w:trHeight w:val="262"/>
        </w:trPr>
        <w:tc>
          <w:tcPr>
            <w:tcW w:w="1694"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42E814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w:t>
            </w:r>
          </w:p>
        </w:tc>
        <w:tc>
          <w:tcPr>
            <w:tcW w:w="297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2174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098BB72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UrbanFacility</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FFEB16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4041" w:type="dxa"/>
            <w:tcBorders>
              <w:top w:val="single" w:sz="4" w:space="0" w:color="auto"/>
              <w:left w:val="nil"/>
              <w:bottom w:val="single" w:sz="12" w:space="0" w:color="auto"/>
              <w:right w:val="single" w:sz="12" w:space="0" w:color="auto"/>
            </w:tcBorders>
            <w:shd w:val="clear" w:color="auto" w:fill="D9D9D9" w:themeFill="background1" w:themeFillShade="D9"/>
            <w:noWrap/>
            <w:vAlign w:val="center"/>
            <w:hideMark/>
          </w:tcPr>
          <w:p w14:paraId="78E8B2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65F87DA" w14:textId="77777777" w:rsidTr="00017899">
        <w:trPr>
          <w:trHeight w:val="158"/>
        </w:trPr>
        <w:tc>
          <w:tcPr>
            <w:tcW w:w="16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B142ED"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2979" w:type="dxa"/>
            <w:tcBorders>
              <w:top w:val="single" w:sz="12" w:space="0" w:color="auto"/>
              <w:left w:val="nil"/>
              <w:bottom w:val="single" w:sz="4" w:space="0" w:color="auto"/>
              <w:right w:val="single" w:sz="4" w:space="0" w:color="auto"/>
            </w:tcBorders>
            <w:shd w:val="clear" w:color="auto" w:fill="auto"/>
            <w:vAlign w:val="center"/>
            <w:hideMark/>
          </w:tcPr>
          <w:p w14:paraId="4461685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9" w:type="dxa"/>
            <w:tcBorders>
              <w:top w:val="single" w:sz="12" w:space="0" w:color="auto"/>
              <w:left w:val="nil"/>
              <w:bottom w:val="single" w:sz="4" w:space="0" w:color="auto"/>
              <w:right w:val="single" w:sz="4" w:space="0" w:color="auto"/>
            </w:tcBorders>
            <w:shd w:val="clear" w:color="auto" w:fill="auto"/>
            <w:noWrap/>
            <w:vAlign w:val="center"/>
            <w:hideMark/>
          </w:tcPr>
          <w:p w14:paraId="67ECE7A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06811E1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4041" w:type="dxa"/>
            <w:tcBorders>
              <w:top w:val="single" w:sz="12" w:space="0" w:color="auto"/>
              <w:left w:val="nil"/>
              <w:bottom w:val="single" w:sz="4" w:space="0" w:color="auto"/>
              <w:right w:val="single" w:sz="4" w:space="0" w:color="auto"/>
            </w:tcBorders>
            <w:shd w:val="clear" w:color="auto" w:fill="auto"/>
            <w:noWrap/>
            <w:vAlign w:val="center"/>
            <w:hideMark/>
          </w:tcPr>
          <w:p w14:paraId="226CE3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62DE991"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EB897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w:t>
            </w:r>
          </w:p>
        </w:tc>
        <w:tc>
          <w:tcPr>
            <w:tcW w:w="2979" w:type="dxa"/>
            <w:tcBorders>
              <w:top w:val="nil"/>
              <w:left w:val="nil"/>
              <w:bottom w:val="single" w:sz="4" w:space="0" w:color="auto"/>
              <w:right w:val="single" w:sz="4" w:space="0" w:color="auto"/>
            </w:tcBorders>
            <w:shd w:val="clear" w:color="auto" w:fill="auto"/>
            <w:vAlign w:val="center"/>
            <w:hideMark/>
          </w:tcPr>
          <w:p w14:paraId="3C0486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14A1E2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217D81E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66EE7C9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4ECBBC" w14:textId="77777777" w:rsidTr="00A27747">
        <w:trPr>
          <w:trHeight w:val="18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A665B8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名称（カナ）</w:t>
            </w:r>
          </w:p>
        </w:tc>
        <w:tc>
          <w:tcPr>
            <w:tcW w:w="2979" w:type="dxa"/>
            <w:tcBorders>
              <w:top w:val="nil"/>
              <w:left w:val="nil"/>
              <w:bottom w:val="single" w:sz="4" w:space="0" w:color="auto"/>
              <w:right w:val="single" w:sz="4" w:space="0" w:color="auto"/>
            </w:tcBorders>
            <w:shd w:val="clear" w:color="auto" w:fill="auto"/>
            <w:vAlign w:val="center"/>
            <w:hideMark/>
          </w:tcPr>
          <w:p w14:paraId="13D25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06E9F3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583DB7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52AB50F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A56577" w14:textId="77777777" w:rsidTr="00A27747">
        <w:trPr>
          <w:trHeight w:val="25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EAAC4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名称（英字）</w:t>
            </w:r>
          </w:p>
        </w:tc>
        <w:tc>
          <w:tcPr>
            <w:tcW w:w="2979" w:type="dxa"/>
            <w:tcBorders>
              <w:top w:val="nil"/>
              <w:left w:val="nil"/>
              <w:bottom w:val="single" w:sz="4" w:space="0" w:color="auto"/>
              <w:right w:val="single" w:sz="4" w:space="0" w:color="auto"/>
            </w:tcBorders>
            <w:shd w:val="clear" w:color="auto" w:fill="auto"/>
            <w:vAlign w:val="center"/>
            <w:hideMark/>
          </w:tcPr>
          <w:p w14:paraId="43DF4C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687FD8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0BA769F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309906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EC994BE" w14:textId="77777777" w:rsidTr="00A27747">
        <w:trPr>
          <w:trHeight w:val="1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3285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施設通称</w:t>
            </w:r>
          </w:p>
        </w:tc>
        <w:tc>
          <w:tcPr>
            <w:tcW w:w="2979" w:type="dxa"/>
            <w:tcBorders>
              <w:top w:val="nil"/>
              <w:left w:val="nil"/>
              <w:bottom w:val="single" w:sz="4" w:space="0" w:color="auto"/>
              <w:right w:val="single" w:sz="4" w:space="0" w:color="auto"/>
            </w:tcBorders>
            <w:shd w:val="clear" w:color="auto" w:fill="auto"/>
            <w:vAlign w:val="center"/>
            <w:hideMark/>
          </w:tcPr>
          <w:p w14:paraId="0233E3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9" w:type="dxa"/>
            <w:tcBorders>
              <w:top w:val="nil"/>
              <w:left w:val="nil"/>
              <w:bottom w:val="single" w:sz="4" w:space="0" w:color="auto"/>
              <w:right w:val="single" w:sz="4" w:space="0" w:color="auto"/>
            </w:tcBorders>
            <w:shd w:val="clear" w:color="auto" w:fill="auto"/>
            <w:noWrap/>
            <w:vAlign w:val="center"/>
            <w:hideMark/>
          </w:tcPr>
          <w:p w14:paraId="1BBA22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EC79A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4041" w:type="dxa"/>
            <w:tcBorders>
              <w:top w:val="nil"/>
              <w:left w:val="nil"/>
              <w:bottom w:val="single" w:sz="4" w:space="0" w:color="auto"/>
              <w:right w:val="single" w:sz="4" w:space="0" w:color="auto"/>
            </w:tcBorders>
            <w:shd w:val="clear" w:color="auto" w:fill="auto"/>
            <w:noWrap/>
            <w:vAlign w:val="center"/>
            <w:hideMark/>
          </w:tcPr>
          <w:p w14:paraId="5A8B585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56B545A" w14:textId="77777777" w:rsidTr="00A27747">
        <w:trPr>
          <w:trHeight w:val="14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65C164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POIコード</w:t>
            </w:r>
          </w:p>
        </w:tc>
        <w:tc>
          <w:tcPr>
            <w:tcW w:w="2979" w:type="dxa"/>
            <w:tcBorders>
              <w:top w:val="nil"/>
              <w:left w:val="nil"/>
              <w:bottom w:val="single" w:sz="4" w:space="0" w:color="auto"/>
              <w:right w:val="single" w:sz="4" w:space="0" w:color="auto"/>
            </w:tcBorders>
            <w:shd w:val="clear" w:color="auto" w:fill="auto"/>
            <w:vAlign w:val="center"/>
            <w:hideMark/>
          </w:tcPr>
          <w:p w14:paraId="15CEEEF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9" w:type="dxa"/>
            <w:tcBorders>
              <w:top w:val="nil"/>
              <w:left w:val="nil"/>
              <w:bottom w:val="single" w:sz="4" w:space="0" w:color="auto"/>
              <w:right w:val="single" w:sz="4" w:space="0" w:color="auto"/>
            </w:tcBorders>
            <w:shd w:val="clear" w:color="auto" w:fill="auto"/>
            <w:noWrap/>
            <w:vAlign w:val="center"/>
            <w:hideMark/>
          </w:tcPr>
          <w:p w14:paraId="3EB35A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(urf:usage)</w:t>
            </w:r>
          </w:p>
        </w:tc>
        <w:tc>
          <w:tcPr>
            <w:tcW w:w="2835" w:type="dxa"/>
            <w:tcBorders>
              <w:top w:val="nil"/>
              <w:left w:val="nil"/>
              <w:bottom w:val="single" w:sz="4" w:space="0" w:color="auto"/>
              <w:right w:val="single" w:sz="4" w:space="0" w:color="auto"/>
            </w:tcBorders>
            <w:shd w:val="clear" w:color="auto" w:fill="auto"/>
            <w:noWrap/>
            <w:vAlign w:val="center"/>
            <w:hideMark/>
          </w:tcPr>
          <w:p w14:paraId="019AD4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2BCF292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86DB793" w14:textId="77777777" w:rsidTr="00A27747">
        <w:trPr>
          <w:trHeight w:val="21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18FDE1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概要</w:t>
            </w:r>
          </w:p>
        </w:tc>
        <w:tc>
          <w:tcPr>
            <w:tcW w:w="2979" w:type="dxa"/>
            <w:tcBorders>
              <w:top w:val="nil"/>
              <w:left w:val="nil"/>
              <w:bottom w:val="single" w:sz="4" w:space="0" w:color="auto"/>
              <w:right w:val="single" w:sz="4" w:space="0" w:color="auto"/>
            </w:tcBorders>
            <w:shd w:val="clear" w:color="auto" w:fill="auto"/>
            <w:noWrap/>
            <w:vAlign w:val="center"/>
            <w:hideMark/>
          </w:tcPr>
          <w:p w14:paraId="474815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3675D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6E9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1D0F5A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76DFE98" w14:textId="77777777" w:rsidTr="00A27747">
        <w:trPr>
          <w:trHeight w:val="15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28786B"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説明</w:t>
            </w:r>
          </w:p>
        </w:tc>
        <w:tc>
          <w:tcPr>
            <w:tcW w:w="2979" w:type="dxa"/>
            <w:tcBorders>
              <w:top w:val="nil"/>
              <w:left w:val="nil"/>
              <w:bottom w:val="single" w:sz="4" w:space="0" w:color="auto"/>
              <w:right w:val="single" w:sz="4" w:space="0" w:color="auto"/>
            </w:tcBorders>
            <w:shd w:val="clear" w:color="auto" w:fill="auto"/>
            <w:vAlign w:val="center"/>
            <w:hideMark/>
          </w:tcPr>
          <w:p w14:paraId="3FA057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9" w:type="dxa"/>
            <w:tcBorders>
              <w:top w:val="nil"/>
              <w:left w:val="nil"/>
              <w:bottom w:val="single" w:sz="4" w:space="0" w:color="auto"/>
              <w:right w:val="single" w:sz="4" w:space="0" w:color="auto"/>
            </w:tcBorders>
            <w:shd w:val="clear" w:color="auto" w:fill="auto"/>
            <w:noWrap/>
            <w:vAlign w:val="center"/>
            <w:hideMark/>
          </w:tcPr>
          <w:p w14:paraId="054F26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2835" w:type="dxa"/>
            <w:tcBorders>
              <w:top w:val="nil"/>
              <w:left w:val="nil"/>
              <w:bottom w:val="single" w:sz="4" w:space="0" w:color="auto"/>
              <w:right w:val="single" w:sz="4" w:space="0" w:color="auto"/>
            </w:tcBorders>
            <w:shd w:val="clear" w:color="auto" w:fill="auto"/>
            <w:noWrap/>
            <w:vAlign w:val="center"/>
            <w:hideMark/>
          </w:tcPr>
          <w:p w14:paraId="487DAEF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4041" w:type="dxa"/>
            <w:tcBorders>
              <w:top w:val="nil"/>
              <w:left w:val="nil"/>
              <w:bottom w:val="single" w:sz="4" w:space="0" w:color="auto"/>
              <w:right w:val="single" w:sz="4" w:space="0" w:color="auto"/>
            </w:tcBorders>
            <w:shd w:val="clear" w:color="auto" w:fill="auto"/>
            <w:noWrap/>
            <w:vAlign w:val="center"/>
            <w:hideMark/>
          </w:tcPr>
          <w:p w14:paraId="18AD32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621AA9E" w14:textId="77777777" w:rsidTr="00A27747">
        <w:trPr>
          <w:trHeight w:val="9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1CCE7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関連施設</w:t>
            </w:r>
          </w:p>
        </w:tc>
        <w:tc>
          <w:tcPr>
            <w:tcW w:w="2979" w:type="dxa"/>
            <w:tcBorders>
              <w:top w:val="nil"/>
              <w:left w:val="nil"/>
              <w:bottom w:val="single" w:sz="4" w:space="0" w:color="auto"/>
              <w:right w:val="single" w:sz="4" w:space="0" w:color="auto"/>
            </w:tcBorders>
            <w:shd w:val="clear" w:color="auto" w:fill="auto"/>
            <w:noWrap/>
            <w:vAlign w:val="center"/>
            <w:hideMark/>
          </w:tcPr>
          <w:p w14:paraId="0CD19BBD"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refBuilding</w:t>
            </w:r>
          </w:p>
        </w:tc>
        <w:tc>
          <w:tcPr>
            <w:tcW w:w="3119" w:type="dxa"/>
            <w:tcBorders>
              <w:top w:val="nil"/>
              <w:left w:val="nil"/>
              <w:bottom w:val="single" w:sz="4" w:space="0" w:color="auto"/>
              <w:right w:val="single" w:sz="4" w:space="0" w:color="auto"/>
            </w:tcBorders>
            <w:shd w:val="clear" w:color="auto" w:fill="auto"/>
            <w:noWrap/>
            <w:vAlign w:val="center"/>
            <w:hideMark/>
          </w:tcPr>
          <w:p w14:paraId="605048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2F367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ED6810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BF9F83" w14:textId="77777777" w:rsidTr="00A27747">
        <w:trPr>
          <w:trHeight w:val="174"/>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9B20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状態</w:t>
            </w:r>
          </w:p>
        </w:tc>
        <w:tc>
          <w:tcPr>
            <w:tcW w:w="2979" w:type="dxa"/>
            <w:tcBorders>
              <w:top w:val="nil"/>
              <w:left w:val="nil"/>
              <w:bottom w:val="single" w:sz="4" w:space="0" w:color="auto"/>
              <w:right w:val="single" w:sz="4" w:space="0" w:color="auto"/>
            </w:tcBorders>
            <w:shd w:val="clear" w:color="auto" w:fill="auto"/>
            <w:vAlign w:val="center"/>
            <w:hideMark/>
          </w:tcPr>
          <w:p w14:paraId="6E2E41B3"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9" w:type="dxa"/>
            <w:tcBorders>
              <w:top w:val="nil"/>
              <w:left w:val="nil"/>
              <w:bottom w:val="single" w:sz="4" w:space="0" w:color="auto"/>
              <w:right w:val="single" w:sz="4" w:space="0" w:color="auto"/>
            </w:tcBorders>
            <w:shd w:val="clear" w:color="auto" w:fill="auto"/>
            <w:noWrap/>
            <w:vAlign w:val="center"/>
            <w:hideMark/>
          </w:tcPr>
          <w:p w14:paraId="7F9B6A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858A2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B687E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36EA150" w14:textId="77777777" w:rsidTr="00A27747">
        <w:trPr>
          <w:trHeight w:val="10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C5724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防災施設情報</w:t>
            </w:r>
          </w:p>
        </w:tc>
        <w:tc>
          <w:tcPr>
            <w:tcW w:w="2979" w:type="dxa"/>
            <w:tcBorders>
              <w:top w:val="nil"/>
              <w:left w:val="nil"/>
              <w:bottom w:val="single" w:sz="4" w:space="0" w:color="auto"/>
              <w:right w:val="single" w:sz="4" w:space="0" w:color="auto"/>
            </w:tcBorders>
            <w:shd w:val="clear" w:color="auto" w:fill="auto"/>
            <w:noWrap/>
            <w:vAlign w:val="center"/>
            <w:hideMark/>
          </w:tcPr>
          <w:p w14:paraId="06260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ADF93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E37BA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AF350C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98A932E" w14:textId="77777777" w:rsidTr="00A27747">
        <w:trPr>
          <w:trHeight w:val="118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2F246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施設住所</w:t>
            </w:r>
          </w:p>
        </w:tc>
        <w:tc>
          <w:tcPr>
            <w:tcW w:w="2979" w:type="dxa"/>
            <w:tcBorders>
              <w:top w:val="nil"/>
              <w:left w:val="nil"/>
              <w:bottom w:val="single" w:sz="4" w:space="0" w:color="auto"/>
              <w:right w:val="single" w:sz="4" w:space="0" w:color="auto"/>
            </w:tcBorders>
            <w:shd w:val="clear" w:color="auto" w:fill="auto"/>
            <w:vAlign w:val="center"/>
            <w:hideMark/>
          </w:tcPr>
          <w:p w14:paraId="299428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9" w:type="dxa"/>
            <w:tcBorders>
              <w:top w:val="nil"/>
              <w:left w:val="nil"/>
              <w:bottom w:val="single" w:sz="4" w:space="0" w:color="auto"/>
              <w:right w:val="single" w:sz="4" w:space="0" w:color="auto"/>
            </w:tcBorders>
            <w:shd w:val="clear" w:color="auto" w:fill="auto"/>
            <w:vAlign w:val="center"/>
            <w:hideMark/>
          </w:tcPr>
          <w:p w14:paraId="33E5B9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2835" w:type="dxa"/>
            <w:tcBorders>
              <w:top w:val="nil"/>
              <w:left w:val="nil"/>
              <w:bottom w:val="single" w:sz="4" w:space="0" w:color="auto"/>
              <w:right w:val="single" w:sz="4" w:space="0" w:color="auto"/>
            </w:tcBorders>
            <w:shd w:val="clear" w:color="auto" w:fill="auto"/>
            <w:vAlign w:val="center"/>
            <w:hideMark/>
          </w:tcPr>
          <w:p w14:paraId="0F0CB6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4041" w:type="dxa"/>
            <w:tcBorders>
              <w:top w:val="nil"/>
              <w:left w:val="nil"/>
              <w:bottom w:val="single" w:sz="4" w:space="0" w:color="auto"/>
              <w:right w:val="single" w:sz="4" w:space="0" w:color="auto"/>
            </w:tcBorders>
            <w:shd w:val="clear" w:color="auto" w:fill="auto"/>
            <w:vAlign w:val="center"/>
            <w:hideMark/>
          </w:tcPr>
          <w:p w14:paraId="75C45F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2631C597" w14:textId="77777777" w:rsidTr="00A27747">
        <w:trPr>
          <w:trHeight w:val="34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3D07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設備</w:t>
            </w:r>
          </w:p>
        </w:tc>
        <w:tc>
          <w:tcPr>
            <w:tcW w:w="2979" w:type="dxa"/>
            <w:tcBorders>
              <w:top w:val="nil"/>
              <w:left w:val="nil"/>
              <w:bottom w:val="single" w:sz="4" w:space="0" w:color="auto"/>
              <w:right w:val="single" w:sz="4" w:space="0" w:color="auto"/>
            </w:tcBorders>
            <w:shd w:val="clear" w:color="auto" w:fill="auto"/>
            <w:vAlign w:val="center"/>
            <w:hideMark/>
          </w:tcPr>
          <w:p w14:paraId="546417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D754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5E00F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FAE8BB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55587FC"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E7605D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サービス曜日</w:t>
            </w:r>
          </w:p>
        </w:tc>
        <w:tc>
          <w:tcPr>
            <w:tcW w:w="2979" w:type="dxa"/>
            <w:tcBorders>
              <w:top w:val="nil"/>
              <w:left w:val="nil"/>
              <w:bottom w:val="single" w:sz="4" w:space="0" w:color="auto"/>
              <w:right w:val="single" w:sz="4" w:space="0" w:color="auto"/>
            </w:tcBorders>
            <w:shd w:val="clear" w:color="auto" w:fill="auto"/>
            <w:vAlign w:val="center"/>
            <w:hideMark/>
          </w:tcPr>
          <w:p w14:paraId="70CB476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7FE2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1416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7A9BA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34F18FF" w14:textId="77777777" w:rsidTr="00A27747">
        <w:trPr>
          <w:trHeight w:val="21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4E90C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開始時刻</w:t>
            </w:r>
          </w:p>
        </w:tc>
        <w:tc>
          <w:tcPr>
            <w:tcW w:w="2979" w:type="dxa"/>
            <w:tcBorders>
              <w:top w:val="nil"/>
              <w:left w:val="nil"/>
              <w:bottom w:val="single" w:sz="4" w:space="0" w:color="auto"/>
              <w:right w:val="single" w:sz="4" w:space="0" w:color="auto"/>
            </w:tcBorders>
            <w:shd w:val="clear" w:color="auto" w:fill="auto"/>
            <w:vAlign w:val="center"/>
            <w:hideMark/>
          </w:tcPr>
          <w:p w14:paraId="0A1538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B208E0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F62D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1429B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BB490CA" w14:textId="77777777" w:rsidTr="00A27747">
        <w:trPr>
          <w:trHeight w:val="3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C7EE32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終了時刻</w:t>
            </w:r>
          </w:p>
        </w:tc>
        <w:tc>
          <w:tcPr>
            <w:tcW w:w="2979" w:type="dxa"/>
            <w:tcBorders>
              <w:top w:val="nil"/>
              <w:left w:val="nil"/>
              <w:bottom w:val="single" w:sz="4" w:space="0" w:color="auto"/>
              <w:right w:val="single" w:sz="4" w:space="0" w:color="auto"/>
            </w:tcBorders>
            <w:shd w:val="clear" w:color="auto" w:fill="auto"/>
            <w:vAlign w:val="center"/>
            <w:hideMark/>
          </w:tcPr>
          <w:p w14:paraId="5ADD13F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E5347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BF9BD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06F763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CF60279"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92375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日時備考</w:t>
            </w:r>
          </w:p>
        </w:tc>
        <w:tc>
          <w:tcPr>
            <w:tcW w:w="2979" w:type="dxa"/>
            <w:tcBorders>
              <w:top w:val="nil"/>
              <w:left w:val="nil"/>
              <w:bottom w:val="single" w:sz="4" w:space="0" w:color="auto"/>
              <w:right w:val="single" w:sz="4" w:space="0" w:color="auto"/>
            </w:tcBorders>
            <w:shd w:val="clear" w:color="auto" w:fill="auto"/>
            <w:noWrap/>
            <w:vAlign w:val="center"/>
            <w:hideMark/>
          </w:tcPr>
          <w:p w14:paraId="2065E4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FF2883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60E1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1DAA651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5E269C" w14:textId="77777777" w:rsidTr="00A27747">
        <w:trPr>
          <w:trHeight w:val="1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4C995E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lastRenderedPageBreak/>
              <w:t>料金種別</w:t>
            </w:r>
          </w:p>
        </w:tc>
        <w:tc>
          <w:tcPr>
            <w:tcW w:w="2979" w:type="dxa"/>
            <w:tcBorders>
              <w:top w:val="nil"/>
              <w:left w:val="nil"/>
              <w:bottom w:val="single" w:sz="4" w:space="0" w:color="auto"/>
              <w:right w:val="single" w:sz="4" w:space="0" w:color="auto"/>
            </w:tcBorders>
            <w:shd w:val="clear" w:color="auto" w:fill="auto"/>
            <w:vAlign w:val="center"/>
            <w:hideMark/>
          </w:tcPr>
          <w:p w14:paraId="74879BD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173B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E4BB2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034AE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D449279" w14:textId="77777777" w:rsidTr="00A27747">
        <w:trPr>
          <w:trHeight w:val="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CFC179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w:t>
            </w:r>
          </w:p>
        </w:tc>
        <w:tc>
          <w:tcPr>
            <w:tcW w:w="2979" w:type="dxa"/>
            <w:tcBorders>
              <w:top w:val="nil"/>
              <w:left w:val="nil"/>
              <w:bottom w:val="single" w:sz="4" w:space="0" w:color="auto"/>
              <w:right w:val="single" w:sz="4" w:space="0" w:color="auto"/>
            </w:tcBorders>
            <w:shd w:val="clear" w:color="auto" w:fill="auto"/>
            <w:noWrap/>
            <w:vAlign w:val="center"/>
            <w:hideMark/>
          </w:tcPr>
          <w:p w14:paraId="5E2121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80616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CA3B6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D0F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4DD3293"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AB42C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料金備考</w:t>
            </w:r>
          </w:p>
        </w:tc>
        <w:tc>
          <w:tcPr>
            <w:tcW w:w="2979" w:type="dxa"/>
            <w:tcBorders>
              <w:top w:val="nil"/>
              <w:left w:val="nil"/>
              <w:bottom w:val="single" w:sz="4" w:space="0" w:color="auto"/>
              <w:right w:val="single" w:sz="4" w:space="0" w:color="auto"/>
            </w:tcBorders>
            <w:shd w:val="clear" w:color="auto" w:fill="auto"/>
            <w:noWrap/>
            <w:vAlign w:val="center"/>
            <w:hideMark/>
          </w:tcPr>
          <w:p w14:paraId="7D0C12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33BD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93DA4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CCE63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15B7059" w14:textId="77777777" w:rsidTr="00A27747">
        <w:trPr>
          <w:trHeight w:val="2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EA0E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決済種別</w:t>
            </w:r>
          </w:p>
        </w:tc>
        <w:tc>
          <w:tcPr>
            <w:tcW w:w="2979" w:type="dxa"/>
            <w:tcBorders>
              <w:top w:val="nil"/>
              <w:left w:val="nil"/>
              <w:bottom w:val="single" w:sz="4" w:space="0" w:color="auto"/>
              <w:right w:val="single" w:sz="4" w:space="0" w:color="auto"/>
            </w:tcBorders>
            <w:shd w:val="clear" w:color="auto" w:fill="auto"/>
            <w:noWrap/>
            <w:vAlign w:val="center"/>
            <w:hideMark/>
          </w:tcPr>
          <w:p w14:paraId="7233F5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E6D1C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DABC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75AC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8C51EC9" w14:textId="77777777" w:rsidTr="00A27747">
        <w:trPr>
          <w:trHeight w:val="1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BF1E8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収容人数</w:t>
            </w:r>
          </w:p>
        </w:tc>
        <w:tc>
          <w:tcPr>
            <w:tcW w:w="2979" w:type="dxa"/>
            <w:tcBorders>
              <w:top w:val="nil"/>
              <w:left w:val="nil"/>
              <w:bottom w:val="single" w:sz="4" w:space="0" w:color="auto"/>
              <w:right w:val="single" w:sz="4" w:space="0" w:color="auto"/>
            </w:tcBorders>
            <w:shd w:val="clear" w:color="auto" w:fill="auto"/>
            <w:noWrap/>
            <w:vAlign w:val="center"/>
            <w:hideMark/>
          </w:tcPr>
          <w:p w14:paraId="6A5F9C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0F379F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799E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maximumAttendeeCapacity</w:t>
            </w:r>
          </w:p>
        </w:tc>
        <w:tc>
          <w:tcPr>
            <w:tcW w:w="4041" w:type="dxa"/>
            <w:tcBorders>
              <w:top w:val="nil"/>
              <w:left w:val="nil"/>
              <w:bottom w:val="single" w:sz="4" w:space="0" w:color="auto"/>
              <w:right w:val="single" w:sz="4" w:space="0" w:color="auto"/>
            </w:tcBorders>
            <w:shd w:val="clear" w:color="auto" w:fill="auto"/>
            <w:noWrap/>
            <w:vAlign w:val="center"/>
            <w:hideMark/>
          </w:tcPr>
          <w:p w14:paraId="75765C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5DF6ED6" w14:textId="77777777" w:rsidTr="00A27747">
        <w:trPr>
          <w:trHeight w:val="2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D3AE6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アクセス方法</w:t>
            </w:r>
          </w:p>
        </w:tc>
        <w:tc>
          <w:tcPr>
            <w:tcW w:w="2979" w:type="dxa"/>
            <w:tcBorders>
              <w:top w:val="nil"/>
              <w:left w:val="nil"/>
              <w:bottom w:val="single" w:sz="4" w:space="0" w:color="auto"/>
              <w:right w:val="single" w:sz="4" w:space="0" w:color="auto"/>
            </w:tcBorders>
            <w:shd w:val="clear" w:color="auto" w:fill="auto"/>
            <w:noWrap/>
            <w:vAlign w:val="center"/>
            <w:hideMark/>
          </w:tcPr>
          <w:p w14:paraId="77AF62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54F8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CC40B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7E9228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C3DDC25" w14:textId="77777777" w:rsidTr="00A27747">
        <w:trPr>
          <w:trHeight w:val="21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7ABEBF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駐車場情報</w:t>
            </w:r>
          </w:p>
        </w:tc>
        <w:tc>
          <w:tcPr>
            <w:tcW w:w="2979" w:type="dxa"/>
            <w:tcBorders>
              <w:top w:val="nil"/>
              <w:left w:val="nil"/>
              <w:bottom w:val="single" w:sz="4" w:space="0" w:color="auto"/>
              <w:right w:val="single" w:sz="4" w:space="0" w:color="auto"/>
            </w:tcBorders>
            <w:shd w:val="clear" w:color="auto" w:fill="auto"/>
            <w:noWrap/>
            <w:vAlign w:val="center"/>
            <w:hideMark/>
          </w:tcPr>
          <w:p w14:paraId="198970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8BA2AB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90677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825C68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7876647" w14:textId="77777777" w:rsidTr="00A27747">
        <w:trPr>
          <w:trHeight w:val="1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C334C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駐車場料金</w:t>
            </w:r>
          </w:p>
        </w:tc>
        <w:tc>
          <w:tcPr>
            <w:tcW w:w="2979" w:type="dxa"/>
            <w:tcBorders>
              <w:top w:val="nil"/>
              <w:left w:val="nil"/>
              <w:bottom w:val="single" w:sz="4" w:space="0" w:color="auto"/>
              <w:right w:val="single" w:sz="4" w:space="0" w:color="auto"/>
            </w:tcBorders>
            <w:shd w:val="clear" w:color="auto" w:fill="auto"/>
            <w:noWrap/>
            <w:vAlign w:val="center"/>
            <w:hideMark/>
          </w:tcPr>
          <w:p w14:paraId="671590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58B4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32345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B3B28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03DAE8"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06B8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都道府県コード</w:t>
            </w:r>
          </w:p>
        </w:tc>
        <w:tc>
          <w:tcPr>
            <w:tcW w:w="2979" w:type="dxa"/>
            <w:tcBorders>
              <w:top w:val="nil"/>
              <w:left w:val="nil"/>
              <w:bottom w:val="single" w:sz="4" w:space="0" w:color="auto"/>
              <w:right w:val="single" w:sz="4" w:space="0" w:color="auto"/>
            </w:tcBorders>
            <w:shd w:val="clear" w:color="auto" w:fill="auto"/>
            <w:noWrap/>
            <w:vAlign w:val="center"/>
            <w:hideMark/>
          </w:tcPr>
          <w:p w14:paraId="0803E11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7DF2D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D456C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8113A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A87502D"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6F1BF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市区町村コード</w:t>
            </w:r>
          </w:p>
        </w:tc>
        <w:tc>
          <w:tcPr>
            <w:tcW w:w="2979" w:type="dxa"/>
            <w:tcBorders>
              <w:top w:val="nil"/>
              <w:left w:val="nil"/>
              <w:bottom w:val="single" w:sz="4" w:space="0" w:color="auto"/>
              <w:right w:val="single" w:sz="4" w:space="0" w:color="auto"/>
            </w:tcBorders>
            <w:shd w:val="clear" w:color="auto" w:fill="auto"/>
            <w:noWrap/>
            <w:vAlign w:val="center"/>
            <w:hideMark/>
          </w:tcPr>
          <w:p w14:paraId="7351A3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DF5D8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B7697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57B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F6328B4" w14:textId="77777777" w:rsidTr="00A27747">
        <w:trPr>
          <w:trHeight w:val="2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1BB98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町丁字</w:t>
            </w:r>
          </w:p>
        </w:tc>
        <w:tc>
          <w:tcPr>
            <w:tcW w:w="2979" w:type="dxa"/>
            <w:tcBorders>
              <w:top w:val="nil"/>
              <w:left w:val="nil"/>
              <w:bottom w:val="single" w:sz="4" w:space="0" w:color="auto"/>
              <w:right w:val="single" w:sz="4" w:space="0" w:color="auto"/>
            </w:tcBorders>
            <w:shd w:val="clear" w:color="auto" w:fill="auto"/>
            <w:noWrap/>
            <w:vAlign w:val="center"/>
            <w:hideMark/>
          </w:tcPr>
          <w:p w14:paraId="06A80D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7810974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F8963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B644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2D07F80" w14:textId="77777777" w:rsidTr="00A27747">
        <w:trPr>
          <w:trHeight w:val="17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A1D42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2979" w:type="dxa"/>
            <w:tcBorders>
              <w:top w:val="nil"/>
              <w:left w:val="nil"/>
              <w:bottom w:val="single" w:sz="4" w:space="0" w:color="auto"/>
              <w:right w:val="single" w:sz="4" w:space="0" w:color="auto"/>
            </w:tcBorders>
            <w:shd w:val="clear" w:color="auto" w:fill="auto"/>
            <w:noWrap/>
            <w:vAlign w:val="center"/>
            <w:hideMark/>
          </w:tcPr>
          <w:p w14:paraId="0F8D22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347C3D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D47B8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38AE7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126B79" w14:textId="77777777" w:rsidTr="00A27747">
        <w:trPr>
          <w:trHeight w:val="12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3B82E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2979" w:type="dxa"/>
            <w:tcBorders>
              <w:top w:val="nil"/>
              <w:left w:val="nil"/>
              <w:bottom w:val="single" w:sz="4" w:space="0" w:color="auto"/>
              <w:right w:val="single" w:sz="4" w:space="0" w:color="auto"/>
            </w:tcBorders>
            <w:shd w:val="clear" w:color="auto" w:fill="auto"/>
            <w:noWrap/>
            <w:vAlign w:val="center"/>
            <w:hideMark/>
          </w:tcPr>
          <w:p w14:paraId="7BCAF5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9" w:type="dxa"/>
            <w:tcBorders>
              <w:top w:val="nil"/>
              <w:left w:val="nil"/>
              <w:bottom w:val="single" w:sz="4" w:space="0" w:color="auto"/>
              <w:right w:val="single" w:sz="4" w:space="0" w:color="auto"/>
            </w:tcBorders>
            <w:shd w:val="clear" w:color="auto" w:fill="auto"/>
            <w:noWrap/>
            <w:vAlign w:val="center"/>
            <w:hideMark/>
          </w:tcPr>
          <w:p w14:paraId="343DB3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1813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CADAE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E2DDE0" w14:textId="77777777" w:rsidTr="00A27747">
        <w:trPr>
          <w:trHeight w:val="3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3B1F83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連絡先情報</w:t>
            </w:r>
          </w:p>
        </w:tc>
        <w:tc>
          <w:tcPr>
            <w:tcW w:w="2979" w:type="dxa"/>
            <w:tcBorders>
              <w:top w:val="nil"/>
              <w:left w:val="nil"/>
              <w:bottom w:val="single" w:sz="4" w:space="0" w:color="auto"/>
              <w:right w:val="single" w:sz="4" w:space="0" w:color="auto"/>
            </w:tcBorders>
            <w:shd w:val="clear" w:color="auto" w:fill="auto"/>
            <w:noWrap/>
            <w:vAlign w:val="center"/>
            <w:hideMark/>
          </w:tcPr>
          <w:p w14:paraId="6D8D42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occupier</w:t>
            </w:r>
          </w:p>
        </w:tc>
        <w:tc>
          <w:tcPr>
            <w:tcW w:w="3119" w:type="dxa"/>
            <w:tcBorders>
              <w:top w:val="nil"/>
              <w:left w:val="nil"/>
              <w:bottom w:val="single" w:sz="4" w:space="0" w:color="auto"/>
              <w:right w:val="single" w:sz="4" w:space="0" w:color="auto"/>
            </w:tcBorders>
            <w:shd w:val="clear" w:color="auto" w:fill="auto"/>
            <w:noWrap/>
            <w:vAlign w:val="center"/>
            <w:hideMark/>
          </w:tcPr>
          <w:p w14:paraId="5F4E82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61E101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4041" w:type="dxa"/>
            <w:tcBorders>
              <w:top w:val="nil"/>
              <w:left w:val="nil"/>
              <w:bottom w:val="single" w:sz="4" w:space="0" w:color="auto"/>
              <w:right w:val="single" w:sz="4" w:space="0" w:color="auto"/>
            </w:tcBorders>
            <w:shd w:val="clear" w:color="auto" w:fill="auto"/>
            <w:noWrap/>
            <w:vAlign w:val="center"/>
            <w:hideMark/>
          </w:tcPr>
          <w:p w14:paraId="100063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5028BE6"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F66C3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アクセリビリティ情報</w:t>
            </w:r>
          </w:p>
        </w:tc>
        <w:tc>
          <w:tcPr>
            <w:tcW w:w="2979" w:type="dxa"/>
            <w:tcBorders>
              <w:top w:val="nil"/>
              <w:left w:val="nil"/>
              <w:bottom w:val="single" w:sz="4" w:space="0" w:color="auto"/>
              <w:right w:val="single" w:sz="4" w:space="0" w:color="auto"/>
            </w:tcBorders>
            <w:shd w:val="clear" w:color="auto" w:fill="auto"/>
            <w:noWrap/>
            <w:vAlign w:val="center"/>
            <w:hideMark/>
          </w:tcPr>
          <w:p w14:paraId="745E39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DD6CB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439B19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45E69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05E68AB"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BDD1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子育て支援情報</w:t>
            </w:r>
          </w:p>
        </w:tc>
        <w:tc>
          <w:tcPr>
            <w:tcW w:w="2979" w:type="dxa"/>
            <w:tcBorders>
              <w:top w:val="nil"/>
              <w:left w:val="nil"/>
              <w:bottom w:val="single" w:sz="4" w:space="0" w:color="auto"/>
              <w:right w:val="single" w:sz="4" w:space="0" w:color="auto"/>
            </w:tcBorders>
            <w:shd w:val="clear" w:color="auto" w:fill="auto"/>
            <w:noWrap/>
            <w:vAlign w:val="center"/>
            <w:hideMark/>
          </w:tcPr>
          <w:p w14:paraId="360A63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78C763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29F07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EBA6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926B2A9" w14:textId="77777777" w:rsidTr="00A27747">
        <w:trPr>
          <w:trHeight w:val="675"/>
        </w:trPr>
        <w:tc>
          <w:tcPr>
            <w:tcW w:w="1694" w:type="dxa"/>
            <w:tcBorders>
              <w:top w:val="nil"/>
              <w:left w:val="nil"/>
              <w:bottom w:val="nil"/>
              <w:right w:val="nil"/>
            </w:tcBorders>
            <w:shd w:val="clear" w:color="auto" w:fill="auto"/>
            <w:noWrap/>
            <w:vAlign w:val="center"/>
            <w:hideMark/>
          </w:tcPr>
          <w:p w14:paraId="00E233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979" w:type="dxa"/>
            <w:tcBorders>
              <w:top w:val="nil"/>
              <w:left w:val="nil"/>
              <w:bottom w:val="nil"/>
              <w:right w:val="nil"/>
            </w:tcBorders>
            <w:shd w:val="clear" w:color="auto" w:fill="auto"/>
            <w:vAlign w:val="center"/>
            <w:hideMark/>
          </w:tcPr>
          <w:p w14:paraId="00DE85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startDate</w:t>
            </w:r>
            <w:r w:rsidRPr="00106C49">
              <w:rPr>
                <w:rFonts w:ascii="游ゴシック" w:eastAsia="游ゴシック" w:hAnsi="游ゴシック" w:cs="ＭＳ Ｐゴシック" w:hint="eastAsia"/>
                <w:color w:val="000000"/>
                <w:kern w:val="0"/>
                <w:sz w:val="20"/>
                <w:szCs w:val="20"/>
              </w:rPr>
              <w:t>」「</w:t>
            </w:r>
            <w:r w:rsidRPr="00106C49">
              <w:rPr>
                <w:rFonts w:ascii="游ゴシック" w:eastAsia="游ゴシック" w:hAnsi="游ゴシック" w:cs="ＭＳ Ｐゴシック" w:hint="eastAsia"/>
                <w:b/>
                <w:bCs/>
                <w:color w:val="000000"/>
                <w:kern w:val="0"/>
                <w:sz w:val="20"/>
                <w:szCs w:val="20"/>
              </w:rPr>
              <w:t>endDate</w:t>
            </w:r>
            <w:r w:rsidRPr="00106C49">
              <w:rPr>
                <w:rFonts w:ascii="游ゴシック" w:eastAsia="游ゴシック" w:hAnsi="游ゴシック" w:cs="ＭＳ Ｐゴシック" w:hint="eastAsia"/>
                <w:color w:val="000000"/>
                <w:kern w:val="0"/>
                <w:sz w:val="20"/>
                <w:szCs w:val="20"/>
              </w:rPr>
              <w:t>」がある「</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9" w:type="dxa"/>
            <w:tcBorders>
              <w:top w:val="nil"/>
              <w:left w:val="nil"/>
              <w:bottom w:val="nil"/>
              <w:right w:val="nil"/>
            </w:tcBorders>
            <w:shd w:val="clear" w:color="auto" w:fill="auto"/>
            <w:noWrap/>
            <w:vAlign w:val="center"/>
            <w:hideMark/>
          </w:tcPr>
          <w:p w14:paraId="73A120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075A49C6"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4041" w:type="dxa"/>
            <w:tcBorders>
              <w:top w:val="nil"/>
              <w:left w:val="nil"/>
              <w:bottom w:val="nil"/>
              <w:right w:val="nil"/>
            </w:tcBorders>
            <w:shd w:val="clear" w:color="auto" w:fill="auto"/>
            <w:noWrap/>
            <w:vAlign w:val="center"/>
            <w:hideMark/>
          </w:tcPr>
          <w:p w14:paraId="2DCCE981"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641929AE" w14:textId="3460F15F" w:rsidR="00106C49" w:rsidRDefault="00106C49" w:rsidP="003C672B">
      <w:pPr>
        <w:pStyle w:val="a7"/>
      </w:pPr>
    </w:p>
    <w:p w14:paraId="105E9187" w14:textId="77777777" w:rsidR="00A27747" w:rsidRDefault="00A27747">
      <w:pPr>
        <w:widowControl/>
        <w:jc w:val="left"/>
        <w:rPr>
          <w:rFonts w:ascii="ＭＳ ゴシック" w:eastAsia="ＭＳ ゴシック" w:hAnsiTheme="majorHAnsi" w:cstheme="majorBidi"/>
        </w:rPr>
      </w:pPr>
      <w:r>
        <w:br w:type="page"/>
      </w:r>
    </w:p>
    <w:p w14:paraId="06189857" w14:textId="17018F29" w:rsidR="00106C49" w:rsidRDefault="00A27747">
      <w:pPr>
        <w:pStyle w:val="22"/>
      </w:pPr>
      <w:r>
        <w:rPr>
          <w:rFonts w:hint="eastAsia"/>
        </w:rPr>
        <w:lastRenderedPageBreak/>
        <w:t xml:space="preserve">　</w:t>
      </w:r>
      <w:bookmarkStart w:id="234" w:name="_Toc103600106"/>
      <w:r>
        <w:rPr>
          <w:rFonts w:hint="eastAsia"/>
        </w:rPr>
        <w:t>設備</w:t>
      </w:r>
      <w:bookmarkEnd w:id="234"/>
    </w:p>
    <w:p w14:paraId="55247BBE" w14:textId="27E91852"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1598"/>
        <w:gridCol w:w="3075"/>
        <w:gridCol w:w="3119"/>
        <w:gridCol w:w="2126"/>
        <w:gridCol w:w="4678"/>
      </w:tblGrid>
      <w:tr w:rsidR="00023739" w:rsidRPr="00A27747" w14:paraId="1A2B030F" w14:textId="77777777" w:rsidTr="00017899">
        <w:trPr>
          <w:trHeight w:val="186"/>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6DE0E2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本データモデル</w:t>
            </w:r>
          </w:p>
        </w:tc>
        <w:tc>
          <w:tcPr>
            <w:tcW w:w="307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5FD241F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03A73D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３D都市モデル標準製品仕様書</w:t>
            </w:r>
          </w:p>
        </w:tc>
        <w:tc>
          <w:tcPr>
            <w:tcW w:w="2126"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7D7B767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schema.org</w:t>
            </w:r>
          </w:p>
        </w:tc>
        <w:tc>
          <w:tcPr>
            <w:tcW w:w="467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047BBDB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r>
      <w:tr w:rsidR="00023739" w:rsidRPr="00A27747" w14:paraId="478E8FDC" w14:textId="77777777" w:rsidTr="00017899">
        <w:trPr>
          <w:trHeight w:val="503"/>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7F21128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設備</w:t>
            </w:r>
          </w:p>
        </w:tc>
        <w:tc>
          <w:tcPr>
            <w:tcW w:w="307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32D12BE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なし</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D8DE27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CityFurniture</w:t>
            </w:r>
            <w:r w:rsidRPr="00A27747">
              <w:rPr>
                <w:rFonts w:ascii="游ゴシック" w:eastAsia="游ゴシック" w:hAnsi="游ゴシック" w:cs="ＭＳ Ｐゴシック" w:hint="eastAsia"/>
                <w:color w:val="000000"/>
                <w:kern w:val="0"/>
                <w:sz w:val="20"/>
                <w:szCs w:val="20"/>
              </w:rPr>
              <w:br/>
              <w:t>BuildingInsallation</w:t>
            </w:r>
          </w:p>
        </w:tc>
        <w:tc>
          <w:tcPr>
            <w:tcW w:w="2126"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357C6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Product</w:t>
            </w:r>
          </w:p>
        </w:tc>
        <w:tc>
          <w:tcPr>
            <w:tcW w:w="467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09F2ED8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8D1D90" w14:textId="77777777" w:rsidTr="00017899">
        <w:trPr>
          <w:trHeight w:val="70"/>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331B98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w:t>
            </w:r>
          </w:p>
        </w:tc>
        <w:tc>
          <w:tcPr>
            <w:tcW w:w="3075" w:type="dxa"/>
            <w:tcBorders>
              <w:top w:val="single" w:sz="12" w:space="0" w:color="auto"/>
              <w:left w:val="nil"/>
              <w:bottom w:val="single" w:sz="4" w:space="0" w:color="auto"/>
              <w:right w:val="single" w:sz="4" w:space="0" w:color="auto"/>
            </w:tcBorders>
            <w:shd w:val="clear" w:color="auto" w:fill="auto"/>
            <w:vAlign w:val="center"/>
            <w:hideMark/>
          </w:tcPr>
          <w:p w14:paraId="65A711E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single" w:sz="12" w:space="0" w:color="auto"/>
              <w:left w:val="nil"/>
              <w:bottom w:val="single" w:sz="4" w:space="0" w:color="auto"/>
              <w:right w:val="single" w:sz="4" w:space="0" w:color="auto"/>
            </w:tcBorders>
            <w:shd w:val="clear" w:color="auto" w:fill="auto"/>
            <w:vAlign w:val="center"/>
            <w:hideMark/>
          </w:tcPr>
          <w:p w14:paraId="5566F56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single" w:sz="12" w:space="0" w:color="auto"/>
              <w:left w:val="nil"/>
              <w:bottom w:val="single" w:sz="4" w:space="0" w:color="auto"/>
              <w:right w:val="single" w:sz="4" w:space="0" w:color="auto"/>
            </w:tcBorders>
            <w:shd w:val="clear" w:color="auto" w:fill="auto"/>
            <w:vAlign w:val="center"/>
            <w:hideMark/>
          </w:tcPr>
          <w:p w14:paraId="69E06CF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identifier</w:t>
            </w:r>
          </w:p>
        </w:tc>
        <w:tc>
          <w:tcPr>
            <w:tcW w:w="4678" w:type="dxa"/>
            <w:tcBorders>
              <w:top w:val="single" w:sz="12" w:space="0" w:color="auto"/>
              <w:left w:val="nil"/>
              <w:bottom w:val="single" w:sz="4" w:space="0" w:color="auto"/>
              <w:right w:val="single" w:sz="4" w:space="0" w:color="auto"/>
            </w:tcBorders>
            <w:shd w:val="clear" w:color="auto" w:fill="auto"/>
            <w:noWrap/>
            <w:vAlign w:val="center"/>
            <w:hideMark/>
          </w:tcPr>
          <w:p w14:paraId="61C235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611E2E" w14:textId="77777777" w:rsidTr="00023739">
        <w:trPr>
          <w:trHeight w:val="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B4181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区分</w:t>
            </w:r>
          </w:p>
        </w:tc>
        <w:tc>
          <w:tcPr>
            <w:tcW w:w="3075" w:type="dxa"/>
            <w:tcBorders>
              <w:top w:val="nil"/>
              <w:left w:val="nil"/>
              <w:bottom w:val="single" w:sz="4" w:space="0" w:color="auto"/>
              <w:right w:val="single" w:sz="4" w:space="0" w:color="auto"/>
            </w:tcBorders>
            <w:shd w:val="clear" w:color="auto" w:fill="auto"/>
            <w:vAlign w:val="center"/>
            <w:hideMark/>
          </w:tcPr>
          <w:p w14:paraId="5A0E2C03"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CBB45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bldg:class</w:t>
            </w:r>
          </w:p>
        </w:tc>
        <w:tc>
          <w:tcPr>
            <w:tcW w:w="2126" w:type="dxa"/>
            <w:tcBorders>
              <w:top w:val="nil"/>
              <w:left w:val="nil"/>
              <w:bottom w:val="single" w:sz="4" w:space="0" w:color="auto"/>
              <w:right w:val="single" w:sz="4" w:space="0" w:color="auto"/>
            </w:tcBorders>
            <w:shd w:val="clear" w:color="auto" w:fill="auto"/>
            <w:vAlign w:val="center"/>
            <w:hideMark/>
          </w:tcPr>
          <w:p w14:paraId="675CCA7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6DD0412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3995CA84" w14:textId="77777777" w:rsidTr="00023739">
        <w:trPr>
          <w:trHeight w:val="18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CFCBD0"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種類</w:t>
            </w:r>
          </w:p>
        </w:tc>
        <w:tc>
          <w:tcPr>
            <w:tcW w:w="3075" w:type="dxa"/>
            <w:tcBorders>
              <w:top w:val="nil"/>
              <w:left w:val="nil"/>
              <w:bottom w:val="single" w:sz="4" w:space="0" w:color="auto"/>
              <w:right w:val="single" w:sz="4" w:space="0" w:color="auto"/>
            </w:tcBorders>
            <w:shd w:val="clear" w:color="auto" w:fill="auto"/>
            <w:vAlign w:val="center"/>
            <w:hideMark/>
          </w:tcPr>
          <w:p w14:paraId="37CAC32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8AC974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bldg:function</w:t>
            </w:r>
          </w:p>
        </w:tc>
        <w:tc>
          <w:tcPr>
            <w:tcW w:w="2126" w:type="dxa"/>
            <w:tcBorders>
              <w:top w:val="nil"/>
              <w:left w:val="nil"/>
              <w:bottom w:val="single" w:sz="4" w:space="0" w:color="auto"/>
              <w:right w:val="single" w:sz="4" w:space="0" w:color="auto"/>
            </w:tcBorders>
            <w:shd w:val="clear" w:color="auto" w:fill="auto"/>
            <w:vAlign w:val="center"/>
            <w:hideMark/>
          </w:tcPr>
          <w:p w14:paraId="1034C49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536736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AFAB4FA" w14:textId="77777777" w:rsidTr="00023739">
        <w:trPr>
          <w:trHeight w:val="1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6FAF3"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名称</w:t>
            </w:r>
          </w:p>
        </w:tc>
        <w:tc>
          <w:tcPr>
            <w:tcW w:w="3075" w:type="dxa"/>
            <w:tcBorders>
              <w:top w:val="nil"/>
              <w:left w:val="nil"/>
              <w:bottom w:val="single" w:sz="4" w:space="0" w:color="auto"/>
              <w:right w:val="single" w:sz="4" w:space="0" w:color="auto"/>
            </w:tcBorders>
            <w:shd w:val="clear" w:color="auto" w:fill="auto"/>
            <w:vAlign w:val="center"/>
            <w:hideMark/>
          </w:tcPr>
          <w:p w14:paraId="4F5623A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6A397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3CEAEEA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BD1CEE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0EC541" w14:textId="77777777" w:rsidTr="00023739">
        <w:trPr>
          <w:trHeight w:val="1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FDC4D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名称（カナ）</w:t>
            </w:r>
          </w:p>
        </w:tc>
        <w:tc>
          <w:tcPr>
            <w:tcW w:w="3075" w:type="dxa"/>
            <w:tcBorders>
              <w:top w:val="nil"/>
              <w:left w:val="nil"/>
              <w:bottom w:val="single" w:sz="4" w:space="0" w:color="auto"/>
              <w:right w:val="single" w:sz="4" w:space="0" w:color="auto"/>
            </w:tcBorders>
            <w:shd w:val="clear" w:color="auto" w:fill="auto"/>
            <w:vAlign w:val="center"/>
            <w:hideMark/>
          </w:tcPr>
          <w:p w14:paraId="48756D2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5BE882F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01F476B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A7A8360"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7A713C9" w14:textId="77777777" w:rsidTr="00023739">
        <w:trPr>
          <w:trHeight w:val="1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B2351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名称（英字）</w:t>
            </w:r>
          </w:p>
        </w:tc>
        <w:tc>
          <w:tcPr>
            <w:tcW w:w="3075" w:type="dxa"/>
            <w:tcBorders>
              <w:top w:val="nil"/>
              <w:left w:val="nil"/>
              <w:bottom w:val="single" w:sz="4" w:space="0" w:color="auto"/>
              <w:right w:val="single" w:sz="4" w:space="0" w:color="auto"/>
            </w:tcBorders>
            <w:shd w:val="clear" w:color="auto" w:fill="auto"/>
            <w:vAlign w:val="center"/>
            <w:hideMark/>
          </w:tcPr>
          <w:p w14:paraId="2DAC85F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E9BDB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4C42780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2D0298A7"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87CC337"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AEED0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説明</w:t>
            </w:r>
          </w:p>
        </w:tc>
        <w:tc>
          <w:tcPr>
            <w:tcW w:w="3075" w:type="dxa"/>
            <w:tcBorders>
              <w:top w:val="nil"/>
              <w:left w:val="nil"/>
              <w:bottom w:val="single" w:sz="4" w:space="0" w:color="auto"/>
              <w:right w:val="single" w:sz="4" w:space="0" w:color="auto"/>
            </w:tcBorders>
            <w:shd w:val="clear" w:color="auto" w:fill="auto"/>
            <w:vAlign w:val="center"/>
            <w:hideMark/>
          </w:tcPr>
          <w:p w14:paraId="34C8B5D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12F4895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gml:description</w:t>
            </w:r>
          </w:p>
        </w:tc>
        <w:tc>
          <w:tcPr>
            <w:tcW w:w="2126" w:type="dxa"/>
            <w:tcBorders>
              <w:top w:val="nil"/>
              <w:left w:val="nil"/>
              <w:bottom w:val="single" w:sz="4" w:space="0" w:color="auto"/>
              <w:right w:val="single" w:sz="4" w:space="0" w:color="auto"/>
            </w:tcBorders>
            <w:shd w:val="clear" w:color="auto" w:fill="auto"/>
            <w:vAlign w:val="center"/>
            <w:hideMark/>
          </w:tcPr>
          <w:p w14:paraId="4A469E9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description</w:t>
            </w:r>
          </w:p>
        </w:tc>
        <w:tc>
          <w:tcPr>
            <w:tcW w:w="4678" w:type="dxa"/>
            <w:tcBorders>
              <w:top w:val="nil"/>
              <w:left w:val="nil"/>
              <w:bottom w:val="single" w:sz="4" w:space="0" w:color="auto"/>
              <w:right w:val="single" w:sz="4" w:space="0" w:color="auto"/>
            </w:tcBorders>
            <w:shd w:val="clear" w:color="auto" w:fill="auto"/>
            <w:noWrap/>
            <w:vAlign w:val="center"/>
            <w:hideMark/>
          </w:tcPr>
          <w:p w14:paraId="123EA6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7ACA9FC" w14:textId="77777777" w:rsidTr="00023739">
        <w:trPr>
          <w:trHeight w:val="1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59BFE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状態</w:t>
            </w:r>
          </w:p>
        </w:tc>
        <w:tc>
          <w:tcPr>
            <w:tcW w:w="3075" w:type="dxa"/>
            <w:tcBorders>
              <w:top w:val="nil"/>
              <w:left w:val="nil"/>
              <w:bottom w:val="single" w:sz="4" w:space="0" w:color="auto"/>
              <w:right w:val="single" w:sz="4" w:space="0" w:color="auto"/>
            </w:tcBorders>
            <w:shd w:val="clear" w:color="auto" w:fill="auto"/>
            <w:vAlign w:val="center"/>
            <w:hideMark/>
          </w:tcPr>
          <w:p w14:paraId="4F2450E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F412A3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1FCD6C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itemCondition</w:t>
            </w:r>
          </w:p>
        </w:tc>
        <w:tc>
          <w:tcPr>
            <w:tcW w:w="4678" w:type="dxa"/>
            <w:tcBorders>
              <w:top w:val="nil"/>
              <w:left w:val="nil"/>
              <w:bottom w:val="single" w:sz="4" w:space="0" w:color="auto"/>
              <w:right w:val="single" w:sz="4" w:space="0" w:color="auto"/>
            </w:tcBorders>
            <w:shd w:val="clear" w:color="auto" w:fill="auto"/>
            <w:noWrap/>
            <w:vAlign w:val="center"/>
            <w:hideMark/>
          </w:tcPr>
          <w:p w14:paraId="1BC8212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5C3DEFB" w14:textId="77777777" w:rsidTr="00023739">
        <w:trPr>
          <w:trHeight w:val="6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021A10" w14:textId="77777777" w:rsidR="00023739" w:rsidRPr="00A27747" w:rsidRDefault="00023739" w:rsidP="00023739">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設備住所</w:t>
            </w:r>
          </w:p>
        </w:tc>
        <w:tc>
          <w:tcPr>
            <w:tcW w:w="3075" w:type="dxa"/>
            <w:tcBorders>
              <w:top w:val="nil"/>
              <w:left w:val="nil"/>
              <w:bottom w:val="single" w:sz="4" w:space="0" w:color="auto"/>
              <w:right w:val="single" w:sz="4" w:space="0" w:color="auto"/>
            </w:tcBorders>
            <w:shd w:val="clear" w:color="auto" w:fill="auto"/>
            <w:vAlign w:val="center"/>
            <w:hideMark/>
          </w:tcPr>
          <w:p w14:paraId="79AEB8C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EF3390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(gml:boundedby)</w:t>
            </w:r>
          </w:p>
        </w:tc>
        <w:tc>
          <w:tcPr>
            <w:tcW w:w="2126" w:type="dxa"/>
            <w:tcBorders>
              <w:top w:val="nil"/>
              <w:left w:val="nil"/>
              <w:bottom w:val="single" w:sz="4" w:space="0" w:color="auto"/>
              <w:right w:val="single" w:sz="4" w:space="0" w:color="auto"/>
            </w:tcBorders>
            <w:shd w:val="clear" w:color="auto" w:fill="auto"/>
            <w:vAlign w:val="center"/>
            <w:hideMark/>
          </w:tcPr>
          <w:p w14:paraId="13E09FB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B5ACEFF" w14:textId="66235C61"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023739" w:rsidRPr="00A27747" w14:paraId="18817A96" w14:textId="77777777" w:rsidTr="00023739">
        <w:trPr>
          <w:trHeight w:val="2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4E34E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サービス曜日</w:t>
            </w:r>
          </w:p>
        </w:tc>
        <w:tc>
          <w:tcPr>
            <w:tcW w:w="3075" w:type="dxa"/>
            <w:tcBorders>
              <w:top w:val="nil"/>
              <w:left w:val="nil"/>
              <w:bottom w:val="single" w:sz="4" w:space="0" w:color="auto"/>
              <w:right w:val="single" w:sz="4" w:space="0" w:color="auto"/>
            </w:tcBorders>
            <w:shd w:val="clear" w:color="auto" w:fill="auto"/>
            <w:vAlign w:val="center"/>
            <w:hideMark/>
          </w:tcPr>
          <w:p w14:paraId="1151379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3CEB7B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5C6A6D6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9F3C96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93C5E2B" w14:textId="77777777" w:rsidTr="00023739">
        <w:trPr>
          <w:trHeight w:val="14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48992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開始時刻</w:t>
            </w:r>
          </w:p>
        </w:tc>
        <w:tc>
          <w:tcPr>
            <w:tcW w:w="3075" w:type="dxa"/>
            <w:tcBorders>
              <w:top w:val="nil"/>
              <w:left w:val="nil"/>
              <w:bottom w:val="single" w:sz="4" w:space="0" w:color="auto"/>
              <w:right w:val="single" w:sz="4" w:space="0" w:color="auto"/>
            </w:tcBorders>
            <w:shd w:val="clear" w:color="auto" w:fill="auto"/>
            <w:vAlign w:val="center"/>
            <w:hideMark/>
          </w:tcPr>
          <w:p w14:paraId="0E27F35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DAE19D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B22BF9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F1C3C2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B3F4DE" w14:textId="77777777" w:rsidTr="00023739">
        <w:trPr>
          <w:trHeight w:val="2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F53B5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終了時刻</w:t>
            </w:r>
          </w:p>
        </w:tc>
        <w:tc>
          <w:tcPr>
            <w:tcW w:w="3075" w:type="dxa"/>
            <w:tcBorders>
              <w:top w:val="nil"/>
              <w:left w:val="nil"/>
              <w:bottom w:val="single" w:sz="4" w:space="0" w:color="auto"/>
              <w:right w:val="single" w:sz="4" w:space="0" w:color="auto"/>
            </w:tcBorders>
            <w:shd w:val="clear" w:color="auto" w:fill="auto"/>
            <w:vAlign w:val="center"/>
            <w:hideMark/>
          </w:tcPr>
          <w:p w14:paraId="39F32AE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0C21B77"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71A4708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C7D019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7D7946F" w14:textId="77777777" w:rsidTr="00023739">
        <w:trPr>
          <w:trHeight w:val="16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C5ED1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日時備考</w:t>
            </w:r>
          </w:p>
        </w:tc>
        <w:tc>
          <w:tcPr>
            <w:tcW w:w="3075" w:type="dxa"/>
            <w:tcBorders>
              <w:top w:val="nil"/>
              <w:left w:val="nil"/>
              <w:bottom w:val="single" w:sz="4" w:space="0" w:color="auto"/>
              <w:right w:val="single" w:sz="4" w:space="0" w:color="auto"/>
            </w:tcBorders>
            <w:shd w:val="clear" w:color="auto" w:fill="auto"/>
            <w:vAlign w:val="center"/>
            <w:hideMark/>
          </w:tcPr>
          <w:p w14:paraId="50269D7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474E5E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3A3D34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EED7CB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1C21E773" w14:textId="77777777" w:rsidTr="00023739">
        <w:trPr>
          <w:trHeight w:val="11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659A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3075" w:type="dxa"/>
            <w:tcBorders>
              <w:top w:val="nil"/>
              <w:left w:val="nil"/>
              <w:bottom w:val="single" w:sz="4" w:space="0" w:color="auto"/>
              <w:right w:val="single" w:sz="4" w:space="0" w:color="auto"/>
            </w:tcBorders>
            <w:shd w:val="clear" w:color="auto" w:fill="auto"/>
            <w:vAlign w:val="center"/>
            <w:hideMark/>
          </w:tcPr>
          <w:p w14:paraId="0589B10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0E59728D"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88C3B4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4678" w:type="dxa"/>
            <w:tcBorders>
              <w:top w:val="nil"/>
              <w:left w:val="nil"/>
              <w:bottom w:val="single" w:sz="4" w:space="0" w:color="auto"/>
              <w:right w:val="single" w:sz="4" w:space="0" w:color="auto"/>
            </w:tcBorders>
            <w:shd w:val="clear" w:color="auto" w:fill="auto"/>
            <w:noWrap/>
            <w:vAlign w:val="center"/>
            <w:hideMark/>
          </w:tcPr>
          <w:p w14:paraId="56C9F0A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4BAEF04C" w14:textId="77777777" w:rsidTr="00023739">
        <w:trPr>
          <w:trHeight w:val="1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8E3C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c>
          <w:tcPr>
            <w:tcW w:w="3075" w:type="dxa"/>
            <w:tcBorders>
              <w:top w:val="nil"/>
              <w:left w:val="nil"/>
              <w:bottom w:val="single" w:sz="4" w:space="0" w:color="auto"/>
              <w:right w:val="single" w:sz="4" w:space="0" w:color="auto"/>
            </w:tcBorders>
            <w:shd w:val="clear" w:color="auto" w:fill="auto"/>
            <w:vAlign w:val="center"/>
            <w:hideMark/>
          </w:tcPr>
          <w:p w14:paraId="5F06D0D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3876F0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DBB10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C797CA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24E118E9" w14:textId="77777777" w:rsidTr="00023739">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57C3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連絡先情報</w:t>
            </w:r>
          </w:p>
        </w:tc>
        <w:tc>
          <w:tcPr>
            <w:tcW w:w="3075" w:type="dxa"/>
            <w:tcBorders>
              <w:top w:val="nil"/>
              <w:left w:val="nil"/>
              <w:bottom w:val="single" w:sz="4" w:space="0" w:color="auto"/>
              <w:right w:val="single" w:sz="4" w:space="0" w:color="auto"/>
            </w:tcBorders>
            <w:shd w:val="clear" w:color="auto" w:fill="auto"/>
            <w:vAlign w:val="center"/>
            <w:hideMark/>
          </w:tcPr>
          <w:p w14:paraId="31BAECF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B21DF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D8CEE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2B1AA5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C527E65" w14:textId="77777777" w:rsidTr="00023739">
        <w:trPr>
          <w:trHeight w:val="488"/>
        </w:trPr>
        <w:tc>
          <w:tcPr>
            <w:tcW w:w="0" w:type="auto"/>
            <w:tcBorders>
              <w:top w:val="nil"/>
              <w:left w:val="nil"/>
              <w:bottom w:val="nil"/>
              <w:right w:val="nil"/>
            </w:tcBorders>
            <w:shd w:val="clear" w:color="auto" w:fill="auto"/>
            <w:noWrap/>
            <w:vAlign w:val="center"/>
            <w:hideMark/>
          </w:tcPr>
          <w:p w14:paraId="6A8570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付記事項</w:t>
            </w:r>
          </w:p>
        </w:tc>
        <w:tc>
          <w:tcPr>
            <w:tcW w:w="3075" w:type="dxa"/>
            <w:tcBorders>
              <w:top w:val="nil"/>
              <w:left w:val="nil"/>
              <w:bottom w:val="nil"/>
              <w:right w:val="nil"/>
            </w:tcBorders>
            <w:shd w:val="clear" w:color="auto" w:fill="auto"/>
            <w:vAlign w:val="center"/>
            <w:hideMark/>
          </w:tcPr>
          <w:p w14:paraId="1C4506E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equipmentが定義されているが工場設備を対象にしている</w:t>
            </w:r>
          </w:p>
        </w:tc>
        <w:tc>
          <w:tcPr>
            <w:tcW w:w="3119" w:type="dxa"/>
            <w:tcBorders>
              <w:top w:val="nil"/>
              <w:left w:val="nil"/>
              <w:bottom w:val="nil"/>
              <w:right w:val="nil"/>
            </w:tcBorders>
            <w:shd w:val="clear" w:color="auto" w:fill="auto"/>
            <w:vAlign w:val="center"/>
            <w:hideMark/>
          </w:tcPr>
          <w:p w14:paraId="1F264F4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都市関連設備が中心である</w:t>
            </w:r>
          </w:p>
        </w:tc>
        <w:tc>
          <w:tcPr>
            <w:tcW w:w="2126" w:type="dxa"/>
            <w:tcBorders>
              <w:top w:val="nil"/>
              <w:left w:val="nil"/>
              <w:bottom w:val="nil"/>
              <w:right w:val="nil"/>
            </w:tcBorders>
            <w:shd w:val="clear" w:color="auto" w:fill="auto"/>
            <w:vAlign w:val="center"/>
            <w:hideMark/>
          </w:tcPr>
          <w:p w14:paraId="1BBCAA6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製品が対象であり、場所の定義がない</w:t>
            </w:r>
          </w:p>
        </w:tc>
        <w:tc>
          <w:tcPr>
            <w:tcW w:w="4678" w:type="dxa"/>
            <w:tcBorders>
              <w:top w:val="nil"/>
              <w:left w:val="nil"/>
              <w:bottom w:val="nil"/>
              <w:right w:val="nil"/>
            </w:tcBorders>
            <w:shd w:val="clear" w:color="auto" w:fill="auto"/>
            <w:noWrap/>
            <w:vAlign w:val="center"/>
            <w:hideMark/>
          </w:tcPr>
          <w:p w14:paraId="2FE1965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
        </w:tc>
      </w:tr>
    </w:tbl>
    <w:p w14:paraId="3456C261" w14:textId="42AF4A31" w:rsidR="00A27747" w:rsidRPr="00A27747" w:rsidRDefault="00023739">
      <w:pPr>
        <w:pStyle w:val="22"/>
      </w:pPr>
      <w:r>
        <w:rPr>
          <w:rFonts w:hint="eastAsia"/>
        </w:rPr>
        <w:lastRenderedPageBreak/>
        <w:t xml:space="preserve">　</w:t>
      </w:r>
      <w:bookmarkStart w:id="235" w:name="_Toc103600107"/>
      <w:r>
        <w:rPr>
          <w:rFonts w:hint="eastAsia"/>
        </w:rPr>
        <w:t>イベント</w:t>
      </w:r>
      <w:bookmarkEnd w:id="235"/>
    </w:p>
    <w:p w14:paraId="278B7B93" w14:textId="1A9F9C67"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2198"/>
        <w:gridCol w:w="2730"/>
        <w:gridCol w:w="3147"/>
        <w:gridCol w:w="2835"/>
        <w:gridCol w:w="3738"/>
      </w:tblGrid>
      <w:tr w:rsidR="00023739" w:rsidRPr="00023739" w14:paraId="029B716B" w14:textId="77777777" w:rsidTr="00017899">
        <w:trPr>
          <w:trHeight w:val="328"/>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EDFAA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本データモデル</w:t>
            </w:r>
          </w:p>
        </w:tc>
        <w:tc>
          <w:tcPr>
            <w:tcW w:w="0" w:type="auto"/>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5A866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w:t>
            </w:r>
          </w:p>
        </w:tc>
        <w:tc>
          <w:tcPr>
            <w:tcW w:w="314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87793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E5126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schema.org</w:t>
            </w:r>
          </w:p>
        </w:tc>
        <w:tc>
          <w:tcPr>
            <w:tcW w:w="375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5A4E22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備考</w:t>
            </w:r>
          </w:p>
        </w:tc>
      </w:tr>
      <w:tr w:rsidR="00023739" w:rsidRPr="00023739" w14:paraId="2EDE2C68" w14:textId="77777777" w:rsidTr="00017899">
        <w:trPr>
          <w:trHeight w:val="92"/>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5ACB2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w:t>
            </w:r>
          </w:p>
        </w:tc>
        <w:tc>
          <w:tcPr>
            <w:tcW w:w="0" w:type="auto"/>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63029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14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0C45D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なし</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835AF8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75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1E9AAC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33CDC7" w14:textId="77777777" w:rsidTr="00017899">
        <w:trPr>
          <w:trHeight w:val="167"/>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C5A4BE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イベント名</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4F1F9B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single" w:sz="12" w:space="0" w:color="auto"/>
              <w:left w:val="nil"/>
              <w:bottom w:val="single" w:sz="4" w:space="0" w:color="auto"/>
              <w:right w:val="single" w:sz="4" w:space="0" w:color="auto"/>
            </w:tcBorders>
            <w:shd w:val="clear" w:color="auto" w:fill="auto"/>
            <w:noWrap/>
            <w:vAlign w:val="center"/>
            <w:hideMark/>
          </w:tcPr>
          <w:p w14:paraId="0A8F77F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3CFA07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single" w:sz="12" w:space="0" w:color="auto"/>
              <w:left w:val="nil"/>
              <w:bottom w:val="single" w:sz="4" w:space="0" w:color="auto"/>
              <w:right w:val="single" w:sz="4" w:space="0" w:color="auto"/>
            </w:tcBorders>
            <w:shd w:val="clear" w:color="auto" w:fill="auto"/>
            <w:vAlign w:val="center"/>
            <w:hideMark/>
          </w:tcPr>
          <w:p w14:paraId="5F0F476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4500FF"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6A397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イベント名（カナ）</w:t>
            </w:r>
          </w:p>
        </w:tc>
        <w:tc>
          <w:tcPr>
            <w:tcW w:w="0" w:type="auto"/>
            <w:tcBorders>
              <w:top w:val="nil"/>
              <w:left w:val="nil"/>
              <w:bottom w:val="single" w:sz="4" w:space="0" w:color="auto"/>
              <w:right w:val="single" w:sz="4" w:space="0" w:color="auto"/>
            </w:tcBorders>
            <w:shd w:val="clear" w:color="auto" w:fill="auto"/>
            <w:noWrap/>
            <w:vAlign w:val="center"/>
            <w:hideMark/>
          </w:tcPr>
          <w:p w14:paraId="542A57F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77DE6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4116C3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1B714A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287D8E9" w14:textId="77777777" w:rsidTr="00023739">
        <w:trPr>
          <w:trHeight w:val="1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441C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イベント名（英字）</w:t>
            </w:r>
          </w:p>
        </w:tc>
        <w:tc>
          <w:tcPr>
            <w:tcW w:w="0" w:type="auto"/>
            <w:tcBorders>
              <w:top w:val="nil"/>
              <w:left w:val="nil"/>
              <w:bottom w:val="single" w:sz="4" w:space="0" w:color="auto"/>
              <w:right w:val="single" w:sz="4" w:space="0" w:color="auto"/>
            </w:tcBorders>
            <w:shd w:val="clear" w:color="auto" w:fill="auto"/>
            <w:noWrap/>
            <w:vAlign w:val="center"/>
            <w:hideMark/>
          </w:tcPr>
          <w:p w14:paraId="3DFF15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DEAE96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085E0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340BC4C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35ACF5"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99305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言語コード</w:t>
            </w:r>
          </w:p>
        </w:tc>
        <w:tc>
          <w:tcPr>
            <w:tcW w:w="0" w:type="auto"/>
            <w:tcBorders>
              <w:top w:val="nil"/>
              <w:left w:val="nil"/>
              <w:bottom w:val="single" w:sz="4" w:space="0" w:color="auto"/>
              <w:right w:val="single" w:sz="4" w:space="0" w:color="auto"/>
            </w:tcBorders>
            <w:shd w:val="clear" w:color="auto" w:fill="auto"/>
            <w:noWrap/>
            <w:vAlign w:val="center"/>
            <w:hideMark/>
          </w:tcPr>
          <w:p w14:paraId="3FE087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language</w:t>
            </w:r>
          </w:p>
        </w:tc>
        <w:tc>
          <w:tcPr>
            <w:tcW w:w="3147" w:type="dxa"/>
            <w:tcBorders>
              <w:top w:val="nil"/>
              <w:left w:val="nil"/>
              <w:bottom w:val="single" w:sz="4" w:space="0" w:color="auto"/>
              <w:right w:val="single" w:sz="4" w:space="0" w:color="auto"/>
            </w:tcBorders>
            <w:shd w:val="clear" w:color="auto" w:fill="auto"/>
            <w:noWrap/>
            <w:vAlign w:val="center"/>
            <w:hideMark/>
          </w:tcPr>
          <w:p w14:paraId="23C193F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45589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inLanguage</w:t>
            </w:r>
          </w:p>
        </w:tc>
        <w:tc>
          <w:tcPr>
            <w:tcW w:w="3758" w:type="dxa"/>
            <w:tcBorders>
              <w:top w:val="nil"/>
              <w:left w:val="nil"/>
              <w:bottom w:val="single" w:sz="4" w:space="0" w:color="auto"/>
              <w:right w:val="single" w:sz="4" w:space="0" w:color="auto"/>
            </w:tcBorders>
            <w:shd w:val="clear" w:color="auto" w:fill="auto"/>
            <w:vAlign w:val="center"/>
            <w:hideMark/>
          </w:tcPr>
          <w:p w14:paraId="707C4A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685BB2D" w14:textId="77777777" w:rsidTr="00023739">
        <w:trPr>
          <w:trHeight w:val="23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3917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イベント通称</w:t>
            </w:r>
          </w:p>
        </w:tc>
        <w:tc>
          <w:tcPr>
            <w:tcW w:w="0" w:type="auto"/>
            <w:tcBorders>
              <w:top w:val="nil"/>
              <w:left w:val="nil"/>
              <w:bottom w:val="single" w:sz="4" w:space="0" w:color="auto"/>
              <w:right w:val="single" w:sz="4" w:space="0" w:color="auto"/>
            </w:tcBorders>
            <w:shd w:val="clear" w:color="auto" w:fill="auto"/>
            <w:noWrap/>
            <w:vAlign w:val="center"/>
            <w:hideMark/>
          </w:tcPr>
          <w:p w14:paraId="7A40FA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147" w:type="dxa"/>
            <w:tcBorders>
              <w:top w:val="nil"/>
              <w:left w:val="nil"/>
              <w:bottom w:val="single" w:sz="4" w:space="0" w:color="auto"/>
              <w:right w:val="single" w:sz="4" w:space="0" w:color="auto"/>
            </w:tcBorders>
            <w:shd w:val="clear" w:color="auto" w:fill="auto"/>
            <w:noWrap/>
            <w:vAlign w:val="center"/>
            <w:hideMark/>
          </w:tcPr>
          <w:p w14:paraId="29C7E3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45D82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758" w:type="dxa"/>
            <w:tcBorders>
              <w:top w:val="nil"/>
              <w:left w:val="nil"/>
              <w:bottom w:val="single" w:sz="4" w:space="0" w:color="auto"/>
              <w:right w:val="single" w:sz="4" w:space="0" w:color="auto"/>
            </w:tcBorders>
            <w:shd w:val="clear" w:color="auto" w:fill="auto"/>
            <w:vAlign w:val="center"/>
            <w:hideMark/>
          </w:tcPr>
          <w:p w14:paraId="425A8A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49EA41B" w14:textId="77777777" w:rsidTr="00023739">
        <w:trPr>
          <w:trHeight w:val="13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6A820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サブタイトル</w:t>
            </w:r>
          </w:p>
        </w:tc>
        <w:tc>
          <w:tcPr>
            <w:tcW w:w="0" w:type="auto"/>
            <w:tcBorders>
              <w:top w:val="nil"/>
              <w:left w:val="nil"/>
              <w:bottom w:val="single" w:sz="4" w:space="0" w:color="auto"/>
              <w:right w:val="single" w:sz="4" w:space="0" w:color="auto"/>
            </w:tcBorders>
            <w:shd w:val="clear" w:color="auto" w:fill="auto"/>
            <w:noWrap/>
            <w:vAlign w:val="center"/>
            <w:hideMark/>
          </w:tcPr>
          <w:p w14:paraId="580AB7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slogan</w:t>
            </w:r>
          </w:p>
        </w:tc>
        <w:tc>
          <w:tcPr>
            <w:tcW w:w="3147" w:type="dxa"/>
            <w:tcBorders>
              <w:top w:val="nil"/>
              <w:left w:val="nil"/>
              <w:bottom w:val="single" w:sz="4" w:space="0" w:color="auto"/>
              <w:right w:val="single" w:sz="4" w:space="0" w:color="auto"/>
            </w:tcBorders>
            <w:shd w:val="clear" w:color="auto" w:fill="auto"/>
            <w:noWrap/>
            <w:vAlign w:val="center"/>
            <w:hideMark/>
          </w:tcPr>
          <w:p w14:paraId="2E1C97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9E0A1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99D5A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8F98EE0" w14:textId="77777777" w:rsidTr="00023739">
        <w:trPr>
          <w:trHeight w:val="2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0A48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概要</w:t>
            </w:r>
          </w:p>
        </w:tc>
        <w:tc>
          <w:tcPr>
            <w:tcW w:w="0" w:type="auto"/>
            <w:tcBorders>
              <w:top w:val="nil"/>
              <w:left w:val="nil"/>
              <w:bottom w:val="single" w:sz="4" w:space="0" w:color="auto"/>
              <w:right w:val="single" w:sz="4" w:space="0" w:color="auto"/>
            </w:tcBorders>
            <w:shd w:val="clear" w:color="auto" w:fill="auto"/>
            <w:noWrap/>
            <w:vAlign w:val="center"/>
            <w:hideMark/>
          </w:tcPr>
          <w:p w14:paraId="0691BB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FD519B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D48673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about</w:t>
            </w:r>
          </w:p>
        </w:tc>
        <w:tc>
          <w:tcPr>
            <w:tcW w:w="3758" w:type="dxa"/>
            <w:tcBorders>
              <w:top w:val="nil"/>
              <w:left w:val="nil"/>
              <w:bottom w:val="single" w:sz="4" w:space="0" w:color="auto"/>
              <w:right w:val="single" w:sz="4" w:space="0" w:color="auto"/>
            </w:tcBorders>
            <w:shd w:val="clear" w:color="auto" w:fill="auto"/>
            <w:vAlign w:val="center"/>
            <w:hideMark/>
          </w:tcPr>
          <w:p w14:paraId="6DAD35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CE1CD9"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AE47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364A9E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147" w:type="dxa"/>
            <w:tcBorders>
              <w:top w:val="nil"/>
              <w:left w:val="nil"/>
              <w:bottom w:val="single" w:sz="4" w:space="0" w:color="auto"/>
              <w:right w:val="single" w:sz="4" w:space="0" w:color="auto"/>
            </w:tcBorders>
            <w:shd w:val="clear" w:color="auto" w:fill="auto"/>
            <w:noWrap/>
            <w:vAlign w:val="center"/>
            <w:hideMark/>
          </w:tcPr>
          <w:p w14:paraId="67A8460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D93EBD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758" w:type="dxa"/>
            <w:tcBorders>
              <w:top w:val="nil"/>
              <w:left w:val="nil"/>
              <w:bottom w:val="single" w:sz="4" w:space="0" w:color="auto"/>
              <w:right w:val="single" w:sz="4" w:space="0" w:color="auto"/>
            </w:tcBorders>
            <w:shd w:val="clear" w:color="auto" w:fill="auto"/>
            <w:vAlign w:val="center"/>
            <w:hideMark/>
          </w:tcPr>
          <w:p w14:paraId="6ECA5F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F6C9B2B" w14:textId="77777777" w:rsidTr="00023739">
        <w:trPr>
          <w:trHeight w:val="5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359B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サブイベント</w:t>
            </w:r>
          </w:p>
        </w:tc>
        <w:tc>
          <w:tcPr>
            <w:tcW w:w="0" w:type="auto"/>
            <w:tcBorders>
              <w:top w:val="nil"/>
              <w:left w:val="nil"/>
              <w:bottom w:val="single" w:sz="4" w:space="0" w:color="auto"/>
              <w:right w:val="single" w:sz="4" w:space="0" w:color="auto"/>
            </w:tcBorders>
            <w:shd w:val="clear" w:color="auto" w:fill="auto"/>
            <w:noWrap/>
            <w:vAlign w:val="center"/>
            <w:hideMark/>
          </w:tcPr>
          <w:p w14:paraId="6D999D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147" w:type="dxa"/>
            <w:tcBorders>
              <w:top w:val="nil"/>
              <w:left w:val="nil"/>
              <w:bottom w:val="single" w:sz="4" w:space="0" w:color="auto"/>
              <w:right w:val="single" w:sz="4" w:space="0" w:color="auto"/>
            </w:tcBorders>
            <w:shd w:val="clear" w:color="auto" w:fill="auto"/>
            <w:noWrap/>
            <w:vAlign w:val="center"/>
            <w:hideMark/>
          </w:tcPr>
          <w:p w14:paraId="3930116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4197E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758" w:type="dxa"/>
            <w:tcBorders>
              <w:top w:val="nil"/>
              <w:left w:val="nil"/>
              <w:bottom w:val="single" w:sz="4" w:space="0" w:color="auto"/>
              <w:right w:val="single" w:sz="4" w:space="0" w:color="auto"/>
            </w:tcBorders>
            <w:shd w:val="clear" w:color="auto" w:fill="auto"/>
            <w:vAlign w:val="center"/>
            <w:hideMark/>
          </w:tcPr>
          <w:p w14:paraId="61150B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Model、schema.orgともに上位イベントのデータ項目も持つ</w:t>
            </w:r>
          </w:p>
        </w:tc>
      </w:tr>
      <w:tr w:rsidR="00023739" w:rsidRPr="00023739" w14:paraId="5CF07DAF"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89C5D9"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イベント種類</w:t>
            </w:r>
          </w:p>
        </w:tc>
        <w:tc>
          <w:tcPr>
            <w:tcW w:w="0" w:type="auto"/>
            <w:tcBorders>
              <w:top w:val="nil"/>
              <w:left w:val="nil"/>
              <w:bottom w:val="single" w:sz="4" w:space="0" w:color="auto"/>
              <w:right w:val="single" w:sz="4" w:space="0" w:color="auto"/>
            </w:tcBorders>
            <w:shd w:val="clear" w:color="auto" w:fill="auto"/>
            <w:noWrap/>
            <w:vAlign w:val="center"/>
            <w:hideMark/>
          </w:tcPr>
          <w:p w14:paraId="3477C7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subCategory</w:t>
            </w:r>
          </w:p>
        </w:tc>
        <w:tc>
          <w:tcPr>
            <w:tcW w:w="3147" w:type="dxa"/>
            <w:tcBorders>
              <w:top w:val="nil"/>
              <w:left w:val="nil"/>
              <w:bottom w:val="single" w:sz="4" w:space="0" w:color="auto"/>
              <w:right w:val="single" w:sz="4" w:space="0" w:color="auto"/>
            </w:tcBorders>
            <w:shd w:val="clear" w:color="auto" w:fill="auto"/>
            <w:noWrap/>
            <w:vAlign w:val="center"/>
            <w:hideMark/>
          </w:tcPr>
          <w:p w14:paraId="72392F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F1A9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FF09E2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0CF921D" w14:textId="77777777" w:rsidTr="00023739">
        <w:trPr>
          <w:trHeight w:val="33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1286E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詳細</w:t>
            </w:r>
            <w:r w:rsidRPr="00197D23">
              <w:rPr>
                <w:rFonts w:ascii="游ゴシック" w:eastAsia="游ゴシック" w:hAnsi="游ゴシック" w:cs="ＭＳ Ｐゴシック"/>
                <w:b/>
                <w:bCs/>
                <w:color w:val="000000"/>
                <w:kern w:val="0"/>
                <w:sz w:val="20"/>
                <w:szCs w:val="20"/>
              </w:rPr>
              <w:t>URL</w:t>
            </w:r>
          </w:p>
        </w:tc>
        <w:tc>
          <w:tcPr>
            <w:tcW w:w="0" w:type="auto"/>
            <w:tcBorders>
              <w:top w:val="nil"/>
              <w:left w:val="nil"/>
              <w:bottom w:val="single" w:sz="4" w:space="0" w:color="auto"/>
              <w:right w:val="single" w:sz="4" w:space="0" w:color="auto"/>
            </w:tcBorders>
            <w:shd w:val="clear" w:color="auto" w:fill="auto"/>
            <w:noWrap/>
            <w:vAlign w:val="center"/>
            <w:hideMark/>
          </w:tcPr>
          <w:p w14:paraId="0ECE2E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webSite</w:t>
            </w:r>
          </w:p>
        </w:tc>
        <w:tc>
          <w:tcPr>
            <w:tcW w:w="3147" w:type="dxa"/>
            <w:tcBorders>
              <w:top w:val="nil"/>
              <w:left w:val="nil"/>
              <w:bottom w:val="single" w:sz="4" w:space="0" w:color="auto"/>
              <w:right w:val="single" w:sz="4" w:space="0" w:color="auto"/>
            </w:tcBorders>
            <w:shd w:val="clear" w:color="auto" w:fill="auto"/>
            <w:noWrap/>
            <w:vAlign w:val="center"/>
            <w:hideMark/>
          </w:tcPr>
          <w:p w14:paraId="16CA66C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6560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mainEntityOfPage</w:t>
            </w:r>
          </w:p>
        </w:tc>
        <w:tc>
          <w:tcPr>
            <w:tcW w:w="3758" w:type="dxa"/>
            <w:tcBorders>
              <w:top w:val="nil"/>
              <w:left w:val="nil"/>
              <w:bottom w:val="single" w:sz="4" w:space="0" w:color="auto"/>
              <w:right w:val="single" w:sz="4" w:space="0" w:color="auto"/>
            </w:tcBorders>
            <w:shd w:val="clear" w:color="auto" w:fill="auto"/>
            <w:vAlign w:val="center"/>
            <w:hideMark/>
          </w:tcPr>
          <w:p w14:paraId="52B04E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090453F" w14:textId="77777777" w:rsidTr="00023739">
        <w:trPr>
          <w:trHeight w:val="2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2544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コンテンツURL</w:t>
            </w:r>
          </w:p>
        </w:tc>
        <w:tc>
          <w:tcPr>
            <w:tcW w:w="0" w:type="auto"/>
            <w:tcBorders>
              <w:top w:val="nil"/>
              <w:left w:val="nil"/>
              <w:bottom w:val="single" w:sz="4" w:space="0" w:color="auto"/>
              <w:right w:val="single" w:sz="4" w:space="0" w:color="auto"/>
            </w:tcBorders>
            <w:shd w:val="clear" w:color="auto" w:fill="auto"/>
            <w:noWrap/>
            <w:vAlign w:val="center"/>
            <w:hideMark/>
          </w:tcPr>
          <w:p w14:paraId="1EB2133B" w14:textId="77777777" w:rsidR="00023739" w:rsidRPr="00023739" w:rsidRDefault="00023739" w:rsidP="00023739">
            <w:pPr>
              <w:widowControl/>
              <w:jc w:val="left"/>
              <w:rPr>
                <w:rFonts w:ascii="游ゴシック" w:eastAsia="游ゴシック" w:hAnsi="游ゴシック" w:cs="ＭＳ Ｐゴシック"/>
                <w:color w:val="24292F"/>
                <w:kern w:val="0"/>
                <w:sz w:val="20"/>
                <w:szCs w:val="20"/>
              </w:rPr>
            </w:pPr>
            <w:r w:rsidRPr="00023739">
              <w:rPr>
                <w:rFonts w:ascii="游ゴシック" w:eastAsia="游ゴシック" w:hAnsi="游ゴシック" w:cs="ＭＳ Ｐゴシック" w:hint="eastAsia"/>
                <w:color w:val="24292F"/>
                <w:kern w:val="0"/>
                <w:sz w:val="20"/>
                <w:szCs w:val="20"/>
              </w:rPr>
              <w:t>contentURL</w:t>
            </w:r>
          </w:p>
        </w:tc>
        <w:tc>
          <w:tcPr>
            <w:tcW w:w="3147" w:type="dxa"/>
            <w:tcBorders>
              <w:top w:val="nil"/>
              <w:left w:val="nil"/>
              <w:bottom w:val="single" w:sz="4" w:space="0" w:color="auto"/>
              <w:right w:val="single" w:sz="4" w:space="0" w:color="auto"/>
            </w:tcBorders>
            <w:shd w:val="clear" w:color="auto" w:fill="auto"/>
            <w:noWrap/>
            <w:vAlign w:val="center"/>
            <w:hideMark/>
          </w:tcPr>
          <w:p w14:paraId="30986E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E6AE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6BBE0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7724E8"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BD3D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状態</w:t>
            </w:r>
          </w:p>
        </w:tc>
        <w:tc>
          <w:tcPr>
            <w:tcW w:w="0" w:type="auto"/>
            <w:tcBorders>
              <w:top w:val="nil"/>
              <w:left w:val="nil"/>
              <w:bottom w:val="single" w:sz="4" w:space="0" w:color="auto"/>
              <w:right w:val="single" w:sz="4" w:space="0" w:color="auto"/>
            </w:tcBorders>
            <w:shd w:val="clear" w:color="auto" w:fill="auto"/>
            <w:noWrap/>
            <w:vAlign w:val="center"/>
            <w:hideMark/>
          </w:tcPr>
          <w:p w14:paraId="5BEE54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147" w:type="dxa"/>
            <w:tcBorders>
              <w:top w:val="nil"/>
              <w:left w:val="nil"/>
              <w:bottom w:val="single" w:sz="4" w:space="0" w:color="auto"/>
              <w:right w:val="single" w:sz="4" w:space="0" w:color="auto"/>
            </w:tcBorders>
            <w:shd w:val="clear" w:color="auto" w:fill="auto"/>
            <w:noWrap/>
            <w:vAlign w:val="center"/>
            <w:hideMark/>
          </w:tcPr>
          <w:p w14:paraId="612731F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7B514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758" w:type="dxa"/>
            <w:tcBorders>
              <w:top w:val="nil"/>
              <w:left w:val="nil"/>
              <w:bottom w:val="single" w:sz="4" w:space="0" w:color="auto"/>
              <w:right w:val="single" w:sz="4" w:space="0" w:color="auto"/>
            </w:tcBorders>
            <w:shd w:val="clear" w:color="auto" w:fill="auto"/>
            <w:vAlign w:val="center"/>
            <w:hideMark/>
          </w:tcPr>
          <w:p w14:paraId="38E0FDD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2749760"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F9F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キーワード</w:t>
            </w:r>
          </w:p>
        </w:tc>
        <w:tc>
          <w:tcPr>
            <w:tcW w:w="0" w:type="auto"/>
            <w:tcBorders>
              <w:top w:val="nil"/>
              <w:left w:val="nil"/>
              <w:bottom w:val="single" w:sz="4" w:space="0" w:color="auto"/>
              <w:right w:val="single" w:sz="4" w:space="0" w:color="auto"/>
            </w:tcBorders>
            <w:shd w:val="clear" w:color="auto" w:fill="auto"/>
            <w:noWrap/>
            <w:vAlign w:val="center"/>
            <w:hideMark/>
          </w:tcPr>
          <w:p w14:paraId="3319E1A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2F2A3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85AAE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keywords</w:t>
            </w:r>
          </w:p>
        </w:tc>
        <w:tc>
          <w:tcPr>
            <w:tcW w:w="3758" w:type="dxa"/>
            <w:tcBorders>
              <w:top w:val="nil"/>
              <w:left w:val="nil"/>
              <w:bottom w:val="single" w:sz="4" w:space="0" w:color="auto"/>
              <w:right w:val="single" w:sz="4" w:space="0" w:color="auto"/>
            </w:tcBorders>
            <w:shd w:val="clear" w:color="auto" w:fill="auto"/>
            <w:vAlign w:val="center"/>
            <w:hideMark/>
          </w:tcPr>
          <w:p w14:paraId="6FFA5A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FFAE88E"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E02E7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タグ</w:t>
            </w:r>
          </w:p>
        </w:tc>
        <w:tc>
          <w:tcPr>
            <w:tcW w:w="0" w:type="auto"/>
            <w:tcBorders>
              <w:top w:val="nil"/>
              <w:left w:val="nil"/>
              <w:bottom w:val="single" w:sz="4" w:space="0" w:color="auto"/>
              <w:right w:val="single" w:sz="4" w:space="0" w:color="auto"/>
            </w:tcBorders>
            <w:shd w:val="clear" w:color="auto" w:fill="auto"/>
            <w:noWrap/>
            <w:vAlign w:val="center"/>
            <w:hideMark/>
          </w:tcPr>
          <w:p w14:paraId="1C6471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category</w:t>
            </w:r>
          </w:p>
        </w:tc>
        <w:tc>
          <w:tcPr>
            <w:tcW w:w="3147" w:type="dxa"/>
            <w:tcBorders>
              <w:top w:val="nil"/>
              <w:left w:val="nil"/>
              <w:bottom w:val="single" w:sz="4" w:space="0" w:color="auto"/>
              <w:right w:val="single" w:sz="4" w:space="0" w:color="auto"/>
            </w:tcBorders>
            <w:shd w:val="clear" w:color="auto" w:fill="auto"/>
            <w:noWrap/>
            <w:vAlign w:val="center"/>
            <w:hideMark/>
          </w:tcPr>
          <w:p w14:paraId="5472E5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6D231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additionalType</w:t>
            </w:r>
          </w:p>
        </w:tc>
        <w:tc>
          <w:tcPr>
            <w:tcW w:w="3758" w:type="dxa"/>
            <w:tcBorders>
              <w:top w:val="nil"/>
              <w:left w:val="nil"/>
              <w:bottom w:val="single" w:sz="4" w:space="0" w:color="auto"/>
              <w:right w:val="single" w:sz="4" w:space="0" w:color="auto"/>
            </w:tcBorders>
            <w:shd w:val="clear" w:color="auto" w:fill="auto"/>
            <w:vAlign w:val="center"/>
            <w:hideMark/>
          </w:tcPr>
          <w:p w14:paraId="58C4C6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A8F1BBB" w14:textId="77777777" w:rsidTr="00023739">
        <w:trPr>
          <w:trHeight w:val="33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8525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対象となる産業</w:t>
            </w:r>
          </w:p>
        </w:tc>
        <w:tc>
          <w:tcPr>
            <w:tcW w:w="0" w:type="auto"/>
            <w:tcBorders>
              <w:top w:val="nil"/>
              <w:left w:val="nil"/>
              <w:bottom w:val="single" w:sz="4" w:space="0" w:color="auto"/>
              <w:right w:val="single" w:sz="4" w:space="0" w:color="auto"/>
            </w:tcBorders>
            <w:shd w:val="clear" w:color="auto" w:fill="auto"/>
            <w:noWrap/>
            <w:vAlign w:val="center"/>
            <w:hideMark/>
          </w:tcPr>
          <w:p w14:paraId="653BF4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thematic</w:t>
            </w:r>
          </w:p>
        </w:tc>
        <w:tc>
          <w:tcPr>
            <w:tcW w:w="3147" w:type="dxa"/>
            <w:tcBorders>
              <w:top w:val="nil"/>
              <w:left w:val="nil"/>
              <w:bottom w:val="single" w:sz="4" w:space="0" w:color="auto"/>
              <w:right w:val="single" w:sz="4" w:space="0" w:color="auto"/>
            </w:tcBorders>
            <w:shd w:val="clear" w:color="auto" w:fill="auto"/>
            <w:noWrap/>
            <w:vAlign w:val="center"/>
            <w:hideMark/>
          </w:tcPr>
          <w:p w14:paraId="48106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2AF44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2EA1E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7958162" w14:textId="77777777" w:rsidTr="00023739">
        <w:trPr>
          <w:trHeight w:val="24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27B4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開催パターン</w:t>
            </w:r>
          </w:p>
        </w:tc>
        <w:tc>
          <w:tcPr>
            <w:tcW w:w="0" w:type="auto"/>
            <w:tcBorders>
              <w:top w:val="nil"/>
              <w:left w:val="nil"/>
              <w:bottom w:val="single" w:sz="4" w:space="0" w:color="auto"/>
              <w:right w:val="single" w:sz="4" w:space="0" w:color="auto"/>
            </w:tcBorders>
            <w:shd w:val="clear" w:color="auto" w:fill="auto"/>
            <w:noWrap/>
            <w:vAlign w:val="center"/>
            <w:hideMark/>
          </w:tcPr>
          <w:p w14:paraId="613D6A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C199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BBF84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D49E9A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3068226"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9185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開始日</w:t>
            </w:r>
          </w:p>
        </w:tc>
        <w:tc>
          <w:tcPr>
            <w:tcW w:w="0" w:type="auto"/>
            <w:tcBorders>
              <w:top w:val="nil"/>
              <w:left w:val="nil"/>
              <w:bottom w:val="single" w:sz="4" w:space="0" w:color="auto"/>
              <w:right w:val="single" w:sz="4" w:space="0" w:color="auto"/>
            </w:tcBorders>
            <w:shd w:val="clear" w:color="auto" w:fill="auto"/>
            <w:noWrap/>
            <w:vAlign w:val="center"/>
            <w:hideMark/>
          </w:tcPr>
          <w:p w14:paraId="02A899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147" w:type="dxa"/>
            <w:tcBorders>
              <w:top w:val="nil"/>
              <w:left w:val="nil"/>
              <w:bottom w:val="single" w:sz="4" w:space="0" w:color="auto"/>
              <w:right w:val="single" w:sz="4" w:space="0" w:color="auto"/>
            </w:tcBorders>
            <w:shd w:val="clear" w:color="auto" w:fill="auto"/>
            <w:noWrap/>
            <w:vAlign w:val="center"/>
            <w:hideMark/>
          </w:tcPr>
          <w:p w14:paraId="19272C2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ED516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758" w:type="dxa"/>
            <w:tcBorders>
              <w:top w:val="nil"/>
              <w:left w:val="nil"/>
              <w:bottom w:val="single" w:sz="4" w:space="0" w:color="auto"/>
              <w:right w:val="single" w:sz="4" w:space="0" w:color="auto"/>
            </w:tcBorders>
            <w:shd w:val="clear" w:color="auto" w:fill="auto"/>
            <w:vAlign w:val="center"/>
            <w:hideMark/>
          </w:tcPr>
          <w:p w14:paraId="1FC4914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6E786A0"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BC3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lastRenderedPageBreak/>
              <w:t>終了日</w:t>
            </w:r>
          </w:p>
        </w:tc>
        <w:tc>
          <w:tcPr>
            <w:tcW w:w="0" w:type="auto"/>
            <w:tcBorders>
              <w:top w:val="nil"/>
              <w:left w:val="nil"/>
              <w:bottom w:val="single" w:sz="4" w:space="0" w:color="auto"/>
              <w:right w:val="single" w:sz="4" w:space="0" w:color="auto"/>
            </w:tcBorders>
            <w:shd w:val="clear" w:color="auto" w:fill="auto"/>
            <w:noWrap/>
            <w:vAlign w:val="center"/>
            <w:hideMark/>
          </w:tcPr>
          <w:p w14:paraId="2D46C0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147" w:type="dxa"/>
            <w:tcBorders>
              <w:top w:val="nil"/>
              <w:left w:val="nil"/>
              <w:bottom w:val="single" w:sz="4" w:space="0" w:color="auto"/>
              <w:right w:val="single" w:sz="4" w:space="0" w:color="auto"/>
            </w:tcBorders>
            <w:shd w:val="clear" w:color="auto" w:fill="auto"/>
            <w:noWrap/>
            <w:vAlign w:val="center"/>
            <w:hideMark/>
          </w:tcPr>
          <w:p w14:paraId="0E4E8D9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9AE9F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758" w:type="dxa"/>
            <w:tcBorders>
              <w:top w:val="nil"/>
              <w:left w:val="nil"/>
              <w:bottom w:val="single" w:sz="4" w:space="0" w:color="auto"/>
              <w:right w:val="single" w:sz="4" w:space="0" w:color="auto"/>
            </w:tcBorders>
            <w:shd w:val="clear" w:color="auto" w:fill="auto"/>
            <w:vAlign w:val="center"/>
            <w:hideMark/>
          </w:tcPr>
          <w:p w14:paraId="300DA7B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B95D4E" w14:textId="77777777" w:rsidTr="00023739">
        <w:trPr>
          <w:trHeight w:val="6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2460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D9B8B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6354E17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5A53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6366B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Model、schema.orgともに開場、閉場 のデータ項目も持つ</w:t>
            </w:r>
          </w:p>
        </w:tc>
      </w:tr>
      <w:tr w:rsidR="00023739" w:rsidRPr="00023739" w14:paraId="23DFE6DE"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3D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終了時刻</w:t>
            </w:r>
          </w:p>
        </w:tc>
        <w:tc>
          <w:tcPr>
            <w:tcW w:w="0" w:type="auto"/>
            <w:tcBorders>
              <w:top w:val="nil"/>
              <w:left w:val="nil"/>
              <w:bottom w:val="single" w:sz="4" w:space="0" w:color="auto"/>
              <w:right w:val="single" w:sz="4" w:space="0" w:color="auto"/>
            </w:tcBorders>
            <w:shd w:val="clear" w:color="auto" w:fill="auto"/>
            <w:noWrap/>
            <w:vAlign w:val="center"/>
            <w:hideMark/>
          </w:tcPr>
          <w:p w14:paraId="584A78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3C0C74B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4E702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D6056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AAE5AF" w14:textId="77777777" w:rsidTr="00023739">
        <w:trPr>
          <w:trHeight w:val="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A89BB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日時備考</w:t>
            </w:r>
          </w:p>
        </w:tc>
        <w:tc>
          <w:tcPr>
            <w:tcW w:w="0" w:type="auto"/>
            <w:tcBorders>
              <w:top w:val="nil"/>
              <w:left w:val="nil"/>
              <w:bottom w:val="single" w:sz="4" w:space="0" w:color="auto"/>
              <w:right w:val="single" w:sz="4" w:space="0" w:color="auto"/>
            </w:tcBorders>
            <w:shd w:val="clear" w:color="auto" w:fill="auto"/>
            <w:noWrap/>
            <w:vAlign w:val="center"/>
            <w:hideMark/>
          </w:tcPr>
          <w:p w14:paraId="626A26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147" w:type="dxa"/>
            <w:tcBorders>
              <w:top w:val="nil"/>
              <w:left w:val="nil"/>
              <w:bottom w:val="single" w:sz="4" w:space="0" w:color="auto"/>
              <w:right w:val="single" w:sz="4" w:space="0" w:color="auto"/>
            </w:tcBorders>
            <w:shd w:val="clear" w:color="auto" w:fill="auto"/>
            <w:noWrap/>
            <w:vAlign w:val="center"/>
            <w:hideMark/>
          </w:tcPr>
          <w:p w14:paraId="1D429C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7B14A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758" w:type="dxa"/>
            <w:tcBorders>
              <w:top w:val="nil"/>
              <w:left w:val="nil"/>
              <w:bottom w:val="single" w:sz="4" w:space="0" w:color="auto"/>
              <w:right w:val="single" w:sz="4" w:space="0" w:color="auto"/>
            </w:tcBorders>
            <w:shd w:val="clear" w:color="auto" w:fill="auto"/>
            <w:vAlign w:val="center"/>
            <w:hideMark/>
          </w:tcPr>
          <w:p w14:paraId="4FD2F91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E8CE8B8" w14:textId="77777777" w:rsidTr="00023739">
        <w:trPr>
          <w:trHeight w:val="2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3A4DD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所要時間</w:t>
            </w:r>
          </w:p>
        </w:tc>
        <w:tc>
          <w:tcPr>
            <w:tcW w:w="0" w:type="auto"/>
            <w:tcBorders>
              <w:top w:val="nil"/>
              <w:left w:val="nil"/>
              <w:bottom w:val="single" w:sz="4" w:space="0" w:color="auto"/>
              <w:right w:val="single" w:sz="4" w:space="0" w:color="auto"/>
            </w:tcBorders>
            <w:shd w:val="clear" w:color="auto" w:fill="auto"/>
            <w:noWrap/>
            <w:vAlign w:val="center"/>
            <w:hideMark/>
          </w:tcPr>
          <w:p w14:paraId="55C997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duration</w:t>
            </w:r>
          </w:p>
        </w:tc>
        <w:tc>
          <w:tcPr>
            <w:tcW w:w="3147" w:type="dxa"/>
            <w:tcBorders>
              <w:top w:val="nil"/>
              <w:left w:val="nil"/>
              <w:bottom w:val="single" w:sz="4" w:space="0" w:color="auto"/>
              <w:right w:val="single" w:sz="4" w:space="0" w:color="auto"/>
            </w:tcBorders>
            <w:shd w:val="clear" w:color="auto" w:fill="auto"/>
            <w:noWrap/>
            <w:vAlign w:val="center"/>
            <w:hideMark/>
          </w:tcPr>
          <w:p w14:paraId="31D784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3F745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231F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EABB387" w14:textId="77777777" w:rsidTr="00023739">
        <w:trPr>
          <w:trHeight w:val="26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C8ACF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ID</w:t>
            </w:r>
          </w:p>
        </w:tc>
        <w:tc>
          <w:tcPr>
            <w:tcW w:w="0" w:type="auto"/>
            <w:tcBorders>
              <w:top w:val="nil"/>
              <w:left w:val="nil"/>
              <w:bottom w:val="single" w:sz="4" w:space="0" w:color="auto"/>
              <w:right w:val="single" w:sz="4" w:space="0" w:color="auto"/>
            </w:tcBorders>
            <w:shd w:val="clear" w:color="auto" w:fill="auto"/>
            <w:noWrap/>
            <w:vAlign w:val="center"/>
            <w:hideMark/>
          </w:tcPr>
          <w:p w14:paraId="43A05C91" w14:textId="77777777" w:rsidR="00023739" w:rsidRPr="00023739" w:rsidRDefault="00023739" w:rsidP="00023739">
            <w:pPr>
              <w:widowControl/>
              <w:jc w:val="left"/>
              <w:rPr>
                <w:rFonts w:ascii="游ゴシック" w:eastAsia="游ゴシック" w:hAnsi="游ゴシック" w:cs="ＭＳ Ｐゴシック"/>
                <w:b/>
                <w:bCs/>
                <w:color w:val="000000"/>
                <w:kern w:val="0"/>
                <w:sz w:val="20"/>
                <w:szCs w:val="20"/>
              </w:rPr>
            </w:pPr>
            <w:r w:rsidRPr="00023739">
              <w:rPr>
                <w:rFonts w:ascii="游ゴシック" w:eastAsia="游ゴシック" w:hAnsi="游ゴシック" w:cs="ＭＳ Ｐゴシック" w:hint="eastAsia"/>
                <w:b/>
                <w:bCs/>
                <w:color w:val="000000"/>
                <w:kern w:val="0"/>
                <w:sz w:val="20"/>
                <w:szCs w:val="20"/>
              </w:rPr>
              <w:t>id</w:t>
            </w:r>
          </w:p>
        </w:tc>
        <w:tc>
          <w:tcPr>
            <w:tcW w:w="3147" w:type="dxa"/>
            <w:tcBorders>
              <w:top w:val="nil"/>
              <w:left w:val="nil"/>
              <w:bottom w:val="single" w:sz="4" w:space="0" w:color="auto"/>
              <w:right w:val="single" w:sz="4" w:space="0" w:color="auto"/>
            </w:tcBorders>
            <w:shd w:val="clear" w:color="auto" w:fill="auto"/>
            <w:noWrap/>
            <w:vAlign w:val="center"/>
            <w:hideMark/>
          </w:tcPr>
          <w:p w14:paraId="7A0C028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39CA3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identifier</w:t>
            </w:r>
          </w:p>
        </w:tc>
        <w:tc>
          <w:tcPr>
            <w:tcW w:w="3758" w:type="dxa"/>
            <w:tcBorders>
              <w:top w:val="nil"/>
              <w:left w:val="nil"/>
              <w:bottom w:val="single" w:sz="4" w:space="0" w:color="auto"/>
              <w:right w:val="single" w:sz="4" w:space="0" w:color="auto"/>
            </w:tcBorders>
            <w:shd w:val="clear" w:color="auto" w:fill="auto"/>
            <w:vAlign w:val="center"/>
            <w:hideMark/>
          </w:tcPr>
          <w:p w14:paraId="1D8B93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CBD34B"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12F751"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掲載開始日</w:t>
            </w:r>
          </w:p>
        </w:tc>
        <w:tc>
          <w:tcPr>
            <w:tcW w:w="0" w:type="auto"/>
            <w:tcBorders>
              <w:top w:val="nil"/>
              <w:left w:val="nil"/>
              <w:bottom w:val="single" w:sz="4" w:space="0" w:color="auto"/>
              <w:right w:val="single" w:sz="4" w:space="0" w:color="auto"/>
            </w:tcBorders>
            <w:shd w:val="clear" w:color="auto" w:fill="auto"/>
            <w:noWrap/>
            <w:vAlign w:val="center"/>
            <w:hideMark/>
          </w:tcPr>
          <w:p w14:paraId="2EA6BD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DCF70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2833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35847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8101738" w14:textId="77777777" w:rsidTr="00023739">
        <w:trPr>
          <w:trHeight w:val="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5C4A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掲載終了日</w:t>
            </w:r>
          </w:p>
        </w:tc>
        <w:tc>
          <w:tcPr>
            <w:tcW w:w="0" w:type="auto"/>
            <w:tcBorders>
              <w:top w:val="nil"/>
              <w:left w:val="nil"/>
              <w:bottom w:val="single" w:sz="4" w:space="0" w:color="auto"/>
              <w:right w:val="single" w:sz="4" w:space="0" w:color="auto"/>
            </w:tcBorders>
            <w:shd w:val="clear" w:color="auto" w:fill="auto"/>
            <w:noWrap/>
            <w:vAlign w:val="center"/>
            <w:hideMark/>
          </w:tcPr>
          <w:p w14:paraId="3B0718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A3B70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558B3D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6F9612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D6FCB3" w14:textId="77777777" w:rsidTr="00023739">
        <w:trPr>
          <w:trHeight w:val="27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5765D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場所名称</w:t>
            </w:r>
          </w:p>
        </w:tc>
        <w:tc>
          <w:tcPr>
            <w:tcW w:w="0" w:type="auto"/>
            <w:tcBorders>
              <w:top w:val="nil"/>
              <w:left w:val="nil"/>
              <w:bottom w:val="single" w:sz="4" w:space="0" w:color="auto"/>
              <w:right w:val="single" w:sz="4" w:space="0" w:color="auto"/>
            </w:tcBorders>
            <w:shd w:val="clear" w:color="auto" w:fill="auto"/>
            <w:noWrap/>
            <w:vAlign w:val="center"/>
            <w:hideMark/>
          </w:tcPr>
          <w:p w14:paraId="6FEB6A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55B2EB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61D36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C349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FB3FF6"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A92B9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集合（受付）場所</w:t>
            </w:r>
          </w:p>
        </w:tc>
        <w:tc>
          <w:tcPr>
            <w:tcW w:w="0" w:type="auto"/>
            <w:tcBorders>
              <w:top w:val="nil"/>
              <w:left w:val="nil"/>
              <w:bottom w:val="single" w:sz="4" w:space="0" w:color="auto"/>
              <w:right w:val="single" w:sz="4" w:space="0" w:color="auto"/>
            </w:tcBorders>
            <w:shd w:val="clear" w:color="auto" w:fill="auto"/>
            <w:noWrap/>
            <w:vAlign w:val="center"/>
            <w:hideMark/>
          </w:tcPr>
          <w:p w14:paraId="59FAA53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FA0E2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1F540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EE825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A15F05" w14:textId="77777777" w:rsidTr="00023739">
        <w:trPr>
          <w:trHeight w:val="5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D184A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開催場所住所</w:t>
            </w:r>
          </w:p>
        </w:tc>
        <w:tc>
          <w:tcPr>
            <w:tcW w:w="0" w:type="auto"/>
            <w:tcBorders>
              <w:top w:val="nil"/>
              <w:left w:val="nil"/>
              <w:bottom w:val="single" w:sz="4" w:space="0" w:color="auto"/>
              <w:right w:val="single" w:sz="4" w:space="0" w:color="auto"/>
            </w:tcBorders>
            <w:shd w:val="clear" w:color="auto" w:fill="auto"/>
            <w:vAlign w:val="center"/>
            <w:hideMark/>
          </w:tcPr>
          <w:p w14:paraId="17D9DA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address</w:t>
            </w:r>
            <w:r w:rsidRPr="00023739">
              <w:rPr>
                <w:rFonts w:ascii="游ゴシック" w:eastAsia="游ゴシック" w:hAnsi="游ゴシック" w:cs="ＭＳ Ｐゴシック" w:hint="eastAsia"/>
                <w:color w:val="000000"/>
                <w:kern w:val="0"/>
                <w:sz w:val="20"/>
                <w:szCs w:val="20"/>
              </w:rPr>
              <w:br/>
              <w:t>location</w:t>
            </w:r>
          </w:p>
        </w:tc>
        <w:tc>
          <w:tcPr>
            <w:tcW w:w="3147" w:type="dxa"/>
            <w:tcBorders>
              <w:top w:val="nil"/>
              <w:left w:val="nil"/>
              <w:bottom w:val="single" w:sz="4" w:space="0" w:color="auto"/>
              <w:right w:val="single" w:sz="4" w:space="0" w:color="auto"/>
            </w:tcBorders>
            <w:shd w:val="clear" w:color="auto" w:fill="auto"/>
            <w:noWrap/>
            <w:vAlign w:val="center"/>
            <w:hideMark/>
          </w:tcPr>
          <w:p w14:paraId="1B93A0F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936C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location</w:t>
            </w:r>
          </w:p>
        </w:tc>
        <w:tc>
          <w:tcPr>
            <w:tcW w:w="3758" w:type="dxa"/>
            <w:tcBorders>
              <w:top w:val="nil"/>
              <w:left w:val="nil"/>
              <w:bottom w:val="single" w:sz="4" w:space="0" w:color="auto"/>
              <w:right w:val="single" w:sz="4" w:space="0" w:color="auto"/>
            </w:tcBorders>
            <w:shd w:val="clear" w:color="auto" w:fill="auto"/>
            <w:vAlign w:val="center"/>
            <w:hideMark/>
          </w:tcPr>
          <w:p w14:paraId="77AC3CB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E3E305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C6FB17"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Web開催</w:t>
            </w:r>
          </w:p>
        </w:tc>
        <w:tc>
          <w:tcPr>
            <w:tcW w:w="0" w:type="auto"/>
            <w:tcBorders>
              <w:top w:val="nil"/>
              <w:left w:val="nil"/>
              <w:bottom w:val="single" w:sz="4" w:space="0" w:color="auto"/>
              <w:right w:val="single" w:sz="4" w:space="0" w:color="auto"/>
            </w:tcBorders>
            <w:shd w:val="clear" w:color="auto" w:fill="auto"/>
            <w:noWrap/>
            <w:vAlign w:val="center"/>
            <w:hideMark/>
          </w:tcPr>
          <w:p w14:paraId="7E9B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A70C5C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35FB0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8F446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5068772"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D15FA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Web開催URL</w:t>
            </w:r>
          </w:p>
        </w:tc>
        <w:tc>
          <w:tcPr>
            <w:tcW w:w="0" w:type="auto"/>
            <w:tcBorders>
              <w:top w:val="nil"/>
              <w:left w:val="nil"/>
              <w:bottom w:val="single" w:sz="4" w:space="0" w:color="auto"/>
              <w:right w:val="single" w:sz="4" w:space="0" w:color="auto"/>
            </w:tcBorders>
            <w:shd w:val="clear" w:color="auto" w:fill="auto"/>
            <w:noWrap/>
            <w:vAlign w:val="center"/>
            <w:hideMark/>
          </w:tcPr>
          <w:p w14:paraId="054F99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9ADA7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01FD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756D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4373FDA" w14:textId="77777777" w:rsidTr="00023739">
        <w:trPr>
          <w:trHeight w:val="1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86E7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ツール・環境</w:t>
            </w:r>
          </w:p>
        </w:tc>
        <w:tc>
          <w:tcPr>
            <w:tcW w:w="0" w:type="auto"/>
            <w:tcBorders>
              <w:top w:val="nil"/>
              <w:left w:val="nil"/>
              <w:bottom w:val="single" w:sz="4" w:space="0" w:color="auto"/>
              <w:right w:val="single" w:sz="4" w:space="0" w:color="auto"/>
            </w:tcBorders>
            <w:shd w:val="clear" w:color="auto" w:fill="auto"/>
            <w:noWrap/>
            <w:vAlign w:val="center"/>
            <w:hideMark/>
          </w:tcPr>
          <w:p w14:paraId="206422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C79609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7AA3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6E1EC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625247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996184"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主催団体</w:t>
            </w:r>
          </w:p>
        </w:tc>
        <w:tc>
          <w:tcPr>
            <w:tcW w:w="0" w:type="auto"/>
            <w:tcBorders>
              <w:top w:val="nil"/>
              <w:left w:val="nil"/>
              <w:bottom w:val="single" w:sz="4" w:space="0" w:color="auto"/>
              <w:right w:val="single" w:sz="4" w:space="0" w:color="auto"/>
            </w:tcBorders>
            <w:shd w:val="clear" w:color="auto" w:fill="auto"/>
            <w:noWrap/>
            <w:vAlign w:val="center"/>
            <w:hideMark/>
          </w:tcPr>
          <w:p w14:paraId="053EDE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owner</w:t>
            </w:r>
          </w:p>
        </w:tc>
        <w:tc>
          <w:tcPr>
            <w:tcW w:w="3147" w:type="dxa"/>
            <w:tcBorders>
              <w:top w:val="nil"/>
              <w:left w:val="nil"/>
              <w:bottom w:val="single" w:sz="4" w:space="0" w:color="auto"/>
              <w:right w:val="single" w:sz="4" w:space="0" w:color="auto"/>
            </w:tcBorders>
            <w:shd w:val="clear" w:color="auto" w:fill="auto"/>
            <w:noWrap/>
            <w:vAlign w:val="center"/>
            <w:hideMark/>
          </w:tcPr>
          <w:p w14:paraId="57DEE4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CEF0A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organizer</w:t>
            </w:r>
          </w:p>
        </w:tc>
        <w:tc>
          <w:tcPr>
            <w:tcW w:w="3758" w:type="dxa"/>
            <w:tcBorders>
              <w:top w:val="nil"/>
              <w:left w:val="nil"/>
              <w:bottom w:val="single" w:sz="4" w:space="0" w:color="auto"/>
              <w:right w:val="single" w:sz="4" w:space="0" w:color="auto"/>
            </w:tcBorders>
            <w:shd w:val="clear" w:color="auto" w:fill="auto"/>
            <w:vAlign w:val="center"/>
            <w:hideMark/>
          </w:tcPr>
          <w:p w14:paraId="1964ABF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CD4950C"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F533B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共催団体</w:t>
            </w:r>
          </w:p>
        </w:tc>
        <w:tc>
          <w:tcPr>
            <w:tcW w:w="0" w:type="auto"/>
            <w:tcBorders>
              <w:top w:val="nil"/>
              <w:left w:val="nil"/>
              <w:bottom w:val="single" w:sz="4" w:space="0" w:color="auto"/>
              <w:right w:val="single" w:sz="4" w:space="0" w:color="auto"/>
            </w:tcBorders>
            <w:shd w:val="clear" w:color="auto" w:fill="auto"/>
            <w:noWrap/>
            <w:vAlign w:val="center"/>
            <w:hideMark/>
          </w:tcPr>
          <w:p w14:paraId="6ECCB8D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EDBB1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D3BFB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13441F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8066CF"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66DD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その他関係団体</w:t>
            </w:r>
          </w:p>
        </w:tc>
        <w:tc>
          <w:tcPr>
            <w:tcW w:w="0" w:type="auto"/>
            <w:tcBorders>
              <w:top w:val="nil"/>
              <w:left w:val="nil"/>
              <w:bottom w:val="single" w:sz="4" w:space="0" w:color="auto"/>
              <w:right w:val="single" w:sz="4" w:space="0" w:color="auto"/>
            </w:tcBorders>
            <w:shd w:val="clear" w:color="auto" w:fill="auto"/>
            <w:noWrap/>
            <w:vAlign w:val="center"/>
            <w:hideMark/>
          </w:tcPr>
          <w:p w14:paraId="1F3EFB4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E3BCC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2FC3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contributor</w:t>
            </w:r>
          </w:p>
        </w:tc>
        <w:tc>
          <w:tcPr>
            <w:tcW w:w="3758" w:type="dxa"/>
            <w:tcBorders>
              <w:top w:val="nil"/>
              <w:left w:val="nil"/>
              <w:bottom w:val="single" w:sz="4" w:space="0" w:color="auto"/>
              <w:right w:val="single" w:sz="4" w:space="0" w:color="auto"/>
            </w:tcBorders>
            <w:shd w:val="clear" w:color="auto" w:fill="auto"/>
            <w:vAlign w:val="center"/>
            <w:hideMark/>
          </w:tcPr>
          <w:p w14:paraId="2E58F3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9B888AF"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F4D97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対象者</w:t>
            </w:r>
          </w:p>
        </w:tc>
        <w:tc>
          <w:tcPr>
            <w:tcW w:w="0" w:type="auto"/>
            <w:tcBorders>
              <w:top w:val="nil"/>
              <w:left w:val="nil"/>
              <w:bottom w:val="single" w:sz="4" w:space="0" w:color="auto"/>
              <w:right w:val="single" w:sz="4" w:space="0" w:color="auto"/>
            </w:tcBorders>
            <w:shd w:val="clear" w:color="auto" w:fill="auto"/>
            <w:noWrap/>
            <w:vAlign w:val="center"/>
            <w:hideMark/>
          </w:tcPr>
          <w:p w14:paraId="51482C0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audience</w:t>
            </w:r>
          </w:p>
        </w:tc>
        <w:tc>
          <w:tcPr>
            <w:tcW w:w="3147" w:type="dxa"/>
            <w:tcBorders>
              <w:top w:val="nil"/>
              <w:left w:val="nil"/>
              <w:bottom w:val="single" w:sz="4" w:space="0" w:color="auto"/>
              <w:right w:val="single" w:sz="4" w:space="0" w:color="auto"/>
            </w:tcBorders>
            <w:shd w:val="clear" w:color="auto" w:fill="auto"/>
            <w:noWrap/>
            <w:vAlign w:val="center"/>
            <w:hideMark/>
          </w:tcPr>
          <w:p w14:paraId="58CF164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B95E7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0ED468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B70BFE" w14:textId="77777777" w:rsidTr="00023739">
        <w:trPr>
          <w:trHeight w:val="19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065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対象者備考</w:t>
            </w:r>
          </w:p>
        </w:tc>
        <w:tc>
          <w:tcPr>
            <w:tcW w:w="0" w:type="auto"/>
            <w:tcBorders>
              <w:top w:val="nil"/>
              <w:left w:val="nil"/>
              <w:bottom w:val="single" w:sz="4" w:space="0" w:color="auto"/>
              <w:right w:val="single" w:sz="4" w:space="0" w:color="auto"/>
            </w:tcBorders>
            <w:shd w:val="clear" w:color="auto" w:fill="auto"/>
            <w:noWrap/>
            <w:vAlign w:val="center"/>
            <w:hideMark/>
          </w:tcPr>
          <w:p w14:paraId="183268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0D7FE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94A8A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BAF43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12CFD9E" w14:textId="77777777" w:rsidTr="00023739">
        <w:trPr>
          <w:trHeight w:val="1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53C9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w:t>
            </w:r>
          </w:p>
        </w:tc>
        <w:tc>
          <w:tcPr>
            <w:tcW w:w="0" w:type="auto"/>
            <w:tcBorders>
              <w:top w:val="nil"/>
              <w:left w:val="nil"/>
              <w:bottom w:val="single" w:sz="4" w:space="0" w:color="auto"/>
              <w:right w:val="single" w:sz="4" w:space="0" w:color="auto"/>
            </w:tcBorders>
            <w:shd w:val="clear" w:color="auto" w:fill="auto"/>
            <w:noWrap/>
            <w:vAlign w:val="center"/>
            <w:hideMark/>
          </w:tcPr>
          <w:p w14:paraId="435D26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147" w:type="dxa"/>
            <w:tcBorders>
              <w:top w:val="nil"/>
              <w:left w:val="nil"/>
              <w:bottom w:val="single" w:sz="4" w:space="0" w:color="auto"/>
              <w:right w:val="single" w:sz="4" w:space="0" w:color="auto"/>
            </w:tcBorders>
            <w:shd w:val="clear" w:color="auto" w:fill="auto"/>
            <w:noWrap/>
            <w:vAlign w:val="center"/>
            <w:hideMark/>
          </w:tcPr>
          <w:p w14:paraId="678E32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5254A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758" w:type="dxa"/>
            <w:tcBorders>
              <w:top w:val="nil"/>
              <w:left w:val="nil"/>
              <w:bottom w:val="single" w:sz="4" w:space="0" w:color="auto"/>
              <w:right w:val="single" w:sz="4" w:space="0" w:color="auto"/>
            </w:tcBorders>
            <w:shd w:val="clear" w:color="auto" w:fill="auto"/>
            <w:vAlign w:val="center"/>
            <w:hideMark/>
          </w:tcPr>
          <w:p w14:paraId="12BABE8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9AA9BB4"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0A5A6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定員備考</w:t>
            </w:r>
          </w:p>
        </w:tc>
        <w:tc>
          <w:tcPr>
            <w:tcW w:w="0" w:type="auto"/>
            <w:tcBorders>
              <w:top w:val="nil"/>
              <w:left w:val="nil"/>
              <w:bottom w:val="single" w:sz="4" w:space="0" w:color="auto"/>
              <w:right w:val="single" w:sz="4" w:space="0" w:color="auto"/>
            </w:tcBorders>
            <w:shd w:val="clear" w:color="auto" w:fill="auto"/>
            <w:noWrap/>
            <w:vAlign w:val="center"/>
            <w:hideMark/>
          </w:tcPr>
          <w:p w14:paraId="663C2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D5C5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98E9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74DAB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6DB93D7"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24214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lastRenderedPageBreak/>
              <w:t>料金種別</w:t>
            </w:r>
          </w:p>
        </w:tc>
        <w:tc>
          <w:tcPr>
            <w:tcW w:w="0" w:type="auto"/>
            <w:tcBorders>
              <w:top w:val="nil"/>
              <w:left w:val="nil"/>
              <w:bottom w:val="single" w:sz="4" w:space="0" w:color="auto"/>
              <w:right w:val="single" w:sz="4" w:space="0" w:color="auto"/>
            </w:tcBorders>
            <w:shd w:val="clear" w:color="auto" w:fill="auto"/>
            <w:noWrap/>
            <w:vAlign w:val="center"/>
            <w:hideMark/>
          </w:tcPr>
          <w:p w14:paraId="321CA4C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EA9B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660EC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F4F0E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0214A" w14:textId="77777777" w:rsidTr="00023739">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C38E0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w:t>
            </w:r>
          </w:p>
        </w:tc>
        <w:tc>
          <w:tcPr>
            <w:tcW w:w="0" w:type="auto"/>
            <w:tcBorders>
              <w:top w:val="nil"/>
              <w:left w:val="nil"/>
              <w:bottom w:val="single" w:sz="4" w:space="0" w:color="auto"/>
              <w:right w:val="single" w:sz="4" w:space="0" w:color="auto"/>
            </w:tcBorders>
            <w:shd w:val="clear" w:color="auto" w:fill="auto"/>
            <w:noWrap/>
            <w:vAlign w:val="center"/>
            <w:hideMark/>
          </w:tcPr>
          <w:p w14:paraId="292B69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priceSpecification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017168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B5B1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35FD0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0A7120E" w14:textId="77777777" w:rsidTr="00023739">
        <w:trPr>
          <w:trHeight w:val="3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A0F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料金備考</w:t>
            </w:r>
          </w:p>
        </w:tc>
        <w:tc>
          <w:tcPr>
            <w:tcW w:w="0" w:type="auto"/>
            <w:tcBorders>
              <w:top w:val="nil"/>
              <w:left w:val="nil"/>
              <w:bottom w:val="single" w:sz="4" w:space="0" w:color="auto"/>
              <w:right w:val="single" w:sz="4" w:space="0" w:color="auto"/>
            </w:tcBorders>
            <w:shd w:val="clear" w:color="auto" w:fill="auto"/>
            <w:noWrap/>
            <w:vAlign w:val="center"/>
            <w:hideMark/>
          </w:tcPr>
          <w:p w14:paraId="71DC49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0881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04B13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B34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5C155A"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C43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決済種別</w:t>
            </w:r>
          </w:p>
        </w:tc>
        <w:tc>
          <w:tcPr>
            <w:tcW w:w="0" w:type="auto"/>
            <w:tcBorders>
              <w:top w:val="nil"/>
              <w:left w:val="nil"/>
              <w:bottom w:val="single" w:sz="4" w:space="0" w:color="auto"/>
              <w:right w:val="single" w:sz="4" w:space="0" w:color="auto"/>
            </w:tcBorders>
            <w:shd w:val="clear" w:color="auto" w:fill="auto"/>
            <w:noWrap/>
            <w:vAlign w:val="center"/>
            <w:hideMark/>
          </w:tcPr>
          <w:p w14:paraId="6864A4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paymentAccepted</w:t>
            </w:r>
          </w:p>
        </w:tc>
        <w:tc>
          <w:tcPr>
            <w:tcW w:w="3147" w:type="dxa"/>
            <w:tcBorders>
              <w:top w:val="nil"/>
              <w:left w:val="nil"/>
              <w:bottom w:val="single" w:sz="4" w:space="0" w:color="auto"/>
              <w:right w:val="single" w:sz="4" w:space="0" w:color="auto"/>
            </w:tcBorders>
            <w:shd w:val="clear" w:color="auto" w:fill="auto"/>
            <w:noWrap/>
            <w:vAlign w:val="center"/>
            <w:hideMark/>
          </w:tcPr>
          <w:p w14:paraId="781965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150C4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29B717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EF24F8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AC1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w:t>
            </w:r>
          </w:p>
        </w:tc>
        <w:tc>
          <w:tcPr>
            <w:tcW w:w="0" w:type="auto"/>
            <w:tcBorders>
              <w:top w:val="nil"/>
              <w:left w:val="nil"/>
              <w:bottom w:val="single" w:sz="4" w:space="0" w:color="auto"/>
              <w:right w:val="single" w:sz="4" w:space="0" w:color="auto"/>
            </w:tcBorders>
            <w:shd w:val="clear" w:color="auto" w:fill="auto"/>
            <w:noWrap/>
            <w:vAlign w:val="center"/>
            <w:hideMark/>
          </w:tcPr>
          <w:p w14:paraId="40A6668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AB8B2D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B0F15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12762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1993A7F" w14:textId="77777777" w:rsidTr="00023739">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1D3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外国語対応備考</w:t>
            </w:r>
          </w:p>
        </w:tc>
        <w:tc>
          <w:tcPr>
            <w:tcW w:w="0" w:type="auto"/>
            <w:tcBorders>
              <w:top w:val="nil"/>
              <w:left w:val="nil"/>
              <w:bottom w:val="single" w:sz="4" w:space="0" w:color="auto"/>
              <w:right w:val="single" w:sz="4" w:space="0" w:color="auto"/>
            </w:tcBorders>
            <w:shd w:val="clear" w:color="auto" w:fill="auto"/>
            <w:noWrap/>
            <w:vAlign w:val="center"/>
            <w:hideMark/>
          </w:tcPr>
          <w:p w14:paraId="226A478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245F9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72411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738301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69BDC4" w14:textId="77777777" w:rsidTr="00023739">
        <w:trPr>
          <w:trHeight w:val="1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5DB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開催条件</w:t>
            </w:r>
          </w:p>
        </w:tc>
        <w:tc>
          <w:tcPr>
            <w:tcW w:w="0" w:type="auto"/>
            <w:tcBorders>
              <w:top w:val="nil"/>
              <w:left w:val="nil"/>
              <w:bottom w:val="single" w:sz="4" w:space="0" w:color="auto"/>
              <w:right w:val="single" w:sz="4" w:space="0" w:color="auto"/>
            </w:tcBorders>
            <w:shd w:val="clear" w:color="auto" w:fill="auto"/>
            <w:noWrap/>
            <w:vAlign w:val="center"/>
            <w:hideMark/>
          </w:tcPr>
          <w:p w14:paraId="64AA396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168A9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73ECD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F698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BC46386" w14:textId="77777777" w:rsidTr="00023739">
        <w:trPr>
          <w:trHeight w:val="1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A1C99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申込期限日</w:t>
            </w:r>
          </w:p>
        </w:tc>
        <w:tc>
          <w:tcPr>
            <w:tcW w:w="0" w:type="auto"/>
            <w:tcBorders>
              <w:top w:val="nil"/>
              <w:left w:val="nil"/>
              <w:bottom w:val="single" w:sz="4" w:space="0" w:color="auto"/>
              <w:right w:val="single" w:sz="4" w:space="0" w:color="auto"/>
            </w:tcBorders>
            <w:shd w:val="clear" w:color="auto" w:fill="auto"/>
            <w:noWrap/>
            <w:vAlign w:val="center"/>
            <w:hideMark/>
          </w:tcPr>
          <w:p w14:paraId="75C07B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5B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21B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80E4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289C542"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2AF2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申込期限時刻</w:t>
            </w:r>
          </w:p>
        </w:tc>
        <w:tc>
          <w:tcPr>
            <w:tcW w:w="0" w:type="auto"/>
            <w:tcBorders>
              <w:top w:val="nil"/>
              <w:left w:val="nil"/>
              <w:bottom w:val="single" w:sz="4" w:space="0" w:color="auto"/>
              <w:right w:val="single" w:sz="4" w:space="0" w:color="auto"/>
            </w:tcBorders>
            <w:shd w:val="clear" w:color="auto" w:fill="auto"/>
            <w:noWrap/>
            <w:vAlign w:val="center"/>
            <w:hideMark/>
          </w:tcPr>
          <w:p w14:paraId="42B679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D6CFDB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4EB37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B48CA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D4D75D" w14:textId="77777777" w:rsidTr="00023739">
        <w:trPr>
          <w:trHeight w:val="2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147C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申込開始日</w:t>
            </w:r>
          </w:p>
        </w:tc>
        <w:tc>
          <w:tcPr>
            <w:tcW w:w="0" w:type="auto"/>
            <w:tcBorders>
              <w:top w:val="nil"/>
              <w:left w:val="nil"/>
              <w:bottom w:val="single" w:sz="4" w:space="0" w:color="auto"/>
              <w:right w:val="single" w:sz="4" w:space="0" w:color="auto"/>
            </w:tcBorders>
            <w:shd w:val="clear" w:color="auto" w:fill="auto"/>
            <w:noWrap/>
            <w:vAlign w:val="center"/>
            <w:hideMark/>
          </w:tcPr>
          <w:p w14:paraId="210B45C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87FDA4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E49A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C0CA9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830EE3" w14:textId="77777777" w:rsidTr="00023739">
        <w:trPr>
          <w:trHeight w:val="3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56DC0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B430E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6969D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B14AB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30095E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C7256F0"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DF0A1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申込URL</w:t>
            </w:r>
          </w:p>
        </w:tc>
        <w:tc>
          <w:tcPr>
            <w:tcW w:w="0" w:type="auto"/>
            <w:tcBorders>
              <w:top w:val="nil"/>
              <w:left w:val="nil"/>
              <w:bottom w:val="single" w:sz="4" w:space="0" w:color="auto"/>
              <w:right w:val="single" w:sz="4" w:space="0" w:color="auto"/>
            </w:tcBorders>
            <w:shd w:val="clear" w:color="auto" w:fill="auto"/>
            <w:noWrap/>
            <w:vAlign w:val="center"/>
            <w:hideMark/>
          </w:tcPr>
          <w:p w14:paraId="3593A0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B7C52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6E1C2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39F4D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B33EBEF" w14:textId="77777777" w:rsidTr="00023739">
        <w:trPr>
          <w:trHeight w:val="29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DFA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申込方法</w:t>
            </w:r>
          </w:p>
        </w:tc>
        <w:tc>
          <w:tcPr>
            <w:tcW w:w="0" w:type="auto"/>
            <w:tcBorders>
              <w:top w:val="nil"/>
              <w:left w:val="nil"/>
              <w:bottom w:val="single" w:sz="4" w:space="0" w:color="auto"/>
              <w:right w:val="single" w:sz="4" w:space="0" w:color="auto"/>
            </w:tcBorders>
            <w:shd w:val="clear" w:color="auto" w:fill="auto"/>
            <w:noWrap/>
            <w:vAlign w:val="center"/>
            <w:hideMark/>
          </w:tcPr>
          <w:p w14:paraId="2105746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94F02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10C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9C590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9913077" w14:textId="77777777" w:rsidTr="00023739">
        <w:trPr>
          <w:trHeight w:val="6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F06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アクセス方法</w:t>
            </w:r>
          </w:p>
        </w:tc>
        <w:tc>
          <w:tcPr>
            <w:tcW w:w="0" w:type="auto"/>
            <w:tcBorders>
              <w:top w:val="nil"/>
              <w:left w:val="nil"/>
              <w:bottom w:val="single" w:sz="4" w:space="0" w:color="auto"/>
              <w:right w:val="single" w:sz="4" w:space="0" w:color="auto"/>
            </w:tcBorders>
            <w:shd w:val="clear" w:color="auto" w:fill="auto"/>
            <w:vAlign w:val="center"/>
            <w:hideMark/>
          </w:tcPr>
          <w:p w14:paraId="49C896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accessPlan</w:t>
            </w:r>
            <w:r w:rsidRPr="00023739">
              <w:rPr>
                <w:rFonts w:ascii="游ゴシック" w:eastAsia="游ゴシック" w:hAnsi="游ゴシック" w:cs="ＭＳ Ｐゴシック" w:hint="eastAsia"/>
                <w:color w:val="000000"/>
                <w:kern w:val="0"/>
                <w:sz w:val="20"/>
                <w:szCs w:val="20"/>
              </w:rPr>
              <w:br/>
              <w:t>transportServices</w:t>
            </w:r>
          </w:p>
        </w:tc>
        <w:tc>
          <w:tcPr>
            <w:tcW w:w="3147" w:type="dxa"/>
            <w:tcBorders>
              <w:top w:val="nil"/>
              <w:left w:val="nil"/>
              <w:bottom w:val="single" w:sz="4" w:space="0" w:color="auto"/>
              <w:right w:val="single" w:sz="4" w:space="0" w:color="auto"/>
            </w:tcBorders>
            <w:shd w:val="clear" w:color="auto" w:fill="auto"/>
            <w:noWrap/>
            <w:vAlign w:val="center"/>
            <w:hideMark/>
          </w:tcPr>
          <w:p w14:paraId="2F47CA9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034493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0E8AF1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FAA5C36"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D00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駐車場情報</w:t>
            </w:r>
          </w:p>
        </w:tc>
        <w:tc>
          <w:tcPr>
            <w:tcW w:w="0" w:type="auto"/>
            <w:tcBorders>
              <w:top w:val="nil"/>
              <w:left w:val="nil"/>
              <w:bottom w:val="single" w:sz="4" w:space="0" w:color="auto"/>
              <w:right w:val="single" w:sz="4" w:space="0" w:color="auto"/>
            </w:tcBorders>
            <w:shd w:val="clear" w:color="auto" w:fill="auto"/>
            <w:noWrap/>
            <w:vAlign w:val="center"/>
            <w:hideMark/>
          </w:tcPr>
          <w:p w14:paraId="12061C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710E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51A3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093E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04B2BB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0692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駐車場料金</w:t>
            </w:r>
          </w:p>
        </w:tc>
        <w:tc>
          <w:tcPr>
            <w:tcW w:w="0" w:type="auto"/>
            <w:tcBorders>
              <w:top w:val="nil"/>
              <w:left w:val="nil"/>
              <w:bottom w:val="single" w:sz="4" w:space="0" w:color="auto"/>
              <w:right w:val="single" w:sz="4" w:space="0" w:color="auto"/>
            </w:tcBorders>
            <w:shd w:val="clear" w:color="auto" w:fill="auto"/>
            <w:noWrap/>
            <w:vAlign w:val="center"/>
            <w:hideMark/>
          </w:tcPr>
          <w:p w14:paraId="05EE8F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F0D5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42568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8FDEBC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1EBC792" w14:textId="77777777" w:rsidTr="00023739">
        <w:trPr>
          <w:trHeight w:val="29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D950E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駐輪場情報</w:t>
            </w:r>
          </w:p>
        </w:tc>
        <w:tc>
          <w:tcPr>
            <w:tcW w:w="0" w:type="auto"/>
            <w:tcBorders>
              <w:top w:val="nil"/>
              <w:left w:val="nil"/>
              <w:bottom w:val="single" w:sz="4" w:space="0" w:color="auto"/>
              <w:right w:val="single" w:sz="4" w:space="0" w:color="auto"/>
            </w:tcBorders>
            <w:shd w:val="clear" w:color="auto" w:fill="auto"/>
            <w:noWrap/>
            <w:vAlign w:val="center"/>
            <w:hideMark/>
          </w:tcPr>
          <w:p w14:paraId="120212C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961F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39A9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239A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7400C" w14:textId="77777777" w:rsidTr="00023739">
        <w:trPr>
          <w:trHeight w:val="1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53EB0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連絡先情報</w:t>
            </w:r>
          </w:p>
        </w:tc>
        <w:tc>
          <w:tcPr>
            <w:tcW w:w="0" w:type="auto"/>
            <w:tcBorders>
              <w:top w:val="nil"/>
              <w:left w:val="nil"/>
              <w:bottom w:val="single" w:sz="4" w:space="0" w:color="auto"/>
              <w:right w:val="single" w:sz="4" w:space="0" w:color="auto"/>
            </w:tcBorders>
            <w:shd w:val="clear" w:color="auto" w:fill="auto"/>
            <w:noWrap/>
            <w:vAlign w:val="center"/>
            <w:hideMark/>
          </w:tcPr>
          <w:p w14:paraId="276D48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contactPoint</w:t>
            </w:r>
          </w:p>
        </w:tc>
        <w:tc>
          <w:tcPr>
            <w:tcW w:w="3147" w:type="dxa"/>
            <w:tcBorders>
              <w:top w:val="nil"/>
              <w:left w:val="nil"/>
              <w:bottom w:val="single" w:sz="4" w:space="0" w:color="auto"/>
              <w:right w:val="single" w:sz="4" w:space="0" w:color="auto"/>
            </w:tcBorders>
            <w:shd w:val="clear" w:color="auto" w:fill="auto"/>
            <w:noWrap/>
            <w:vAlign w:val="center"/>
            <w:hideMark/>
          </w:tcPr>
          <w:p w14:paraId="268B49A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89670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E6E70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1AED0C1"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90FA3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アクセリビリティ情報</w:t>
            </w:r>
          </w:p>
        </w:tc>
        <w:tc>
          <w:tcPr>
            <w:tcW w:w="0" w:type="auto"/>
            <w:tcBorders>
              <w:top w:val="nil"/>
              <w:left w:val="nil"/>
              <w:bottom w:val="single" w:sz="4" w:space="0" w:color="auto"/>
              <w:right w:val="single" w:sz="4" w:space="0" w:color="auto"/>
            </w:tcBorders>
            <w:shd w:val="clear" w:color="auto" w:fill="auto"/>
            <w:noWrap/>
            <w:vAlign w:val="center"/>
            <w:hideMark/>
          </w:tcPr>
          <w:p w14:paraId="73DB81D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wheelChairAccessible</w:t>
            </w:r>
          </w:p>
        </w:tc>
        <w:tc>
          <w:tcPr>
            <w:tcW w:w="3147" w:type="dxa"/>
            <w:tcBorders>
              <w:top w:val="nil"/>
              <w:left w:val="nil"/>
              <w:bottom w:val="single" w:sz="4" w:space="0" w:color="auto"/>
              <w:right w:val="single" w:sz="4" w:space="0" w:color="auto"/>
            </w:tcBorders>
            <w:shd w:val="clear" w:color="auto" w:fill="auto"/>
            <w:noWrap/>
            <w:vAlign w:val="center"/>
            <w:hideMark/>
          </w:tcPr>
          <w:p w14:paraId="471022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070CA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67DC3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9CBBF0B" w14:textId="77777777" w:rsidTr="00023739">
        <w:trPr>
          <w:trHeight w:val="1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8B82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子育て支援情報</w:t>
            </w:r>
          </w:p>
        </w:tc>
        <w:tc>
          <w:tcPr>
            <w:tcW w:w="0" w:type="auto"/>
            <w:tcBorders>
              <w:top w:val="nil"/>
              <w:left w:val="nil"/>
              <w:bottom w:val="single" w:sz="4" w:space="0" w:color="auto"/>
              <w:right w:val="single" w:sz="4" w:space="0" w:color="auto"/>
            </w:tcBorders>
            <w:shd w:val="clear" w:color="auto" w:fill="auto"/>
            <w:noWrap/>
            <w:vAlign w:val="center"/>
            <w:hideMark/>
          </w:tcPr>
          <w:p w14:paraId="352156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AF11E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F1F92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40E6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FBFE07" w14:textId="77777777" w:rsidTr="00023739">
        <w:trPr>
          <w:trHeight w:val="87"/>
        </w:trPr>
        <w:tc>
          <w:tcPr>
            <w:tcW w:w="0" w:type="auto"/>
            <w:tcBorders>
              <w:top w:val="nil"/>
              <w:left w:val="nil"/>
              <w:bottom w:val="nil"/>
              <w:right w:val="nil"/>
            </w:tcBorders>
            <w:shd w:val="clear" w:color="auto" w:fill="auto"/>
            <w:noWrap/>
            <w:vAlign w:val="center"/>
            <w:hideMark/>
          </w:tcPr>
          <w:p w14:paraId="586CC9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付記事項</w:t>
            </w:r>
          </w:p>
        </w:tc>
        <w:tc>
          <w:tcPr>
            <w:tcW w:w="0" w:type="auto"/>
            <w:tcBorders>
              <w:top w:val="nil"/>
              <w:left w:val="nil"/>
              <w:bottom w:val="nil"/>
              <w:right w:val="nil"/>
            </w:tcBorders>
            <w:shd w:val="clear" w:color="auto" w:fill="auto"/>
            <w:vAlign w:val="center"/>
            <w:hideMark/>
          </w:tcPr>
          <w:p w14:paraId="6072C9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必須項目に「</w:t>
            </w:r>
            <w:r w:rsidRPr="00023739">
              <w:rPr>
                <w:rFonts w:ascii="游ゴシック" w:eastAsia="游ゴシック" w:hAnsi="游ゴシック" w:cs="ＭＳ Ｐゴシック" w:hint="eastAsia"/>
                <w:b/>
                <w:bCs/>
                <w:color w:val="000000"/>
                <w:kern w:val="0"/>
                <w:sz w:val="20"/>
                <w:szCs w:val="20"/>
              </w:rPr>
              <w:t>type</w:t>
            </w:r>
            <w:r w:rsidRPr="00023739">
              <w:rPr>
                <w:rFonts w:ascii="游ゴシック" w:eastAsia="游ゴシック" w:hAnsi="游ゴシック" w:cs="ＭＳ Ｐゴシック" w:hint="eastAsia"/>
                <w:color w:val="000000"/>
                <w:kern w:val="0"/>
                <w:sz w:val="20"/>
                <w:szCs w:val="20"/>
              </w:rPr>
              <w:t>」がある</w:t>
            </w:r>
          </w:p>
        </w:tc>
        <w:tc>
          <w:tcPr>
            <w:tcW w:w="3147" w:type="dxa"/>
            <w:tcBorders>
              <w:top w:val="nil"/>
              <w:left w:val="nil"/>
              <w:bottom w:val="nil"/>
              <w:right w:val="nil"/>
            </w:tcBorders>
            <w:shd w:val="clear" w:color="auto" w:fill="auto"/>
            <w:noWrap/>
            <w:vAlign w:val="center"/>
            <w:hideMark/>
          </w:tcPr>
          <w:p w14:paraId="2EA998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3B4004A3" w14:textId="77777777" w:rsidR="00023739" w:rsidRPr="00023739" w:rsidRDefault="00023739" w:rsidP="00023739">
            <w:pPr>
              <w:widowControl/>
              <w:jc w:val="left"/>
              <w:rPr>
                <w:rFonts w:ascii="Times New Roman" w:eastAsia="Times New Roman" w:hAnsi="Times New Roman" w:cs="Times New Roman"/>
                <w:kern w:val="0"/>
                <w:sz w:val="20"/>
                <w:szCs w:val="20"/>
              </w:rPr>
            </w:pPr>
          </w:p>
        </w:tc>
        <w:tc>
          <w:tcPr>
            <w:tcW w:w="3758" w:type="dxa"/>
            <w:tcBorders>
              <w:top w:val="nil"/>
              <w:left w:val="nil"/>
              <w:bottom w:val="nil"/>
              <w:right w:val="nil"/>
            </w:tcBorders>
            <w:shd w:val="clear" w:color="auto" w:fill="auto"/>
            <w:vAlign w:val="center"/>
            <w:hideMark/>
          </w:tcPr>
          <w:p w14:paraId="21FEB895" w14:textId="77777777" w:rsidR="00023739" w:rsidRPr="00023739" w:rsidRDefault="00023739" w:rsidP="00023739">
            <w:pPr>
              <w:widowControl/>
              <w:jc w:val="left"/>
              <w:rPr>
                <w:rFonts w:ascii="Times New Roman" w:eastAsia="Times New Roman" w:hAnsi="Times New Roman" w:cs="Times New Roman"/>
                <w:kern w:val="0"/>
                <w:sz w:val="20"/>
                <w:szCs w:val="20"/>
              </w:rPr>
            </w:pPr>
          </w:p>
        </w:tc>
      </w:tr>
    </w:tbl>
    <w:p w14:paraId="6A7865DF" w14:textId="77777777" w:rsidR="00A27747" w:rsidRPr="00023739" w:rsidRDefault="00A27747" w:rsidP="00A27747">
      <w:pPr>
        <w:pStyle w:val="a7"/>
      </w:pPr>
    </w:p>
    <w:sectPr w:rsidR="00A27747" w:rsidRPr="00023739" w:rsidSect="00B2671A">
      <w:pgSz w:w="16838" w:h="11906" w:orient="landscape"/>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166C0" w14:textId="77777777" w:rsidR="00381005" w:rsidRDefault="00381005" w:rsidP="00DE2071">
      <w:r>
        <w:separator/>
      </w:r>
    </w:p>
  </w:endnote>
  <w:endnote w:type="continuationSeparator" w:id="0">
    <w:p w14:paraId="7EC2FAA8" w14:textId="77777777" w:rsidR="00381005" w:rsidRDefault="00381005" w:rsidP="00DE2071">
      <w:r>
        <w:continuationSeparator/>
      </w:r>
    </w:p>
  </w:endnote>
  <w:endnote w:type="continuationNotice" w:id="1">
    <w:p w14:paraId="1FBDEFD4" w14:textId="77777777" w:rsidR="00381005" w:rsidRDefault="00381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45627B87" w:rsidR="00645636" w:rsidRDefault="00645636">
        <w:pPr>
          <w:pStyle w:val="af5"/>
          <w:ind w:left="420"/>
          <w:jc w:val="center"/>
        </w:pPr>
        <w:r>
          <w:fldChar w:fldCharType="begin"/>
        </w:r>
        <w:r>
          <w:instrText>PAGE   \* MERGEFORMAT</w:instrText>
        </w:r>
        <w:r>
          <w:fldChar w:fldCharType="separate"/>
        </w:r>
        <w:r w:rsidR="003C2A2E" w:rsidRPr="003C2A2E">
          <w:rPr>
            <w:noProof/>
            <w:lang w:val="ja-JP"/>
          </w:rPr>
          <w:t>21</w:t>
        </w:r>
        <w:r>
          <w:fldChar w:fldCharType="end"/>
        </w:r>
      </w:p>
    </w:sdtContent>
  </w:sdt>
  <w:p w14:paraId="3492F0FF" w14:textId="77777777" w:rsidR="00645636" w:rsidRPr="00441D34" w:rsidRDefault="00645636">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F852F" w14:textId="77777777" w:rsidR="00381005" w:rsidRDefault="00381005" w:rsidP="00DE2071">
      <w:r>
        <w:separator/>
      </w:r>
    </w:p>
  </w:footnote>
  <w:footnote w:type="continuationSeparator" w:id="0">
    <w:p w14:paraId="772D3756" w14:textId="77777777" w:rsidR="00381005" w:rsidRDefault="00381005" w:rsidP="00DE2071">
      <w:r>
        <w:continuationSeparator/>
      </w:r>
    </w:p>
  </w:footnote>
  <w:footnote w:type="continuationNotice" w:id="1">
    <w:p w14:paraId="44647A6D" w14:textId="77777777" w:rsidR="00381005" w:rsidRDefault="00381005"/>
  </w:footnote>
  <w:footnote w:id="2">
    <w:p w14:paraId="234CB721" w14:textId="71FBE64E" w:rsidR="00645636" w:rsidRDefault="00645636">
      <w:pPr>
        <w:pStyle w:val="aff8"/>
      </w:pPr>
      <w:r>
        <w:rPr>
          <w:rStyle w:val="affa"/>
        </w:rPr>
        <w:footnoteRef/>
      </w:r>
      <w:r>
        <w:t xml:space="preserve"> </w:t>
      </w:r>
      <w:r w:rsidRPr="00E162B6">
        <w:t>https://www8.cao.go.jp/cstp/stmain/20200318siparchitecture.html</w:t>
      </w:r>
    </w:p>
  </w:footnote>
  <w:footnote w:id="3">
    <w:p w14:paraId="36F50428" w14:textId="5DB9FAF9" w:rsidR="00645636" w:rsidRPr="00FC3ECC" w:rsidRDefault="00645636">
      <w:pPr>
        <w:pStyle w:val="aff8"/>
      </w:pPr>
      <w:r>
        <w:rPr>
          <w:rStyle w:val="affa"/>
        </w:rPr>
        <w:footnoteRef/>
      </w:r>
      <w:r>
        <w:t xml:space="preserve"> </w:t>
      </w:r>
      <w:r w:rsidRPr="00FC3ECC">
        <w:t>https://www.digital.go.jp/policies/data_strategy_government_interoperability_framework/</w:t>
      </w:r>
    </w:p>
  </w:footnote>
  <w:footnote w:id="4">
    <w:p w14:paraId="71937FB3" w14:textId="53A6C03B" w:rsidR="00645636" w:rsidRPr="009139C9" w:rsidRDefault="00645636">
      <w:pPr>
        <w:pStyle w:val="aff8"/>
      </w:pPr>
      <w:r>
        <w:rPr>
          <w:rStyle w:val="affa"/>
        </w:rPr>
        <w:footnoteRef/>
      </w:r>
      <w:r>
        <w:t xml:space="preserve"> </w:t>
      </w:r>
      <w:r w:rsidRPr="009139C9">
        <w:t>https://www.ogc.org/standards/citygml</w:t>
      </w:r>
    </w:p>
  </w:footnote>
  <w:footnote w:id="5">
    <w:p w14:paraId="1EF4A6FE" w14:textId="080F8EFE" w:rsidR="00645636" w:rsidRPr="001E3E27" w:rsidRDefault="00645636">
      <w:pPr>
        <w:pStyle w:val="aff8"/>
      </w:pPr>
      <w:r>
        <w:rPr>
          <w:rStyle w:val="affa"/>
        </w:rPr>
        <w:footnoteRef/>
      </w:r>
      <w:r>
        <w:t xml:space="preserve"> </w:t>
      </w:r>
      <w:r w:rsidRPr="001E3E27">
        <w:t>https://www.chisou.go.jp/tiiki/toshisaisei/itoshisaisei/iur/index.html</w:t>
      </w:r>
    </w:p>
  </w:footnote>
  <w:footnote w:id="6">
    <w:p w14:paraId="6208B4F6" w14:textId="025F6485" w:rsidR="00645636" w:rsidRPr="009139C9" w:rsidRDefault="00645636">
      <w:pPr>
        <w:pStyle w:val="aff8"/>
      </w:pPr>
      <w:r>
        <w:rPr>
          <w:rStyle w:val="affa"/>
        </w:rPr>
        <w:footnoteRef/>
      </w:r>
      <w:r>
        <w:t xml:space="preserve"> </w:t>
      </w:r>
      <w:r w:rsidRPr="009139C9">
        <w:t>https://www.mlit.go.jp/plateau/libraries/</w:t>
      </w:r>
    </w:p>
  </w:footnote>
  <w:footnote w:id="7">
    <w:p w14:paraId="4C59CA1A" w14:textId="42C35176" w:rsidR="00645636" w:rsidRPr="001E3E27" w:rsidRDefault="00645636">
      <w:pPr>
        <w:pStyle w:val="aff8"/>
      </w:pPr>
      <w:r>
        <w:rPr>
          <w:rStyle w:val="affa"/>
        </w:rPr>
        <w:footnoteRef/>
      </w:r>
      <w:r>
        <w:t xml:space="preserve"> </w:t>
      </w:r>
      <w:r w:rsidRPr="001E3E27">
        <w:t>https://smartdatamodels.org/</w:t>
      </w:r>
    </w:p>
  </w:footnote>
  <w:footnote w:id="8">
    <w:p w14:paraId="394CB104" w14:textId="0FB7D139" w:rsidR="00645636" w:rsidRPr="001E3E27" w:rsidRDefault="00645636">
      <w:pPr>
        <w:pStyle w:val="aff8"/>
      </w:pPr>
      <w:r>
        <w:rPr>
          <w:rStyle w:val="affa"/>
        </w:rPr>
        <w:footnoteRef/>
      </w:r>
      <w:r>
        <w:t xml:space="preserve"> </w:t>
      </w:r>
      <w:r w:rsidRPr="001E3E27">
        <w:t>https://schema.org/</w:t>
      </w:r>
    </w:p>
  </w:footnote>
  <w:footnote w:id="9">
    <w:p w14:paraId="12D69AF3" w14:textId="649C1DF9" w:rsidR="00B11012" w:rsidRPr="00B11012" w:rsidRDefault="00B11012">
      <w:pPr>
        <w:pStyle w:val="aff8"/>
      </w:pPr>
      <w:r>
        <w:rPr>
          <w:rStyle w:val="affa"/>
        </w:rPr>
        <w:footnoteRef/>
      </w:r>
      <w:r>
        <w:t xml:space="preserve"> </w:t>
      </w:r>
      <w:r w:rsidRPr="00B11012">
        <w:t>https://www.digital.go.jp/resources/data_dataset/</w:t>
      </w:r>
    </w:p>
  </w:footnote>
  <w:footnote w:id="10">
    <w:p w14:paraId="6A3360DC" w14:textId="6055E87F" w:rsidR="00645636" w:rsidRPr="00E71760" w:rsidRDefault="00645636">
      <w:pPr>
        <w:pStyle w:val="aff8"/>
      </w:pPr>
      <w:r>
        <w:rPr>
          <w:rStyle w:val="affa"/>
        </w:rPr>
        <w:footnoteRef/>
      </w:r>
      <w:r>
        <w:t xml:space="preserve"> </w:t>
      </w:r>
      <w:r w:rsidRPr="00FC3ECC">
        <w:t>https://www.digital.go.jp/policies/data_strategy_government_interoperability_framework/</w:t>
      </w:r>
    </w:p>
  </w:footnote>
  <w:footnote w:id="11">
    <w:p w14:paraId="6C7348FE" w14:textId="1808546F" w:rsidR="00645636" w:rsidRDefault="00645636">
      <w:pPr>
        <w:pStyle w:val="aff8"/>
      </w:pPr>
      <w:r>
        <w:rPr>
          <w:rStyle w:val="affa"/>
        </w:rPr>
        <w:footnoteRef/>
      </w:r>
      <w:r>
        <w:t xml:space="preserve"> </w:t>
      </w:r>
      <w:r w:rsidRPr="00E71760">
        <w:t>http://www.gsi.go.jp/common/000138865.pdf</w:t>
      </w:r>
    </w:p>
  </w:footnote>
  <w:footnote w:id="12">
    <w:p w14:paraId="0BF5DD76" w14:textId="10EACB09" w:rsidR="00645636" w:rsidRDefault="00645636">
      <w:pPr>
        <w:pStyle w:val="aff8"/>
      </w:pPr>
      <w:r>
        <w:rPr>
          <w:rStyle w:val="affa"/>
        </w:rPr>
        <w:footnoteRef/>
      </w:r>
      <w:r>
        <w:t xml:space="preserve"> </w:t>
      </w:r>
      <w:r w:rsidRPr="00960E37">
        <w:t>https://www.mlit.go.jp/common/001029742.pdf</w:t>
      </w:r>
    </w:p>
  </w:footnote>
  <w:footnote w:id="13">
    <w:p w14:paraId="2A02E66C" w14:textId="26FB56B9" w:rsidR="00645636" w:rsidRDefault="00645636">
      <w:pPr>
        <w:pStyle w:val="aff8"/>
      </w:pPr>
      <w:r>
        <w:rPr>
          <w:rStyle w:val="affa"/>
        </w:rPr>
        <w:footnoteRef/>
      </w:r>
      <w:r>
        <w:t xml:space="preserve"> </w:t>
      </w:r>
      <w:r w:rsidRPr="001E546A">
        <w:t>https://www.sangyo-rodo.metro.tokyo.lg.jp/tourism/signs/</w:t>
      </w:r>
    </w:p>
  </w:footnote>
  <w:footnote w:id="14">
    <w:p w14:paraId="3E3006F8" w14:textId="77777777" w:rsidR="00645636" w:rsidRDefault="00645636" w:rsidP="00EE1387">
      <w:pPr>
        <w:pStyle w:val="aff8"/>
      </w:pPr>
      <w:r>
        <w:rPr>
          <w:rStyle w:val="affa"/>
        </w:rPr>
        <w:footnoteRef/>
      </w:r>
      <w:r>
        <w:t xml:space="preserve"> </w:t>
      </w:r>
      <w:r w:rsidRPr="00960E37">
        <w:t>https://www.mlit.go.jp/common/001029742.pdf</w:t>
      </w:r>
    </w:p>
  </w:footnote>
  <w:footnote w:id="15">
    <w:p w14:paraId="53883B73" w14:textId="77777777" w:rsidR="00645636" w:rsidRDefault="00645636" w:rsidP="00EE1387">
      <w:pPr>
        <w:pStyle w:val="aff8"/>
      </w:pPr>
      <w:r>
        <w:rPr>
          <w:rStyle w:val="affa"/>
        </w:rPr>
        <w:footnoteRef/>
      </w:r>
      <w:r>
        <w:t xml:space="preserve"> </w:t>
      </w:r>
      <w:r w:rsidRPr="001E546A">
        <w:t>https://www.sangyo-rodo.metro.tokyo.lg.jp/tourism/signs/</w:t>
      </w:r>
    </w:p>
  </w:footnote>
  <w:footnote w:id="16">
    <w:p w14:paraId="662E5B41" w14:textId="33C9C939" w:rsidR="00645636" w:rsidRDefault="00645636">
      <w:pPr>
        <w:pStyle w:val="aff8"/>
      </w:pPr>
      <w:r>
        <w:rPr>
          <w:rStyle w:val="affa"/>
        </w:rPr>
        <w:footnoteRef/>
      </w:r>
      <w:r>
        <w:t xml:space="preserve"> </w:t>
      </w:r>
      <w:r w:rsidRPr="00FC3ECC">
        <w:t>https://www.digital.go.jp/policies/data_strategy_government_interoperability_framework/</w:t>
      </w:r>
    </w:p>
  </w:footnote>
  <w:footnote w:id="17">
    <w:p w14:paraId="41133D64" w14:textId="77777777" w:rsidR="00645636" w:rsidRDefault="00645636" w:rsidP="0051535A">
      <w:pPr>
        <w:pStyle w:val="afff5"/>
        <w:spacing w:after="72"/>
        <w:ind w:left="300" w:hanging="300"/>
      </w:pPr>
      <w:r>
        <w:rPr>
          <w:rStyle w:val="affa"/>
        </w:rPr>
        <w:footnoteRef/>
      </w:r>
      <w:r>
        <w:tab/>
      </w:r>
      <w:r w:rsidRPr="005B12ED">
        <w:rPr>
          <w:rFonts w:hint="eastAsia"/>
        </w:rPr>
        <w:t>障害</w:t>
      </w:r>
      <w:r>
        <w:rPr>
          <w:rFonts w:hint="eastAsia"/>
        </w:rPr>
        <w:t>をもつ方など</w:t>
      </w:r>
      <w:r w:rsidRPr="005B12ED">
        <w:rPr>
          <w:rFonts w:hint="eastAsia"/>
        </w:rPr>
        <w:t>が</w:t>
      </w:r>
      <w:r>
        <w:rPr>
          <w:rFonts w:hint="eastAsia"/>
        </w:rPr>
        <w:t>、「他の者との平等を基礎として、都市及び農村の双方において、物理的環境、輸送機関、情報通信（情報通信機器及び情報通信システムを含む。）並びに公衆に開放され、又は提供され</w:t>
      </w:r>
      <w:r w:rsidRPr="00312BEC">
        <w:rPr>
          <w:rFonts w:hint="eastAsia"/>
        </w:rPr>
        <w:t>る他の施設及びサービスを利用</w:t>
      </w:r>
      <w:r>
        <w:rPr>
          <w:rFonts w:hint="eastAsia"/>
        </w:rPr>
        <w:t>」できること(障害者権利条約日本語訳より。</w:t>
      </w:r>
      <w:r w:rsidRPr="00312BEC">
        <w:t>https://www.mofa.go.jp/mofaj/files/000018093.pdf</w:t>
      </w:r>
      <w:r>
        <w:rPr>
          <w:rFonts w:hint="eastAsia"/>
        </w:rPr>
        <w:t>)。</w:t>
      </w:r>
    </w:p>
  </w:footnote>
  <w:footnote w:id="18">
    <w:p w14:paraId="1EF3A4F8" w14:textId="763705EF" w:rsidR="00645636" w:rsidRPr="00C5420A" w:rsidRDefault="00645636">
      <w:pPr>
        <w:pStyle w:val="aff8"/>
      </w:pPr>
      <w:r>
        <w:rPr>
          <w:rStyle w:val="affa"/>
        </w:rPr>
        <w:footnoteRef/>
      </w:r>
      <w:r>
        <w:t xml:space="preserve"> </w:t>
      </w:r>
      <w:r w:rsidRPr="001D0E6A">
        <w:t>https://www.mlit.go.jp/plateau/libraries/</w:t>
      </w:r>
    </w:p>
  </w:footnote>
  <w:footnote w:id="19">
    <w:p w14:paraId="3C98B34E" w14:textId="4FE030AA" w:rsidR="00645636" w:rsidRPr="00C5420A" w:rsidRDefault="00645636">
      <w:pPr>
        <w:pStyle w:val="aff8"/>
      </w:pPr>
      <w:r>
        <w:rPr>
          <w:rStyle w:val="affa"/>
        </w:rPr>
        <w:footnoteRef/>
      </w:r>
      <w:r>
        <w:t xml:space="preserve"> </w:t>
      </w:r>
      <w:r w:rsidRPr="00C5420A">
        <w:t>https://smartdatamodels.org/</w:t>
      </w:r>
    </w:p>
  </w:footnote>
  <w:footnote w:id="20">
    <w:p w14:paraId="3112DA96" w14:textId="647B21B4" w:rsidR="00645636" w:rsidRDefault="00645636">
      <w:pPr>
        <w:pStyle w:val="aff8"/>
      </w:pPr>
      <w:r>
        <w:rPr>
          <w:rStyle w:val="affa"/>
        </w:rPr>
        <w:footnoteRef/>
      </w:r>
      <w:r>
        <w:t xml:space="preserve"> </w:t>
      </w:r>
      <w:r w:rsidRPr="00C5420A">
        <w:t>https://schema.org/</w:t>
      </w:r>
    </w:p>
  </w:footnote>
  <w:footnote w:id="21">
    <w:p w14:paraId="190763D9" w14:textId="680AD2AB" w:rsidR="00645636" w:rsidRPr="00311139" w:rsidRDefault="00645636">
      <w:pPr>
        <w:pStyle w:val="aff8"/>
      </w:pPr>
      <w:r>
        <w:rPr>
          <w:rStyle w:val="affa"/>
        </w:rPr>
        <w:footnoteRef/>
      </w:r>
      <w:r>
        <w:t xml:space="preserve"> </w:t>
      </w:r>
      <w:r>
        <w:rPr>
          <w:rFonts w:hint="eastAsia"/>
          <w:kern w:val="0"/>
        </w:rPr>
        <w:t>https://www.mlit.go.jp/toshi/tosiko/kisotyousa001.html</w:t>
      </w:r>
    </w:p>
  </w:footnote>
  <w:footnote w:id="22">
    <w:p w14:paraId="2675ACF8" w14:textId="0D0E7925" w:rsidR="00645636" w:rsidRPr="0090585F" w:rsidRDefault="00645636" w:rsidP="009D0F9F">
      <w:pPr>
        <w:pStyle w:val="affd"/>
        <w:ind w:leftChars="0" w:left="0"/>
      </w:pPr>
      <w:r>
        <w:rPr>
          <w:rStyle w:val="affa"/>
        </w:rPr>
        <w:footnoteRef/>
      </w:r>
      <w:r>
        <w:t xml:space="preserve"> </w:t>
      </w:r>
      <w:r w:rsidRPr="007F7732">
        <w:t>https://www.maff.go.jp/j/tokei/porigon/</w:t>
      </w:r>
    </w:p>
  </w:footnote>
  <w:footnote w:id="23">
    <w:p w14:paraId="097D14F5" w14:textId="20059679" w:rsidR="00645636" w:rsidRPr="0090585F" w:rsidRDefault="00645636" w:rsidP="009D0F9F">
      <w:pPr>
        <w:pStyle w:val="affd"/>
        <w:ind w:leftChars="0" w:left="0"/>
      </w:pPr>
      <w:r>
        <w:rPr>
          <w:rStyle w:val="affa"/>
        </w:rPr>
        <w:footnoteRef/>
      </w:r>
      <w:r>
        <w:t xml:space="preserve"> </w:t>
      </w:r>
      <w:r w:rsidRPr="00892539">
        <w:t>https://nlftp.mlit.go.jp/ksj/index.html#kokudo</w:t>
      </w:r>
    </w:p>
  </w:footnote>
  <w:footnote w:id="24">
    <w:p w14:paraId="7914EDE2" w14:textId="44FECA25" w:rsidR="00645636" w:rsidRPr="0090585F" w:rsidRDefault="00645636">
      <w:pPr>
        <w:pStyle w:val="aff8"/>
      </w:pPr>
      <w:r>
        <w:rPr>
          <w:rStyle w:val="affa"/>
        </w:rPr>
        <w:footnoteRef/>
      </w:r>
      <w:r>
        <w:t xml:space="preserve"> </w:t>
      </w:r>
      <w:r w:rsidRPr="0090585F">
        <w:t>https://www.mlit.go.jp/river/shishin_guideline/bousai/saigai/tisiki/syozaiti/pdf/e-guideline_1910.pdf</w:t>
      </w:r>
    </w:p>
  </w:footnote>
  <w:footnote w:id="25">
    <w:p w14:paraId="25628545" w14:textId="42B455CD" w:rsidR="00BE1166" w:rsidRPr="00BE1166" w:rsidRDefault="00BE1166">
      <w:pPr>
        <w:pStyle w:val="aff8"/>
      </w:pPr>
      <w:r>
        <w:rPr>
          <w:rStyle w:val="affa"/>
        </w:rPr>
        <w:footnoteRef/>
      </w:r>
      <w:r>
        <w:t xml:space="preserve"> </w:t>
      </w:r>
      <w:r w:rsidRPr="00BE1166">
        <w:t>https://www.gsi.go.jp/kiban/</w:t>
      </w:r>
    </w:p>
  </w:footnote>
  <w:footnote w:id="26">
    <w:p w14:paraId="2A84C384" w14:textId="0CC560EE" w:rsidR="00DE2CE3" w:rsidRPr="00DE2CE3" w:rsidRDefault="00DE2CE3">
      <w:pPr>
        <w:pStyle w:val="aff8"/>
      </w:pPr>
      <w:r>
        <w:rPr>
          <w:rStyle w:val="affa"/>
        </w:rPr>
        <w:footnoteRef/>
      </w:r>
      <w:r>
        <w:t xml:space="preserve"> </w:t>
      </w:r>
      <w:r w:rsidRPr="00DE2CE3">
        <w:t>https://www.mlit.go.jp/toshi/city_plan/toshi_city_plan_tk_000049.html</w:t>
      </w:r>
    </w:p>
  </w:footnote>
  <w:footnote w:id="27">
    <w:p w14:paraId="65BC60A6" w14:textId="3F40251B" w:rsidR="00645636" w:rsidRPr="0090585F" w:rsidRDefault="00645636">
      <w:pPr>
        <w:pStyle w:val="aff8"/>
      </w:pPr>
      <w:r>
        <w:rPr>
          <w:rStyle w:val="affa"/>
        </w:rPr>
        <w:footnoteRef/>
      </w:r>
      <w:r>
        <w:t xml:space="preserve"> </w:t>
      </w:r>
      <w:r w:rsidRPr="0090585F">
        <w:t>https://elaws.e-gov.go.jp/document?lawid=325M50004000040_20200907_502M60000800074</w:t>
      </w:r>
    </w:p>
  </w:footnote>
  <w:footnote w:id="28">
    <w:p w14:paraId="357CBDD2" w14:textId="1478EF68" w:rsidR="00645636" w:rsidRDefault="00645636" w:rsidP="00863E75">
      <w:pPr>
        <w:pStyle w:val="aff8"/>
      </w:pPr>
      <w:r>
        <w:rPr>
          <w:rStyle w:val="affa"/>
        </w:rPr>
        <w:footnoteRef/>
      </w:r>
      <w:r>
        <w:rPr>
          <w:rFonts w:hint="eastAsia"/>
        </w:rPr>
        <w:t xml:space="preserve"> </w:t>
      </w:r>
      <w:r>
        <w:rPr>
          <w:rFonts w:hint="eastAsia"/>
          <w:kern w:val="0"/>
        </w:rPr>
        <w:t>https://www.mlit.go.jp/toshi/tosiko/kisotyousa001.html</w:t>
      </w:r>
    </w:p>
  </w:footnote>
  <w:footnote w:id="29">
    <w:p w14:paraId="0D64DA93" w14:textId="2BE4E60D" w:rsidR="00645636" w:rsidRPr="000F0914" w:rsidRDefault="00645636">
      <w:pPr>
        <w:pStyle w:val="aff8"/>
      </w:pPr>
      <w:r>
        <w:rPr>
          <w:rStyle w:val="affa"/>
        </w:rPr>
        <w:footnoteRef/>
      </w:r>
      <w:r>
        <w:t xml:space="preserve"> </w:t>
      </w:r>
      <w:r w:rsidRPr="000F0914">
        <w:t>https://nlftp.mlit.go.jp/ksj/gml/datalist/KsjTmplt-P02-v4_0.html</w:t>
      </w:r>
    </w:p>
  </w:footnote>
  <w:footnote w:id="30">
    <w:p w14:paraId="15776E09" w14:textId="6A4620B0" w:rsidR="00645636" w:rsidRDefault="00645636" w:rsidP="00EA693C">
      <w:pPr>
        <w:pStyle w:val="afd"/>
        <w:ind w:leftChars="0" w:left="0" w:firstLineChars="0" w:firstLine="0"/>
      </w:pPr>
      <w:r>
        <w:rPr>
          <w:rStyle w:val="affa"/>
        </w:rPr>
        <w:footnoteRef/>
      </w:r>
      <w:r>
        <w:t xml:space="preserve"> </w:t>
      </w:r>
      <w:r w:rsidRPr="00EA693C">
        <w:t>https://www.mhlw.go.jp/wp/hakusyo/kousei/10-2/kousei-data/PDF/22010206.pdf</w:t>
      </w:r>
    </w:p>
    <w:p w14:paraId="68BD14D9" w14:textId="21C501D9" w:rsidR="00645636" w:rsidRPr="00D16C95" w:rsidRDefault="00645636">
      <w:pPr>
        <w:pStyle w:val="aff8"/>
      </w:pPr>
    </w:p>
  </w:footnote>
  <w:footnote w:id="31">
    <w:p w14:paraId="53891D3C" w14:textId="6CFBF1A6" w:rsidR="00645636" w:rsidRPr="00013927" w:rsidRDefault="00645636">
      <w:pPr>
        <w:pStyle w:val="aff8"/>
      </w:pPr>
      <w:r>
        <w:rPr>
          <w:rStyle w:val="affa"/>
        </w:rPr>
        <w:footnoteRef/>
      </w:r>
      <w:r>
        <w:t xml:space="preserve"> </w:t>
      </w:r>
      <w:r w:rsidRPr="00823F96">
        <w:t>https://www.mhlw.go.jp/bunya/iryouhoken/iryouhoken15/dl/other1-1-17.pdf</w:t>
      </w:r>
    </w:p>
  </w:footnote>
  <w:footnote w:id="32">
    <w:p w14:paraId="62156C1A" w14:textId="0F0A98B6" w:rsidR="00645636" w:rsidRPr="00EA693C" w:rsidRDefault="00645636">
      <w:pPr>
        <w:pStyle w:val="aff8"/>
      </w:pPr>
      <w:r>
        <w:rPr>
          <w:rStyle w:val="affa"/>
        </w:rPr>
        <w:footnoteRef/>
      </w:r>
      <w:r>
        <w:t xml:space="preserve"> </w:t>
      </w:r>
      <w:r w:rsidRPr="00EA693C">
        <w:t>https://nlftp.mlit.go.jp/ksj/gml/datalist/KsjTmplt-P04-v2_1.html</w:t>
      </w:r>
    </w:p>
  </w:footnote>
  <w:footnote w:id="33">
    <w:p w14:paraId="5B8E59C8" w14:textId="1B9F8D74" w:rsidR="00645636" w:rsidRPr="00DE2933" w:rsidRDefault="00645636">
      <w:pPr>
        <w:pStyle w:val="aff8"/>
      </w:pPr>
      <w:r>
        <w:rPr>
          <w:rStyle w:val="affa"/>
        </w:rPr>
        <w:footnoteRef/>
      </w:r>
      <w:r>
        <w:t xml:space="preserve"> </w:t>
      </w:r>
      <w:r w:rsidRPr="00DE2933">
        <w:t>https://www.mext.go.jp/b_menu/toukei/mext_01087.html</w:t>
      </w:r>
    </w:p>
  </w:footnote>
  <w:footnote w:id="34">
    <w:p w14:paraId="56F18A02" w14:textId="38AC64C8" w:rsidR="00645636" w:rsidRPr="00DE2933" w:rsidRDefault="00645636">
      <w:pPr>
        <w:pStyle w:val="aff8"/>
      </w:pPr>
      <w:r>
        <w:rPr>
          <w:rStyle w:val="affa"/>
        </w:rPr>
        <w:footnoteRef/>
      </w:r>
      <w:r>
        <w:t xml:space="preserve"> </w:t>
      </w:r>
      <w:r w:rsidRPr="00DE2933">
        <w:t>https://www.mext.go.jp/a_menu/other/data_00001.htm</w:t>
      </w:r>
    </w:p>
  </w:footnote>
  <w:footnote w:id="35">
    <w:p w14:paraId="5E264125" w14:textId="1D124D7E" w:rsidR="00645636" w:rsidRPr="00BE2DA3" w:rsidRDefault="00645636">
      <w:pPr>
        <w:pStyle w:val="aff8"/>
      </w:pPr>
      <w:r>
        <w:rPr>
          <w:rStyle w:val="affa"/>
        </w:rPr>
        <w:footnoteRef/>
      </w:r>
      <w:r>
        <w:t xml:space="preserve"> </w:t>
      </w:r>
      <w:r w:rsidRPr="00BE2DA3">
        <w:t>https://www.mext.go.jp/b_menu/toukei/mext_01087.html</w:t>
      </w:r>
    </w:p>
  </w:footnote>
  <w:footnote w:id="36">
    <w:p w14:paraId="7D456C7D" w14:textId="329AF933" w:rsidR="00645636" w:rsidRPr="003667EB" w:rsidRDefault="00645636">
      <w:pPr>
        <w:pStyle w:val="aff8"/>
      </w:pPr>
      <w:r>
        <w:rPr>
          <w:rStyle w:val="affa"/>
        </w:rPr>
        <w:footnoteRef/>
      </w:r>
      <w:r>
        <w:t xml:space="preserve"> </w:t>
      </w:r>
      <w:r w:rsidRPr="003667EB">
        <w:t>https://info.gbiz.go.jp/</w:t>
      </w:r>
    </w:p>
  </w:footnote>
  <w:footnote w:id="37">
    <w:p w14:paraId="1624742D" w14:textId="039FCC6A" w:rsidR="00645636" w:rsidRPr="002F43DD" w:rsidRDefault="00645636">
      <w:pPr>
        <w:pStyle w:val="aff8"/>
      </w:pPr>
      <w:r>
        <w:rPr>
          <w:rStyle w:val="affa"/>
        </w:rPr>
        <w:footnoteRef/>
      </w:r>
      <w:r>
        <w:t xml:space="preserve"> </w:t>
      </w:r>
      <w:r w:rsidRPr="002F43DD">
        <w:t>https://www.soumu.go.jp/toukei_toukatsu/index/seido/sangyo/02toukatsu01_03000023.html</w:t>
      </w:r>
    </w:p>
  </w:footnote>
  <w:footnote w:id="38">
    <w:p w14:paraId="1806C926" w14:textId="2A4D0827" w:rsidR="00056136" w:rsidRPr="00056136" w:rsidRDefault="00056136">
      <w:pPr>
        <w:pStyle w:val="aff8"/>
      </w:pPr>
      <w:r>
        <w:rPr>
          <w:rStyle w:val="affa"/>
        </w:rPr>
        <w:footnoteRef/>
      </w:r>
      <w:r>
        <w:t xml:space="preserve"> </w:t>
      </w:r>
      <w:hyperlink r:id="rId1" w:history="1">
        <w:r w:rsidR="000C2E54">
          <w:rPr>
            <w:rStyle w:val="aff7"/>
          </w:rPr>
          <w:t>食品衛生公開[オープンデータ閲覧] (mhlw.go.jp)</w:t>
        </w:r>
      </w:hyperlink>
    </w:p>
  </w:footnote>
  <w:footnote w:id="39">
    <w:p w14:paraId="3CD584FC" w14:textId="39C5EAC7" w:rsidR="00645636" w:rsidRPr="00206291" w:rsidRDefault="00645636">
      <w:pPr>
        <w:pStyle w:val="aff8"/>
      </w:pPr>
      <w:r>
        <w:rPr>
          <w:rStyle w:val="affa"/>
        </w:rPr>
        <w:footnoteRef/>
      </w:r>
      <w:r>
        <w:t xml:space="preserve"> </w:t>
      </w:r>
      <w:r w:rsidRPr="00206291">
        <w:t>https://nlftp.mlit.go.jp/ksj/gml/datalist/KsjTmplt-P13.html</w:t>
      </w:r>
    </w:p>
  </w:footnote>
  <w:footnote w:id="40">
    <w:p w14:paraId="62CE05D7" w14:textId="10AC800A" w:rsidR="008E36A8" w:rsidRPr="008E36A8" w:rsidRDefault="008E36A8">
      <w:pPr>
        <w:pStyle w:val="aff8"/>
      </w:pPr>
      <w:r>
        <w:rPr>
          <w:rStyle w:val="affa"/>
        </w:rPr>
        <w:footnoteRef/>
      </w:r>
      <w:r>
        <w:t xml:space="preserve"> </w:t>
      </w:r>
      <w:r w:rsidRPr="008E36A8">
        <w:t>http://www.cals-ed.go.jp/cri_point/</w:t>
      </w:r>
    </w:p>
  </w:footnote>
  <w:footnote w:id="41">
    <w:p w14:paraId="40CB0122" w14:textId="21B539F5" w:rsidR="00645636" w:rsidRPr="0051244E" w:rsidRDefault="00645636">
      <w:pPr>
        <w:pStyle w:val="aff8"/>
      </w:pPr>
      <w:r>
        <w:rPr>
          <w:rStyle w:val="affa"/>
        </w:rPr>
        <w:footnoteRef/>
      </w:r>
      <w:r>
        <w:t xml:space="preserve"> </w:t>
      </w:r>
      <w:r w:rsidRPr="0051244E">
        <w:t>https://www.jartic.or.jp/d/opendata/202102010000/typeA_kisei_11.pdf</w:t>
      </w:r>
    </w:p>
  </w:footnote>
  <w:footnote w:id="42">
    <w:p w14:paraId="17F73F9C" w14:textId="4D0ED70B" w:rsidR="00645636" w:rsidRPr="000D6BAD" w:rsidRDefault="00645636">
      <w:pPr>
        <w:pStyle w:val="aff8"/>
      </w:pPr>
      <w:r>
        <w:rPr>
          <w:rStyle w:val="affa"/>
        </w:rPr>
        <w:footnoteRef/>
      </w:r>
      <w:r>
        <w:t xml:space="preserve"> </w:t>
      </w:r>
      <w:r w:rsidRPr="000D6BAD">
        <w:t>https://www.gtfs.jp/</w:t>
      </w:r>
    </w:p>
  </w:footnote>
  <w:footnote w:id="43">
    <w:p w14:paraId="73E39E77" w14:textId="2A654CF3" w:rsidR="00645636" w:rsidRPr="000D6BAD" w:rsidRDefault="00645636">
      <w:pPr>
        <w:pStyle w:val="aff8"/>
      </w:pPr>
      <w:r>
        <w:rPr>
          <w:rStyle w:val="affa"/>
        </w:rPr>
        <w:footnoteRef/>
      </w:r>
      <w:r>
        <w:t xml:space="preserve"> </w:t>
      </w:r>
      <w:r w:rsidRPr="000D6BAD">
        <w:t>https://gtfs.org/</w:t>
      </w:r>
    </w:p>
  </w:footnote>
  <w:footnote w:id="44">
    <w:p w14:paraId="2F8F5A0B" w14:textId="780B97E3" w:rsidR="00645636" w:rsidRPr="00F43E50" w:rsidRDefault="00645636">
      <w:pPr>
        <w:pStyle w:val="aff8"/>
      </w:pPr>
      <w:r>
        <w:rPr>
          <w:rStyle w:val="affa"/>
        </w:rPr>
        <w:footnoteRef/>
      </w:r>
      <w:r>
        <w:t xml:space="preserve"> </w:t>
      </w:r>
      <w:r w:rsidRPr="00F43E50">
        <w:t>https://github.com/NABSA/gbfs/blob/v2.2/gbfs.md</w:t>
      </w:r>
    </w:p>
  </w:footnote>
  <w:footnote w:id="45">
    <w:p w14:paraId="1B39E770" w14:textId="77777777" w:rsidR="00645636" w:rsidRPr="00C5420A" w:rsidRDefault="00645636" w:rsidP="00AF2A66">
      <w:pPr>
        <w:pStyle w:val="aff8"/>
      </w:pPr>
      <w:r>
        <w:rPr>
          <w:rStyle w:val="affa"/>
        </w:rPr>
        <w:footnoteRef/>
      </w:r>
      <w:r>
        <w:t xml:space="preserve"> </w:t>
      </w:r>
      <w:r w:rsidRPr="001D0E6A">
        <w:t>https://www.mlit.go.jp/plateau/libraries/</w:t>
      </w:r>
    </w:p>
  </w:footnote>
  <w:footnote w:id="46">
    <w:p w14:paraId="17707A0C" w14:textId="77777777" w:rsidR="00645636" w:rsidRPr="00C5420A" w:rsidRDefault="00645636" w:rsidP="00AF2A66">
      <w:pPr>
        <w:pStyle w:val="aff8"/>
      </w:pPr>
      <w:r>
        <w:rPr>
          <w:rStyle w:val="affa"/>
        </w:rPr>
        <w:footnoteRef/>
      </w:r>
      <w:r>
        <w:t xml:space="preserve"> </w:t>
      </w:r>
      <w:r w:rsidRPr="00C5420A">
        <w:t>https://smartdatamodels.org/</w:t>
      </w:r>
    </w:p>
  </w:footnote>
  <w:footnote w:id="47">
    <w:p w14:paraId="5106E757" w14:textId="77777777" w:rsidR="00645636" w:rsidRDefault="00645636" w:rsidP="00AF2A66">
      <w:pPr>
        <w:pStyle w:val="aff8"/>
      </w:pPr>
      <w:r>
        <w:rPr>
          <w:rStyle w:val="affa"/>
        </w:rPr>
        <w:footnoteRef/>
      </w:r>
      <w:r>
        <w:t xml:space="preserve"> </w:t>
      </w:r>
      <w:r w:rsidRPr="00C5420A">
        <w:t>https://schema.org/</w:t>
      </w:r>
    </w:p>
  </w:footnote>
  <w:footnote w:id="48">
    <w:p w14:paraId="2BD6137F" w14:textId="6C4B11C3" w:rsidR="00645636" w:rsidRPr="00616FC8" w:rsidRDefault="00645636">
      <w:pPr>
        <w:pStyle w:val="aff8"/>
      </w:pPr>
      <w:r>
        <w:rPr>
          <w:rStyle w:val="affa"/>
        </w:rPr>
        <w:footnoteRef/>
      </w:r>
      <w:r>
        <w:t xml:space="preserve"> </w:t>
      </w:r>
      <w:r w:rsidRPr="00616FC8">
        <w:t>https://pflow.csis.u-tokyo.ac.jp/wp-content/uploads/webapi.pdf</w:t>
      </w:r>
    </w:p>
  </w:footnote>
  <w:footnote w:id="49">
    <w:p w14:paraId="5ACE9F75" w14:textId="5D5278DA" w:rsidR="00645636" w:rsidRPr="00616FC8" w:rsidRDefault="00645636">
      <w:pPr>
        <w:pStyle w:val="aff8"/>
      </w:pPr>
      <w:r>
        <w:rPr>
          <w:rStyle w:val="affa"/>
        </w:rPr>
        <w:footnoteRef/>
      </w:r>
      <w:r>
        <w:t xml:space="preserve"> </w:t>
      </w:r>
      <w:r w:rsidRPr="00616FC8">
        <w:t>https://nlftp.mlit.go.jp/ksj/jpgis/datalist/KsjTmplt-S05-b.html</w:t>
      </w:r>
    </w:p>
  </w:footnote>
  <w:footnote w:id="50">
    <w:p w14:paraId="66E8061C" w14:textId="41EB19E8" w:rsidR="00645636" w:rsidRPr="001D6868" w:rsidRDefault="00645636">
      <w:pPr>
        <w:pStyle w:val="aff8"/>
      </w:pPr>
      <w:r>
        <w:rPr>
          <w:rStyle w:val="affa"/>
        </w:rPr>
        <w:footnoteRef/>
      </w:r>
      <w:r>
        <w:t xml:space="preserve"> </w:t>
      </w:r>
      <w:r w:rsidRPr="001D6868">
        <w:t>https://www.data.jma.go.jp/add/suishin/cgi-bin/jyouhou/jyouhou.cgi</w:t>
      </w:r>
    </w:p>
  </w:footnote>
  <w:footnote w:id="51">
    <w:p w14:paraId="0D3E99DA" w14:textId="29DC3D5A" w:rsidR="00645636" w:rsidRPr="001D6868" w:rsidRDefault="00645636">
      <w:pPr>
        <w:pStyle w:val="aff8"/>
      </w:pPr>
      <w:r>
        <w:rPr>
          <w:rStyle w:val="affa"/>
        </w:rPr>
        <w:footnoteRef/>
      </w:r>
      <w:r>
        <w:t xml:space="preserve"> </w:t>
      </w:r>
      <w:r w:rsidRPr="001D6868">
        <w:t>https://www.data.jma.go.jp/obd/stats/data/mdrr/man/tenki_kigou.html</w:t>
      </w:r>
    </w:p>
  </w:footnote>
  <w:footnote w:id="52">
    <w:p w14:paraId="11F51FCA" w14:textId="3C5F63D6" w:rsidR="00645636" w:rsidRPr="008878BF" w:rsidRDefault="00645636">
      <w:pPr>
        <w:pStyle w:val="aff8"/>
      </w:pPr>
      <w:r>
        <w:rPr>
          <w:rStyle w:val="affa"/>
        </w:rPr>
        <w:footnoteRef/>
      </w:r>
      <w:r>
        <w:t xml:space="preserve"> </w:t>
      </w:r>
      <w:r w:rsidRPr="008878BF">
        <w:t>https://www.e-stat.go.jp/</w:t>
      </w:r>
    </w:p>
  </w:footnote>
  <w:footnote w:id="53">
    <w:p w14:paraId="5EB0CAF8" w14:textId="04061C68" w:rsidR="00645636" w:rsidRPr="004B591F" w:rsidRDefault="00645636">
      <w:pPr>
        <w:pStyle w:val="aff8"/>
      </w:pPr>
      <w:r>
        <w:rPr>
          <w:rStyle w:val="affa"/>
        </w:rPr>
        <w:footnoteRef/>
      </w:r>
      <w:r>
        <w:t xml:space="preserve"> </w:t>
      </w:r>
      <w:r w:rsidRPr="00233E05">
        <w:t>https://technical.openmobilealliance.org/index.html</w:t>
      </w:r>
    </w:p>
  </w:footnote>
  <w:footnote w:id="54">
    <w:p w14:paraId="1C5B7B1E" w14:textId="2A6CEA6A" w:rsidR="00645636" w:rsidRPr="00233E05" w:rsidRDefault="00645636">
      <w:pPr>
        <w:pStyle w:val="aff8"/>
      </w:pPr>
      <w:r>
        <w:rPr>
          <w:rStyle w:val="affa"/>
        </w:rPr>
        <w:footnoteRef/>
      </w:r>
      <w:r>
        <w:t xml:space="preserve"> </w:t>
      </w:r>
      <w:r w:rsidRPr="00233E05">
        <w:t>https://www.gsma.com/</w:t>
      </w:r>
    </w:p>
  </w:footnote>
  <w:footnote w:id="55">
    <w:p w14:paraId="732F9DEA" w14:textId="4FE01238" w:rsidR="00645636" w:rsidRPr="00233E05" w:rsidRDefault="00645636">
      <w:pPr>
        <w:pStyle w:val="aff8"/>
      </w:pPr>
      <w:r>
        <w:rPr>
          <w:rStyle w:val="affa"/>
        </w:rPr>
        <w:footnoteRef/>
      </w:r>
      <w:r>
        <w:t xml:space="preserve"> </w:t>
      </w:r>
      <w:r w:rsidRPr="00233E05">
        <w:t>https://www.w3.org/TR/vocab-ssn/</w:t>
      </w:r>
    </w:p>
  </w:footnote>
  <w:footnote w:id="56">
    <w:p w14:paraId="2023F697" w14:textId="120A6748" w:rsidR="00645636" w:rsidRDefault="00645636">
      <w:pPr>
        <w:pStyle w:val="aff8"/>
      </w:pPr>
      <w:r>
        <w:rPr>
          <w:rStyle w:val="affa"/>
        </w:rPr>
        <w:footnoteRef/>
      </w:r>
      <w:r>
        <w:t xml:space="preserve"> </w:t>
      </w:r>
      <w:r w:rsidRPr="00D33E22">
        <w:t>http://hl7.org/fhir/</w:t>
      </w:r>
    </w:p>
  </w:footnote>
  <w:footnote w:id="57">
    <w:p w14:paraId="110AFD25" w14:textId="4B284ADE" w:rsidR="00EA5E5D" w:rsidRPr="00EA5E5D" w:rsidRDefault="00EA5E5D">
      <w:pPr>
        <w:pStyle w:val="aff8"/>
      </w:pPr>
      <w:r>
        <w:rPr>
          <w:rStyle w:val="affa"/>
        </w:rPr>
        <w:footnoteRef/>
      </w:r>
      <w:r>
        <w:t xml:space="preserve"> </w:t>
      </w:r>
      <w:r w:rsidR="00771A26" w:rsidRPr="00771A26">
        <w:t>https://kunishitei.bunka.go.jp/bsys/index</w:t>
      </w:r>
    </w:p>
  </w:footnote>
  <w:footnote w:id="58">
    <w:p w14:paraId="7038CB56" w14:textId="77777777" w:rsidR="00481D49" w:rsidRPr="00FB6F8F" w:rsidRDefault="00481D49" w:rsidP="00481D49">
      <w:pPr>
        <w:pStyle w:val="aff8"/>
      </w:pPr>
      <w:r>
        <w:rPr>
          <w:rStyle w:val="affa"/>
        </w:rPr>
        <w:footnoteRef/>
      </w:r>
      <w:r>
        <w:t xml:space="preserve"> </w:t>
      </w:r>
      <w:r w:rsidRPr="00771A26">
        <w:t>https://kunishitei.bunka.go.jp/bsys/index</w:t>
      </w:r>
    </w:p>
  </w:footnote>
  <w:footnote w:id="59">
    <w:p w14:paraId="736F8B3C" w14:textId="3E08C038" w:rsidR="00645636" w:rsidRPr="00F64D6E" w:rsidRDefault="00645636">
      <w:pPr>
        <w:pStyle w:val="aff8"/>
      </w:pPr>
      <w:r>
        <w:rPr>
          <w:rStyle w:val="affa"/>
        </w:rPr>
        <w:footnoteRef/>
      </w:r>
      <w:r>
        <w:t xml:space="preserve"> </w:t>
      </w:r>
      <w:r w:rsidRPr="00F64D6E">
        <w:t>https://www.soumu.go.jp/denshijiti/code.html</w:t>
      </w:r>
    </w:p>
  </w:footnote>
  <w:footnote w:id="60">
    <w:p w14:paraId="28DE6485" w14:textId="79DF076B" w:rsidR="00645636" w:rsidRPr="00F64D6E" w:rsidRDefault="00645636">
      <w:pPr>
        <w:pStyle w:val="aff8"/>
      </w:pPr>
      <w:r>
        <w:rPr>
          <w:rStyle w:val="affa"/>
        </w:rPr>
        <w:footnoteRef/>
      </w:r>
      <w:r>
        <w:t xml:space="preserve"> </w:t>
      </w:r>
      <w:r w:rsidRPr="00F64D6E">
        <w:t>https://www.digital.go.jp/policies/data_strategy_government_interoperability_framework/</w:t>
      </w:r>
    </w:p>
  </w:footnote>
  <w:footnote w:id="61">
    <w:p w14:paraId="400C7A97" w14:textId="0DC9922B" w:rsidR="00645636" w:rsidRDefault="00645636">
      <w:pPr>
        <w:pStyle w:val="aff8"/>
      </w:pPr>
      <w:r>
        <w:rPr>
          <w:rStyle w:val="affa"/>
        </w:rPr>
        <w:footnoteRef/>
      </w:r>
      <w:r>
        <w:t xml:space="preserve"> </w:t>
      </w:r>
      <w:r w:rsidRPr="00D33E22">
        <w:t>https://www8.cao.go.jp/cstp/society5_0/smartcity/02_sc_kpi.pdf</w:t>
      </w:r>
    </w:p>
  </w:footnote>
  <w:footnote w:id="62">
    <w:p w14:paraId="1B162A1B" w14:textId="0C1210DD" w:rsidR="00645636" w:rsidRDefault="00645636">
      <w:pPr>
        <w:pStyle w:val="aff8"/>
      </w:pPr>
      <w:r>
        <w:rPr>
          <w:rStyle w:val="affa"/>
        </w:rPr>
        <w:footnoteRef/>
      </w:r>
      <w:r>
        <w:t xml:space="preserve"> </w:t>
      </w:r>
      <w:r w:rsidRPr="008878BF">
        <w:t>https://www.cas.go.jp/jp/seisaku/digital_denen/dai7/shiryou5-1.pdf</w:t>
      </w:r>
    </w:p>
  </w:footnote>
  <w:footnote w:id="63">
    <w:p w14:paraId="542B2263" w14:textId="42DF2B2E" w:rsidR="00645636" w:rsidRDefault="00645636" w:rsidP="00323F71">
      <w:pPr>
        <w:pStyle w:val="aff8"/>
      </w:pPr>
      <w:r>
        <w:rPr>
          <w:rStyle w:val="affa"/>
        </w:rPr>
        <w:footnoteRef/>
      </w:r>
      <w:r>
        <w:t xml:space="preserve"> </w:t>
      </w:r>
      <w:r w:rsidRPr="00323F71">
        <w:t>https://www.chisou.go.jp/tiiki/toshisaisei/index.html#manual</w:t>
      </w:r>
    </w:p>
  </w:footnote>
  <w:footnote w:id="64">
    <w:p w14:paraId="053A17F7" w14:textId="1B68EA97" w:rsidR="00645636" w:rsidRPr="00F337B2" w:rsidRDefault="00645636" w:rsidP="006425E2">
      <w:pPr>
        <w:pStyle w:val="afff5"/>
        <w:spacing w:after="72"/>
        <w:ind w:left="300" w:hanging="300"/>
      </w:pPr>
      <w:r>
        <w:rPr>
          <w:rStyle w:val="affa"/>
        </w:rPr>
        <w:footnoteRef/>
      </w:r>
      <w:r>
        <w:tab/>
      </w:r>
      <w:hyperlink r:id="rId2" w:history="1">
        <w:r w:rsidRPr="00A473B9">
          <w:rPr>
            <w:rStyle w:val="aff7"/>
          </w:rPr>
          <w:t>https://ckan.org/</w:t>
        </w:r>
      </w:hyperlink>
    </w:p>
  </w:footnote>
  <w:footnote w:id="65">
    <w:p w14:paraId="36F8921A" w14:textId="161FBCD4" w:rsidR="00645636" w:rsidRDefault="00645636" w:rsidP="006425E2">
      <w:pPr>
        <w:pStyle w:val="afff5"/>
        <w:spacing w:after="72"/>
        <w:ind w:left="300" w:hanging="300"/>
      </w:pPr>
      <w:r>
        <w:rPr>
          <w:rStyle w:val="affa"/>
        </w:rPr>
        <w:footnoteRef/>
      </w:r>
      <w:r>
        <w:t xml:space="preserve"> </w:t>
      </w:r>
      <w:r w:rsidRPr="008878BF">
        <w:t>https://www.w3.org/TR/vocab-dcat-2/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645636" w:rsidRPr="00441D34" w:rsidRDefault="0064563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46A0EA8"/>
    <w:multiLevelType w:val="hybridMultilevel"/>
    <w:tmpl w:val="E2521798"/>
    <w:lvl w:ilvl="0" w:tplc="63BE0D0A">
      <w:start w:val="1"/>
      <w:numFmt w:val="bullet"/>
      <w:lvlText w:val="•"/>
      <w:lvlJc w:val="left"/>
      <w:pPr>
        <w:tabs>
          <w:tab w:val="num" w:pos="720"/>
        </w:tabs>
        <w:ind w:left="720" w:hanging="360"/>
      </w:pPr>
      <w:rPr>
        <w:rFonts w:ascii="ＭＳ Ｐゴシック" w:hAnsi="ＭＳ Ｐゴシック" w:hint="default"/>
      </w:rPr>
    </w:lvl>
    <w:lvl w:ilvl="1" w:tplc="A006A348" w:tentative="1">
      <w:start w:val="1"/>
      <w:numFmt w:val="bullet"/>
      <w:lvlText w:val="•"/>
      <w:lvlJc w:val="left"/>
      <w:pPr>
        <w:tabs>
          <w:tab w:val="num" w:pos="1440"/>
        </w:tabs>
        <w:ind w:left="1440" w:hanging="360"/>
      </w:pPr>
      <w:rPr>
        <w:rFonts w:ascii="ＭＳ Ｐゴシック" w:hAnsi="ＭＳ Ｐゴシック" w:hint="default"/>
      </w:rPr>
    </w:lvl>
    <w:lvl w:ilvl="2" w:tplc="A9A8461C" w:tentative="1">
      <w:start w:val="1"/>
      <w:numFmt w:val="bullet"/>
      <w:lvlText w:val="•"/>
      <w:lvlJc w:val="left"/>
      <w:pPr>
        <w:tabs>
          <w:tab w:val="num" w:pos="2160"/>
        </w:tabs>
        <w:ind w:left="2160" w:hanging="360"/>
      </w:pPr>
      <w:rPr>
        <w:rFonts w:ascii="ＭＳ Ｐゴシック" w:hAnsi="ＭＳ Ｐゴシック" w:hint="default"/>
      </w:rPr>
    </w:lvl>
    <w:lvl w:ilvl="3" w:tplc="EBB64154" w:tentative="1">
      <w:start w:val="1"/>
      <w:numFmt w:val="bullet"/>
      <w:lvlText w:val="•"/>
      <w:lvlJc w:val="left"/>
      <w:pPr>
        <w:tabs>
          <w:tab w:val="num" w:pos="2880"/>
        </w:tabs>
        <w:ind w:left="2880" w:hanging="360"/>
      </w:pPr>
      <w:rPr>
        <w:rFonts w:ascii="ＭＳ Ｐゴシック" w:hAnsi="ＭＳ Ｐゴシック" w:hint="default"/>
      </w:rPr>
    </w:lvl>
    <w:lvl w:ilvl="4" w:tplc="C47EB9FC" w:tentative="1">
      <w:start w:val="1"/>
      <w:numFmt w:val="bullet"/>
      <w:lvlText w:val="•"/>
      <w:lvlJc w:val="left"/>
      <w:pPr>
        <w:tabs>
          <w:tab w:val="num" w:pos="3600"/>
        </w:tabs>
        <w:ind w:left="3600" w:hanging="360"/>
      </w:pPr>
      <w:rPr>
        <w:rFonts w:ascii="ＭＳ Ｐゴシック" w:hAnsi="ＭＳ Ｐゴシック" w:hint="default"/>
      </w:rPr>
    </w:lvl>
    <w:lvl w:ilvl="5" w:tplc="707E1AA0" w:tentative="1">
      <w:start w:val="1"/>
      <w:numFmt w:val="bullet"/>
      <w:lvlText w:val="•"/>
      <w:lvlJc w:val="left"/>
      <w:pPr>
        <w:tabs>
          <w:tab w:val="num" w:pos="4320"/>
        </w:tabs>
        <w:ind w:left="4320" w:hanging="360"/>
      </w:pPr>
      <w:rPr>
        <w:rFonts w:ascii="ＭＳ Ｐゴシック" w:hAnsi="ＭＳ Ｐゴシック" w:hint="default"/>
      </w:rPr>
    </w:lvl>
    <w:lvl w:ilvl="6" w:tplc="BA3888F0" w:tentative="1">
      <w:start w:val="1"/>
      <w:numFmt w:val="bullet"/>
      <w:lvlText w:val="•"/>
      <w:lvlJc w:val="left"/>
      <w:pPr>
        <w:tabs>
          <w:tab w:val="num" w:pos="5040"/>
        </w:tabs>
        <w:ind w:left="5040" w:hanging="360"/>
      </w:pPr>
      <w:rPr>
        <w:rFonts w:ascii="ＭＳ Ｐゴシック" w:hAnsi="ＭＳ Ｐゴシック" w:hint="default"/>
      </w:rPr>
    </w:lvl>
    <w:lvl w:ilvl="7" w:tplc="E20A3F2E" w:tentative="1">
      <w:start w:val="1"/>
      <w:numFmt w:val="bullet"/>
      <w:lvlText w:val="•"/>
      <w:lvlJc w:val="left"/>
      <w:pPr>
        <w:tabs>
          <w:tab w:val="num" w:pos="5760"/>
        </w:tabs>
        <w:ind w:left="5760" w:hanging="360"/>
      </w:pPr>
      <w:rPr>
        <w:rFonts w:ascii="ＭＳ Ｐゴシック" w:hAnsi="ＭＳ Ｐゴシック" w:hint="default"/>
      </w:rPr>
    </w:lvl>
    <w:lvl w:ilvl="8" w:tplc="31D054A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7"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8" w15:restartNumberingAfterBreak="0">
    <w:nsid w:val="427F412B"/>
    <w:multiLevelType w:val="hybridMultilevel"/>
    <w:tmpl w:val="06DC6054"/>
    <w:lvl w:ilvl="0" w:tplc="8C7281C2">
      <w:numFmt w:val="bullet"/>
      <w:lvlText w:val="・"/>
      <w:lvlJc w:val="left"/>
      <w:pPr>
        <w:ind w:left="960" w:hanging="360"/>
      </w:pPr>
      <w:rPr>
        <w:rFonts w:ascii="ＭＳ 明朝" w:eastAsia="ＭＳ 明朝" w:hAnsi="ＭＳ 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0"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2"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7" w15:restartNumberingAfterBreak="0">
    <w:nsid w:val="613B5205"/>
    <w:multiLevelType w:val="multilevel"/>
    <w:tmpl w:val="F2B83B36"/>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8"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9" w15:restartNumberingAfterBreak="0">
    <w:nsid w:val="790760BB"/>
    <w:multiLevelType w:val="hybridMultilevel"/>
    <w:tmpl w:val="DEBE982C"/>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7"/>
  </w:num>
  <w:num w:numId="2">
    <w:abstractNumId w:val="18"/>
  </w:num>
  <w:num w:numId="3">
    <w:abstractNumId w:val="29"/>
    <w:lvlOverride w:ilvl="0">
      <w:startOverride w:val="1"/>
    </w:lvlOverride>
  </w:num>
  <w:num w:numId="4">
    <w:abstractNumId w:val="29"/>
  </w:num>
  <w:num w:numId="5">
    <w:abstractNumId w:val="29"/>
    <w:lvlOverride w:ilvl="0">
      <w:startOverride w:val="1"/>
    </w:lvlOverride>
  </w:num>
  <w:num w:numId="6">
    <w:abstractNumId w:val="29"/>
    <w:lvlOverride w:ilvl="0">
      <w:startOverride w:val="1"/>
    </w:lvlOverride>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29"/>
    <w:lvlOverride w:ilvl="0">
      <w:startOverride w:val="1"/>
    </w:lvlOverride>
  </w:num>
  <w:num w:numId="13">
    <w:abstractNumId w:val="2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num>
  <w:num w:numId="43">
    <w:abstractNumId w:val="29"/>
    <w:lvlOverride w:ilvl="0">
      <w:startOverride w:val="1"/>
    </w:lvlOverride>
  </w:num>
  <w:num w:numId="44">
    <w:abstractNumId w:val="29"/>
    <w:lvlOverride w:ilvl="0">
      <w:startOverride w:val="1"/>
    </w:lvlOverride>
  </w:num>
  <w:num w:numId="45">
    <w:abstractNumId w:val="29"/>
    <w:lvlOverride w:ilvl="0">
      <w:startOverride w:val="1"/>
    </w:lvlOverride>
  </w:num>
  <w:num w:numId="46">
    <w:abstractNumId w:val="9"/>
  </w:num>
  <w:num w:numId="47">
    <w:abstractNumId w:val="29"/>
    <w:lvlOverride w:ilvl="0">
      <w:startOverride w:val="1"/>
    </w:lvlOverride>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 w:numId="57">
    <w:abstractNumId w:val="17"/>
  </w:num>
  <w:num w:numId="58">
    <w:abstractNumId w:val="24"/>
  </w:num>
  <w:num w:numId="59">
    <w:abstractNumId w:val="21"/>
  </w:num>
  <w:num w:numId="60">
    <w:abstractNumId w:val="23"/>
  </w:num>
  <w:num w:numId="61">
    <w:abstractNumId w:val="14"/>
  </w:num>
  <w:num w:numId="62">
    <w:abstractNumId w:val="20"/>
  </w:num>
  <w:num w:numId="63">
    <w:abstractNumId w:val="22"/>
  </w:num>
  <w:num w:numId="64">
    <w:abstractNumId w:val="25"/>
  </w:num>
  <w:num w:numId="65">
    <w:abstractNumId w:val="28"/>
  </w:num>
  <w:num w:numId="66">
    <w:abstractNumId w:val="12"/>
  </w:num>
  <w:num w:numId="67">
    <w:abstractNumId w:val="13"/>
  </w:num>
  <w:num w:numId="68">
    <w:abstractNumId w:val="11"/>
  </w:num>
  <w:num w:numId="69">
    <w:abstractNumId w:val="15"/>
  </w:num>
  <w:num w:numId="70">
    <w:abstractNumId w:val="10"/>
  </w:num>
  <w:num w:numId="71">
    <w:abstractNumId w:val="26"/>
  </w:num>
  <w:num w:numId="72">
    <w:abstractNumId w:val="19"/>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9"/>
    <w:lvlOverride w:ilvl="0">
      <w:startOverride w:val="1"/>
    </w:lvlOverride>
  </w:num>
  <w:num w:numId="75">
    <w:abstractNumId w:val="29"/>
    <w:lvlOverride w:ilvl="0">
      <w:startOverride w:val="1"/>
    </w:lvlOverride>
  </w:num>
  <w:num w:numId="76">
    <w:abstractNumId w:val="29"/>
    <w:lvlOverride w:ilvl="0">
      <w:startOverride w:val="1"/>
    </w:lvlOverride>
  </w:num>
  <w:num w:numId="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9"/>
    <w:lvlOverride w:ilvl="0">
      <w:startOverride w:val="1"/>
    </w:lvlOverride>
  </w:num>
  <w:num w:numId="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9"/>
  </w:num>
  <w:num w:numId="83">
    <w:abstractNumId w:val="29"/>
    <w:lvlOverride w:ilvl="0">
      <w:startOverride w:val="1"/>
    </w:lvlOverride>
  </w:num>
  <w:num w:numId="84">
    <w:abstractNumId w:val="29"/>
    <w:lvlOverride w:ilvl="0">
      <w:startOverride w:val="1"/>
    </w:lvlOverride>
  </w:num>
  <w:num w:numId="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lvlOverride w:ilvl="0">
      <w:startOverride w:val="1"/>
    </w:lvlOverride>
  </w:num>
  <w:num w:numId="9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9"/>
  </w:num>
  <w:num w:numId="96">
    <w:abstractNumId w:val="29"/>
    <w:lvlOverride w:ilvl="0">
      <w:startOverride w:val="1"/>
    </w:lvlOverride>
  </w:num>
  <w:num w:numId="97">
    <w:abstractNumId w:val="29"/>
    <w:lvlOverride w:ilvl="0">
      <w:startOverride w:val="1"/>
    </w:lvlOverride>
  </w:num>
  <w:num w:numId="98">
    <w:abstractNumId w:val="29"/>
    <w:lvlOverride w:ilvl="0">
      <w:startOverride w:val="1"/>
    </w:lvlOverride>
  </w:num>
  <w:num w:numId="99">
    <w:abstractNumId w:val="29"/>
    <w:lvlOverride w:ilvl="0">
      <w:startOverride w:val="1"/>
    </w:lvlOverride>
  </w:num>
  <w:num w:numId="100">
    <w:abstractNumId w:val="29"/>
    <w:lvlOverride w:ilvl="0">
      <w:startOverride w:val="1"/>
    </w:lvlOverride>
  </w:num>
  <w:num w:numId="1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9"/>
    <w:lvlOverride w:ilvl="0">
      <w:startOverride w:val="1"/>
    </w:lvlOverride>
  </w:num>
  <w:num w:numId="105">
    <w:abstractNumId w:val="27"/>
  </w:num>
  <w:num w:numId="1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9"/>
    <w:lvlOverride w:ilvl="0">
      <w:startOverride w:val="1"/>
    </w:lvlOverride>
  </w:num>
  <w:num w:numId="109">
    <w:abstractNumId w:val="29"/>
    <w:lvlOverride w:ilvl="0">
      <w:startOverride w:val="1"/>
    </w:lvlOverride>
  </w:num>
  <w:num w:numId="110">
    <w:abstractNumId w:val="16"/>
  </w:num>
  <w:num w:numId="1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9"/>
    <w:lvlOverride w:ilvl="0">
      <w:startOverride w:val="1"/>
    </w:lvlOverride>
  </w:num>
  <w:num w:numId="1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bordersDoNotSurroundHeader/>
  <w:bordersDoNotSurroundFooter/>
  <w:trackRevisions/>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471"/>
    <w:rsid w:val="00023739"/>
    <w:rsid w:val="00023777"/>
    <w:rsid w:val="00024DEE"/>
    <w:rsid w:val="000250AD"/>
    <w:rsid w:val="0002608E"/>
    <w:rsid w:val="00026121"/>
    <w:rsid w:val="00030B64"/>
    <w:rsid w:val="00031750"/>
    <w:rsid w:val="0003383D"/>
    <w:rsid w:val="00033937"/>
    <w:rsid w:val="00034796"/>
    <w:rsid w:val="00034942"/>
    <w:rsid w:val="00034F1A"/>
    <w:rsid w:val="00035F6A"/>
    <w:rsid w:val="00037420"/>
    <w:rsid w:val="00037D30"/>
    <w:rsid w:val="00041ACE"/>
    <w:rsid w:val="00041D45"/>
    <w:rsid w:val="00044DE0"/>
    <w:rsid w:val="00045014"/>
    <w:rsid w:val="00045244"/>
    <w:rsid w:val="00045369"/>
    <w:rsid w:val="00045EAD"/>
    <w:rsid w:val="00046001"/>
    <w:rsid w:val="00046260"/>
    <w:rsid w:val="0004656E"/>
    <w:rsid w:val="0004769A"/>
    <w:rsid w:val="00050306"/>
    <w:rsid w:val="0005083B"/>
    <w:rsid w:val="00050986"/>
    <w:rsid w:val="000526E8"/>
    <w:rsid w:val="0005319A"/>
    <w:rsid w:val="00053537"/>
    <w:rsid w:val="000537F6"/>
    <w:rsid w:val="00054574"/>
    <w:rsid w:val="00054EBB"/>
    <w:rsid w:val="00056136"/>
    <w:rsid w:val="000569F1"/>
    <w:rsid w:val="00056C48"/>
    <w:rsid w:val="000570D1"/>
    <w:rsid w:val="00057EFF"/>
    <w:rsid w:val="00060A87"/>
    <w:rsid w:val="00060D8A"/>
    <w:rsid w:val="00061047"/>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666"/>
    <w:rsid w:val="00073952"/>
    <w:rsid w:val="0007526F"/>
    <w:rsid w:val="000752A7"/>
    <w:rsid w:val="000753BB"/>
    <w:rsid w:val="00077B61"/>
    <w:rsid w:val="00077CA0"/>
    <w:rsid w:val="00080C96"/>
    <w:rsid w:val="00083527"/>
    <w:rsid w:val="00083A51"/>
    <w:rsid w:val="00083BA1"/>
    <w:rsid w:val="00083E3A"/>
    <w:rsid w:val="00084135"/>
    <w:rsid w:val="000858B7"/>
    <w:rsid w:val="00086C5C"/>
    <w:rsid w:val="00090792"/>
    <w:rsid w:val="00090F70"/>
    <w:rsid w:val="00091994"/>
    <w:rsid w:val="00091E23"/>
    <w:rsid w:val="00092D8B"/>
    <w:rsid w:val="00093FA9"/>
    <w:rsid w:val="00096027"/>
    <w:rsid w:val="000969E9"/>
    <w:rsid w:val="00096B6E"/>
    <w:rsid w:val="00097558"/>
    <w:rsid w:val="000976BA"/>
    <w:rsid w:val="00097C48"/>
    <w:rsid w:val="000A10A5"/>
    <w:rsid w:val="000A13CE"/>
    <w:rsid w:val="000A1B5B"/>
    <w:rsid w:val="000A259C"/>
    <w:rsid w:val="000A275C"/>
    <w:rsid w:val="000A3CEA"/>
    <w:rsid w:val="000A41C3"/>
    <w:rsid w:val="000A4C85"/>
    <w:rsid w:val="000A71A3"/>
    <w:rsid w:val="000A7F02"/>
    <w:rsid w:val="000B1397"/>
    <w:rsid w:val="000B1529"/>
    <w:rsid w:val="000B156B"/>
    <w:rsid w:val="000B3301"/>
    <w:rsid w:val="000B34F8"/>
    <w:rsid w:val="000B4285"/>
    <w:rsid w:val="000B5A18"/>
    <w:rsid w:val="000B6988"/>
    <w:rsid w:val="000B6AC7"/>
    <w:rsid w:val="000B7541"/>
    <w:rsid w:val="000C0016"/>
    <w:rsid w:val="000C04A1"/>
    <w:rsid w:val="000C0E61"/>
    <w:rsid w:val="000C1131"/>
    <w:rsid w:val="000C114D"/>
    <w:rsid w:val="000C257A"/>
    <w:rsid w:val="000C2E54"/>
    <w:rsid w:val="000C3F0E"/>
    <w:rsid w:val="000C5625"/>
    <w:rsid w:val="000C5F19"/>
    <w:rsid w:val="000C709D"/>
    <w:rsid w:val="000D0D55"/>
    <w:rsid w:val="000D1221"/>
    <w:rsid w:val="000D3011"/>
    <w:rsid w:val="000D354C"/>
    <w:rsid w:val="000D409F"/>
    <w:rsid w:val="000D4D06"/>
    <w:rsid w:val="000D58AB"/>
    <w:rsid w:val="000D6398"/>
    <w:rsid w:val="000D6BAD"/>
    <w:rsid w:val="000D6C88"/>
    <w:rsid w:val="000D6E91"/>
    <w:rsid w:val="000D78AE"/>
    <w:rsid w:val="000D7E53"/>
    <w:rsid w:val="000E0751"/>
    <w:rsid w:val="000E1267"/>
    <w:rsid w:val="000E162E"/>
    <w:rsid w:val="000E1ED4"/>
    <w:rsid w:val="000E1F8B"/>
    <w:rsid w:val="000E242B"/>
    <w:rsid w:val="000E2CB4"/>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64D9"/>
    <w:rsid w:val="000F7547"/>
    <w:rsid w:val="000F7BA0"/>
    <w:rsid w:val="001007FC"/>
    <w:rsid w:val="0010292A"/>
    <w:rsid w:val="001031E3"/>
    <w:rsid w:val="001051C2"/>
    <w:rsid w:val="001064F2"/>
    <w:rsid w:val="00106C49"/>
    <w:rsid w:val="001071EE"/>
    <w:rsid w:val="00107A4C"/>
    <w:rsid w:val="00107E31"/>
    <w:rsid w:val="00110497"/>
    <w:rsid w:val="00111427"/>
    <w:rsid w:val="00111BCC"/>
    <w:rsid w:val="0011380B"/>
    <w:rsid w:val="0011703B"/>
    <w:rsid w:val="001179A1"/>
    <w:rsid w:val="001209F9"/>
    <w:rsid w:val="00120BA7"/>
    <w:rsid w:val="00121278"/>
    <w:rsid w:val="001223DD"/>
    <w:rsid w:val="00122845"/>
    <w:rsid w:val="0012357A"/>
    <w:rsid w:val="001235E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02B3"/>
    <w:rsid w:val="00151E68"/>
    <w:rsid w:val="0015299C"/>
    <w:rsid w:val="00152E4E"/>
    <w:rsid w:val="001530BF"/>
    <w:rsid w:val="00153392"/>
    <w:rsid w:val="00153748"/>
    <w:rsid w:val="00153968"/>
    <w:rsid w:val="00153A97"/>
    <w:rsid w:val="00154740"/>
    <w:rsid w:val="00154B3C"/>
    <w:rsid w:val="00155DE8"/>
    <w:rsid w:val="00160FC0"/>
    <w:rsid w:val="001616B3"/>
    <w:rsid w:val="00161EE1"/>
    <w:rsid w:val="00162E8F"/>
    <w:rsid w:val="001635E4"/>
    <w:rsid w:val="00163A70"/>
    <w:rsid w:val="001641F9"/>
    <w:rsid w:val="001649F7"/>
    <w:rsid w:val="00164A70"/>
    <w:rsid w:val="0016535C"/>
    <w:rsid w:val="0016536A"/>
    <w:rsid w:val="00166587"/>
    <w:rsid w:val="00167166"/>
    <w:rsid w:val="00167E13"/>
    <w:rsid w:val="00170F5D"/>
    <w:rsid w:val="00173504"/>
    <w:rsid w:val="001742AC"/>
    <w:rsid w:val="001746E9"/>
    <w:rsid w:val="001756BB"/>
    <w:rsid w:val="00176035"/>
    <w:rsid w:val="001765A6"/>
    <w:rsid w:val="001770C7"/>
    <w:rsid w:val="00177915"/>
    <w:rsid w:val="00180A59"/>
    <w:rsid w:val="0018147B"/>
    <w:rsid w:val="00182D42"/>
    <w:rsid w:val="00183065"/>
    <w:rsid w:val="00183DDE"/>
    <w:rsid w:val="00184F7B"/>
    <w:rsid w:val="00185C97"/>
    <w:rsid w:val="0018721E"/>
    <w:rsid w:val="00187EC9"/>
    <w:rsid w:val="00190AFA"/>
    <w:rsid w:val="00191027"/>
    <w:rsid w:val="00191C1A"/>
    <w:rsid w:val="00192DD2"/>
    <w:rsid w:val="0019333A"/>
    <w:rsid w:val="0019523B"/>
    <w:rsid w:val="0019727E"/>
    <w:rsid w:val="00197690"/>
    <w:rsid w:val="00197D23"/>
    <w:rsid w:val="001A08CD"/>
    <w:rsid w:val="001A13CD"/>
    <w:rsid w:val="001A15BF"/>
    <w:rsid w:val="001A22DF"/>
    <w:rsid w:val="001A2913"/>
    <w:rsid w:val="001A3219"/>
    <w:rsid w:val="001A3F93"/>
    <w:rsid w:val="001A424A"/>
    <w:rsid w:val="001A4320"/>
    <w:rsid w:val="001A58BF"/>
    <w:rsid w:val="001A5B25"/>
    <w:rsid w:val="001A688A"/>
    <w:rsid w:val="001A6ABF"/>
    <w:rsid w:val="001A73A8"/>
    <w:rsid w:val="001A79A6"/>
    <w:rsid w:val="001B09DA"/>
    <w:rsid w:val="001B1B36"/>
    <w:rsid w:val="001B2218"/>
    <w:rsid w:val="001B2E4B"/>
    <w:rsid w:val="001B3C16"/>
    <w:rsid w:val="001B481D"/>
    <w:rsid w:val="001B4980"/>
    <w:rsid w:val="001B4B4D"/>
    <w:rsid w:val="001B56D7"/>
    <w:rsid w:val="001B6053"/>
    <w:rsid w:val="001B7E96"/>
    <w:rsid w:val="001C058C"/>
    <w:rsid w:val="001C0668"/>
    <w:rsid w:val="001C1F65"/>
    <w:rsid w:val="001C24AC"/>
    <w:rsid w:val="001C283B"/>
    <w:rsid w:val="001C2F36"/>
    <w:rsid w:val="001C35F9"/>
    <w:rsid w:val="001C4808"/>
    <w:rsid w:val="001C50D5"/>
    <w:rsid w:val="001C553D"/>
    <w:rsid w:val="001C56CC"/>
    <w:rsid w:val="001C5FFD"/>
    <w:rsid w:val="001C7A21"/>
    <w:rsid w:val="001D01B8"/>
    <w:rsid w:val="001D0A41"/>
    <w:rsid w:val="001D0B0A"/>
    <w:rsid w:val="001D0E6A"/>
    <w:rsid w:val="001D250D"/>
    <w:rsid w:val="001D2A6F"/>
    <w:rsid w:val="001D2CAC"/>
    <w:rsid w:val="001D3871"/>
    <w:rsid w:val="001D4D10"/>
    <w:rsid w:val="001D557A"/>
    <w:rsid w:val="001D5F04"/>
    <w:rsid w:val="001D6868"/>
    <w:rsid w:val="001D76A5"/>
    <w:rsid w:val="001E0087"/>
    <w:rsid w:val="001E17A1"/>
    <w:rsid w:val="001E198F"/>
    <w:rsid w:val="001E1D8C"/>
    <w:rsid w:val="001E2A10"/>
    <w:rsid w:val="001E2FBE"/>
    <w:rsid w:val="001E3311"/>
    <w:rsid w:val="001E3E27"/>
    <w:rsid w:val="001E4060"/>
    <w:rsid w:val="001E546A"/>
    <w:rsid w:val="001E62B4"/>
    <w:rsid w:val="001E703C"/>
    <w:rsid w:val="001E7681"/>
    <w:rsid w:val="001F02BF"/>
    <w:rsid w:val="001F09B9"/>
    <w:rsid w:val="001F1297"/>
    <w:rsid w:val="001F162B"/>
    <w:rsid w:val="001F1AED"/>
    <w:rsid w:val="001F2D66"/>
    <w:rsid w:val="001F3CF7"/>
    <w:rsid w:val="001F442C"/>
    <w:rsid w:val="001F4653"/>
    <w:rsid w:val="001F5DA7"/>
    <w:rsid w:val="001F65A3"/>
    <w:rsid w:val="001F748A"/>
    <w:rsid w:val="001F7E57"/>
    <w:rsid w:val="0020127B"/>
    <w:rsid w:val="00201EC7"/>
    <w:rsid w:val="00202842"/>
    <w:rsid w:val="00203ED2"/>
    <w:rsid w:val="00205EFD"/>
    <w:rsid w:val="00206291"/>
    <w:rsid w:val="00206C37"/>
    <w:rsid w:val="002114E1"/>
    <w:rsid w:val="0021158F"/>
    <w:rsid w:val="002119C6"/>
    <w:rsid w:val="00212531"/>
    <w:rsid w:val="0021271E"/>
    <w:rsid w:val="00212A4E"/>
    <w:rsid w:val="00212A55"/>
    <w:rsid w:val="002130D2"/>
    <w:rsid w:val="00214F11"/>
    <w:rsid w:val="00216033"/>
    <w:rsid w:val="00217336"/>
    <w:rsid w:val="002222ED"/>
    <w:rsid w:val="002223E2"/>
    <w:rsid w:val="00223065"/>
    <w:rsid w:val="0022319A"/>
    <w:rsid w:val="00223F9B"/>
    <w:rsid w:val="00224974"/>
    <w:rsid w:val="002255EE"/>
    <w:rsid w:val="00226373"/>
    <w:rsid w:val="00226458"/>
    <w:rsid w:val="00227D66"/>
    <w:rsid w:val="002304C9"/>
    <w:rsid w:val="00230B08"/>
    <w:rsid w:val="00233318"/>
    <w:rsid w:val="002333C0"/>
    <w:rsid w:val="002333E8"/>
    <w:rsid w:val="00233E05"/>
    <w:rsid w:val="0023408F"/>
    <w:rsid w:val="00234405"/>
    <w:rsid w:val="00234A68"/>
    <w:rsid w:val="0023517C"/>
    <w:rsid w:val="00235765"/>
    <w:rsid w:val="002374BD"/>
    <w:rsid w:val="00237EDC"/>
    <w:rsid w:val="00240281"/>
    <w:rsid w:val="002411F9"/>
    <w:rsid w:val="0024166F"/>
    <w:rsid w:val="00241F50"/>
    <w:rsid w:val="0024207F"/>
    <w:rsid w:val="002424B3"/>
    <w:rsid w:val="002427D9"/>
    <w:rsid w:val="00243930"/>
    <w:rsid w:val="00243F27"/>
    <w:rsid w:val="00245507"/>
    <w:rsid w:val="00246223"/>
    <w:rsid w:val="00246BCD"/>
    <w:rsid w:val="00246F3E"/>
    <w:rsid w:val="00247293"/>
    <w:rsid w:val="00247D93"/>
    <w:rsid w:val="00251EB1"/>
    <w:rsid w:val="00251FAC"/>
    <w:rsid w:val="002529AF"/>
    <w:rsid w:val="0025327C"/>
    <w:rsid w:val="00253990"/>
    <w:rsid w:val="00253B6A"/>
    <w:rsid w:val="00254D12"/>
    <w:rsid w:val="00254E0B"/>
    <w:rsid w:val="002559FC"/>
    <w:rsid w:val="0025607E"/>
    <w:rsid w:val="00256646"/>
    <w:rsid w:val="002566D5"/>
    <w:rsid w:val="0026076E"/>
    <w:rsid w:val="00260C3C"/>
    <w:rsid w:val="00261003"/>
    <w:rsid w:val="002615F4"/>
    <w:rsid w:val="00261D1B"/>
    <w:rsid w:val="00262CC1"/>
    <w:rsid w:val="002630CF"/>
    <w:rsid w:val="00263B48"/>
    <w:rsid w:val="00264520"/>
    <w:rsid w:val="00264618"/>
    <w:rsid w:val="0026577D"/>
    <w:rsid w:val="00265D27"/>
    <w:rsid w:val="0026605A"/>
    <w:rsid w:val="00267544"/>
    <w:rsid w:val="002677B6"/>
    <w:rsid w:val="00267FC5"/>
    <w:rsid w:val="00270475"/>
    <w:rsid w:val="00270660"/>
    <w:rsid w:val="00270EAC"/>
    <w:rsid w:val="002710B8"/>
    <w:rsid w:val="0027182E"/>
    <w:rsid w:val="00271FE3"/>
    <w:rsid w:val="00272572"/>
    <w:rsid w:val="00272761"/>
    <w:rsid w:val="00273B00"/>
    <w:rsid w:val="002748DC"/>
    <w:rsid w:val="00274EB9"/>
    <w:rsid w:val="00274EF3"/>
    <w:rsid w:val="00276834"/>
    <w:rsid w:val="002772BC"/>
    <w:rsid w:val="00277B86"/>
    <w:rsid w:val="002803E8"/>
    <w:rsid w:val="00280452"/>
    <w:rsid w:val="00280EA9"/>
    <w:rsid w:val="00282C65"/>
    <w:rsid w:val="00283ED7"/>
    <w:rsid w:val="002846CD"/>
    <w:rsid w:val="00284AE2"/>
    <w:rsid w:val="00284CA4"/>
    <w:rsid w:val="00284FC0"/>
    <w:rsid w:val="0028545B"/>
    <w:rsid w:val="002854B0"/>
    <w:rsid w:val="002857B8"/>
    <w:rsid w:val="00285A60"/>
    <w:rsid w:val="00285AFC"/>
    <w:rsid w:val="00286C8A"/>
    <w:rsid w:val="002878A2"/>
    <w:rsid w:val="00287D2C"/>
    <w:rsid w:val="00287F16"/>
    <w:rsid w:val="00287F9F"/>
    <w:rsid w:val="0029029F"/>
    <w:rsid w:val="00290773"/>
    <w:rsid w:val="00290CC0"/>
    <w:rsid w:val="00290F8A"/>
    <w:rsid w:val="002942C6"/>
    <w:rsid w:val="00295813"/>
    <w:rsid w:val="00295EFD"/>
    <w:rsid w:val="00296C46"/>
    <w:rsid w:val="00297CBF"/>
    <w:rsid w:val="002A0007"/>
    <w:rsid w:val="002A0F64"/>
    <w:rsid w:val="002A145C"/>
    <w:rsid w:val="002A273C"/>
    <w:rsid w:val="002A2BDB"/>
    <w:rsid w:val="002A356B"/>
    <w:rsid w:val="002A3868"/>
    <w:rsid w:val="002A3970"/>
    <w:rsid w:val="002A3A27"/>
    <w:rsid w:val="002A4CA7"/>
    <w:rsid w:val="002A55A2"/>
    <w:rsid w:val="002A57CA"/>
    <w:rsid w:val="002A5ED2"/>
    <w:rsid w:val="002A5FEA"/>
    <w:rsid w:val="002A63D5"/>
    <w:rsid w:val="002A748C"/>
    <w:rsid w:val="002B03CB"/>
    <w:rsid w:val="002B0CD8"/>
    <w:rsid w:val="002B49F0"/>
    <w:rsid w:val="002B4A48"/>
    <w:rsid w:val="002B509D"/>
    <w:rsid w:val="002B6450"/>
    <w:rsid w:val="002B74FF"/>
    <w:rsid w:val="002C07DA"/>
    <w:rsid w:val="002C1684"/>
    <w:rsid w:val="002C1F63"/>
    <w:rsid w:val="002C20E5"/>
    <w:rsid w:val="002C4370"/>
    <w:rsid w:val="002C4CA0"/>
    <w:rsid w:val="002C4FA5"/>
    <w:rsid w:val="002C630B"/>
    <w:rsid w:val="002C6784"/>
    <w:rsid w:val="002C6D64"/>
    <w:rsid w:val="002D0125"/>
    <w:rsid w:val="002D0B31"/>
    <w:rsid w:val="002D1141"/>
    <w:rsid w:val="002D12C1"/>
    <w:rsid w:val="002D21E8"/>
    <w:rsid w:val="002D25D4"/>
    <w:rsid w:val="002D446F"/>
    <w:rsid w:val="002D4A67"/>
    <w:rsid w:val="002D57FC"/>
    <w:rsid w:val="002D79F8"/>
    <w:rsid w:val="002E021B"/>
    <w:rsid w:val="002E06FF"/>
    <w:rsid w:val="002E0FFE"/>
    <w:rsid w:val="002E1048"/>
    <w:rsid w:val="002E10EB"/>
    <w:rsid w:val="002E25E0"/>
    <w:rsid w:val="002E2762"/>
    <w:rsid w:val="002E2C08"/>
    <w:rsid w:val="002E300F"/>
    <w:rsid w:val="002E304A"/>
    <w:rsid w:val="002E399D"/>
    <w:rsid w:val="002E47D4"/>
    <w:rsid w:val="002E4905"/>
    <w:rsid w:val="002E6A18"/>
    <w:rsid w:val="002E6D6C"/>
    <w:rsid w:val="002E7956"/>
    <w:rsid w:val="002E7DEA"/>
    <w:rsid w:val="002F014B"/>
    <w:rsid w:val="002F1021"/>
    <w:rsid w:val="002F1FD9"/>
    <w:rsid w:val="002F2A4E"/>
    <w:rsid w:val="002F2FC9"/>
    <w:rsid w:val="002F2FF8"/>
    <w:rsid w:val="002F4355"/>
    <w:rsid w:val="002F43DD"/>
    <w:rsid w:val="002F57AA"/>
    <w:rsid w:val="002F60D9"/>
    <w:rsid w:val="002F6598"/>
    <w:rsid w:val="002F65B6"/>
    <w:rsid w:val="002F72EF"/>
    <w:rsid w:val="002F74F0"/>
    <w:rsid w:val="002F788D"/>
    <w:rsid w:val="003006E4"/>
    <w:rsid w:val="0030089F"/>
    <w:rsid w:val="00301BB6"/>
    <w:rsid w:val="00302289"/>
    <w:rsid w:val="003022AF"/>
    <w:rsid w:val="0030254F"/>
    <w:rsid w:val="00302BCC"/>
    <w:rsid w:val="00303DEB"/>
    <w:rsid w:val="00304609"/>
    <w:rsid w:val="00305006"/>
    <w:rsid w:val="003055B5"/>
    <w:rsid w:val="003059E3"/>
    <w:rsid w:val="00305C89"/>
    <w:rsid w:val="00305F68"/>
    <w:rsid w:val="00306738"/>
    <w:rsid w:val="00306C1B"/>
    <w:rsid w:val="00306FA9"/>
    <w:rsid w:val="00310711"/>
    <w:rsid w:val="00310728"/>
    <w:rsid w:val="00310AF9"/>
    <w:rsid w:val="00310D48"/>
    <w:rsid w:val="00311139"/>
    <w:rsid w:val="00311A9B"/>
    <w:rsid w:val="00313965"/>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052"/>
    <w:rsid w:val="00323DB3"/>
    <w:rsid w:val="00323F71"/>
    <w:rsid w:val="00324818"/>
    <w:rsid w:val="00325F40"/>
    <w:rsid w:val="0032632D"/>
    <w:rsid w:val="00327746"/>
    <w:rsid w:val="003304C9"/>
    <w:rsid w:val="003306B9"/>
    <w:rsid w:val="00330779"/>
    <w:rsid w:val="0033259A"/>
    <w:rsid w:val="00332B5C"/>
    <w:rsid w:val="00332D40"/>
    <w:rsid w:val="00333001"/>
    <w:rsid w:val="003330C6"/>
    <w:rsid w:val="003332EE"/>
    <w:rsid w:val="00334025"/>
    <w:rsid w:val="00334466"/>
    <w:rsid w:val="003349FA"/>
    <w:rsid w:val="00335125"/>
    <w:rsid w:val="00335CA1"/>
    <w:rsid w:val="003365AE"/>
    <w:rsid w:val="00336AF6"/>
    <w:rsid w:val="003379B6"/>
    <w:rsid w:val="00337A89"/>
    <w:rsid w:val="00341317"/>
    <w:rsid w:val="00341D06"/>
    <w:rsid w:val="00343356"/>
    <w:rsid w:val="0034357B"/>
    <w:rsid w:val="0034383A"/>
    <w:rsid w:val="00343CED"/>
    <w:rsid w:val="003464B9"/>
    <w:rsid w:val="00346772"/>
    <w:rsid w:val="00350415"/>
    <w:rsid w:val="00350537"/>
    <w:rsid w:val="00350F18"/>
    <w:rsid w:val="003511C1"/>
    <w:rsid w:val="0035163C"/>
    <w:rsid w:val="0035193A"/>
    <w:rsid w:val="003519A8"/>
    <w:rsid w:val="00353348"/>
    <w:rsid w:val="00353D07"/>
    <w:rsid w:val="00354AC8"/>
    <w:rsid w:val="00354C60"/>
    <w:rsid w:val="003556C3"/>
    <w:rsid w:val="0035574A"/>
    <w:rsid w:val="00355A64"/>
    <w:rsid w:val="00355F5A"/>
    <w:rsid w:val="003563AB"/>
    <w:rsid w:val="00356653"/>
    <w:rsid w:val="00356981"/>
    <w:rsid w:val="003574EF"/>
    <w:rsid w:val="00357C90"/>
    <w:rsid w:val="00357DF9"/>
    <w:rsid w:val="00357E35"/>
    <w:rsid w:val="00360C8B"/>
    <w:rsid w:val="00360E76"/>
    <w:rsid w:val="00361387"/>
    <w:rsid w:val="00362007"/>
    <w:rsid w:val="00362F27"/>
    <w:rsid w:val="003636B9"/>
    <w:rsid w:val="0036493E"/>
    <w:rsid w:val="00364E9A"/>
    <w:rsid w:val="003656FD"/>
    <w:rsid w:val="00365CD6"/>
    <w:rsid w:val="00365D64"/>
    <w:rsid w:val="003667EB"/>
    <w:rsid w:val="00366FB9"/>
    <w:rsid w:val="003673C2"/>
    <w:rsid w:val="00367AA4"/>
    <w:rsid w:val="003709CD"/>
    <w:rsid w:val="00371065"/>
    <w:rsid w:val="0037136D"/>
    <w:rsid w:val="003721F4"/>
    <w:rsid w:val="003725CC"/>
    <w:rsid w:val="00372668"/>
    <w:rsid w:val="003733E7"/>
    <w:rsid w:val="00373A6F"/>
    <w:rsid w:val="00373BAD"/>
    <w:rsid w:val="00373E56"/>
    <w:rsid w:val="0037405E"/>
    <w:rsid w:val="00375EA2"/>
    <w:rsid w:val="003773C3"/>
    <w:rsid w:val="003773EB"/>
    <w:rsid w:val="00380057"/>
    <w:rsid w:val="0038082B"/>
    <w:rsid w:val="00381005"/>
    <w:rsid w:val="003814FE"/>
    <w:rsid w:val="00381D53"/>
    <w:rsid w:val="0038340A"/>
    <w:rsid w:val="00385206"/>
    <w:rsid w:val="0038522E"/>
    <w:rsid w:val="00385766"/>
    <w:rsid w:val="00385B6F"/>
    <w:rsid w:val="003862FC"/>
    <w:rsid w:val="00386B2C"/>
    <w:rsid w:val="00387A1D"/>
    <w:rsid w:val="003902FA"/>
    <w:rsid w:val="0039068F"/>
    <w:rsid w:val="00391B24"/>
    <w:rsid w:val="00392031"/>
    <w:rsid w:val="0039295E"/>
    <w:rsid w:val="00394976"/>
    <w:rsid w:val="00394C39"/>
    <w:rsid w:val="00394DE7"/>
    <w:rsid w:val="00395875"/>
    <w:rsid w:val="00397048"/>
    <w:rsid w:val="00397475"/>
    <w:rsid w:val="00397888"/>
    <w:rsid w:val="00397FA0"/>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2E"/>
    <w:rsid w:val="003C2AD7"/>
    <w:rsid w:val="003C303A"/>
    <w:rsid w:val="003C3178"/>
    <w:rsid w:val="003C31E9"/>
    <w:rsid w:val="003C37CC"/>
    <w:rsid w:val="003C3857"/>
    <w:rsid w:val="003C3971"/>
    <w:rsid w:val="003C3DBD"/>
    <w:rsid w:val="003C4D74"/>
    <w:rsid w:val="003C4DB6"/>
    <w:rsid w:val="003C53EE"/>
    <w:rsid w:val="003C5881"/>
    <w:rsid w:val="003C672B"/>
    <w:rsid w:val="003C7C01"/>
    <w:rsid w:val="003C7E0A"/>
    <w:rsid w:val="003D142C"/>
    <w:rsid w:val="003D14CE"/>
    <w:rsid w:val="003D1E7B"/>
    <w:rsid w:val="003D26D8"/>
    <w:rsid w:val="003D2EA4"/>
    <w:rsid w:val="003D4126"/>
    <w:rsid w:val="003D4350"/>
    <w:rsid w:val="003D5067"/>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E0E"/>
    <w:rsid w:val="003F0F2A"/>
    <w:rsid w:val="003F2159"/>
    <w:rsid w:val="003F281E"/>
    <w:rsid w:val="003F35CB"/>
    <w:rsid w:val="003F3D05"/>
    <w:rsid w:val="003F3F8F"/>
    <w:rsid w:val="003F4C7D"/>
    <w:rsid w:val="003F4F54"/>
    <w:rsid w:val="003F671A"/>
    <w:rsid w:val="003F7529"/>
    <w:rsid w:val="003F7562"/>
    <w:rsid w:val="004002A6"/>
    <w:rsid w:val="0040135C"/>
    <w:rsid w:val="00401722"/>
    <w:rsid w:val="00401946"/>
    <w:rsid w:val="0040248A"/>
    <w:rsid w:val="00404832"/>
    <w:rsid w:val="0040486F"/>
    <w:rsid w:val="00407B48"/>
    <w:rsid w:val="0041130A"/>
    <w:rsid w:val="0041246E"/>
    <w:rsid w:val="00412925"/>
    <w:rsid w:val="00413439"/>
    <w:rsid w:val="0041357C"/>
    <w:rsid w:val="00413C2E"/>
    <w:rsid w:val="00414012"/>
    <w:rsid w:val="004143FC"/>
    <w:rsid w:val="00414605"/>
    <w:rsid w:val="00415118"/>
    <w:rsid w:val="00415463"/>
    <w:rsid w:val="004165F1"/>
    <w:rsid w:val="004167CC"/>
    <w:rsid w:val="00416CC6"/>
    <w:rsid w:val="00416E57"/>
    <w:rsid w:val="004177A9"/>
    <w:rsid w:val="00417BDD"/>
    <w:rsid w:val="00417FEA"/>
    <w:rsid w:val="00420E84"/>
    <w:rsid w:val="0042345D"/>
    <w:rsid w:val="00423E6A"/>
    <w:rsid w:val="004245F3"/>
    <w:rsid w:val="00424912"/>
    <w:rsid w:val="004250F8"/>
    <w:rsid w:val="00425250"/>
    <w:rsid w:val="0042584A"/>
    <w:rsid w:val="00425897"/>
    <w:rsid w:val="00425B91"/>
    <w:rsid w:val="00425DA2"/>
    <w:rsid w:val="00427D44"/>
    <w:rsid w:val="00430660"/>
    <w:rsid w:val="00430CEC"/>
    <w:rsid w:val="004319D6"/>
    <w:rsid w:val="00431A35"/>
    <w:rsid w:val="004326DB"/>
    <w:rsid w:val="00432A83"/>
    <w:rsid w:val="004333FA"/>
    <w:rsid w:val="004337F3"/>
    <w:rsid w:val="00433DC4"/>
    <w:rsid w:val="00433FEE"/>
    <w:rsid w:val="004348B3"/>
    <w:rsid w:val="00435516"/>
    <w:rsid w:val="00435A9E"/>
    <w:rsid w:val="00435FF3"/>
    <w:rsid w:val="00436FDC"/>
    <w:rsid w:val="00437B36"/>
    <w:rsid w:val="00441D34"/>
    <w:rsid w:val="0044253F"/>
    <w:rsid w:val="00442967"/>
    <w:rsid w:val="00443462"/>
    <w:rsid w:val="00444043"/>
    <w:rsid w:val="00445161"/>
    <w:rsid w:val="0044536C"/>
    <w:rsid w:val="00445C7E"/>
    <w:rsid w:val="00446D10"/>
    <w:rsid w:val="00450641"/>
    <w:rsid w:val="0045065F"/>
    <w:rsid w:val="00450DCF"/>
    <w:rsid w:val="0045114F"/>
    <w:rsid w:val="004521EB"/>
    <w:rsid w:val="00452837"/>
    <w:rsid w:val="00452933"/>
    <w:rsid w:val="00453A24"/>
    <w:rsid w:val="00454982"/>
    <w:rsid w:val="004555C2"/>
    <w:rsid w:val="00455E2D"/>
    <w:rsid w:val="00456F28"/>
    <w:rsid w:val="0045742B"/>
    <w:rsid w:val="00460E98"/>
    <w:rsid w:val="004614A0"/>
    <w:rsid w:val="00461774"/>
    <w:rsid w:val="00462C57"/>
    <w:rsid w:val="00462EE1"/>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1D49"/>
    <w:rsid w:val="0048211B"/>
    <w:rsid w:val="004825A9"/>
    <w:rsid w:val="0048418F"/>
    <w:rsid w:val="00484534"/>
    <w:rsid w:val="00485661"/>
    <w:rsid w:val="00485911"/>
    <w:rsid w:val="00486216"/>
    <w:rsid w:val="004875F2"/>
    <w:rsid w:val="00491CDE"/>
    <w:rsid w:val="004922B8"/>
    <w:rsid w:val="00494914"/>
    <w:rsid w:val="004949B7"/>
    <w:rsid w:val="00495676"/>
    <w:rsid w:val="00495DC2"/>
    <w:rsid w:val="00496526"/>
    <w:rsid w:val="004967E0"/>
    <w:rsid w:val="004A0B12"/>
    <w:rsid w:val="004A13AD"/>
    <w:rsid w:val="004A143B"/>
    <w:rsid w:val="004A25BA"/>
    <w:rsid w:val="004A2A7E"/>
    <w:rsid w:val="004A3585"/>
    <w:rsid w:val="004A41D9"/>
    <w:rsid w:val="004A52F3"/>
    <w:rsid w:val="004A619E"/>
    <w:rsid w:val="004A662A"/>
    <w:rsid w:val="004A68FA"/>
    <w:rsid w:val="004A7348"/>
    <w:rsid w:val="004A77CC"/>
    <w:rsid w:val="004A7AEF"/>
    <w:rsid w:val="004A7B70"/>
    <w:rsid w:val="004A7FB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B7F8D"/>
    <w:rsid w:val="004C049B"/>
    <w:rsid w:val="004C04A5"/>
    <w:rsid w:val="004C0594"/>
    <w:rsid w:val="004C05E1"/>
    <w:rsid w:val="004C0A08"/>
    <w:rsid w:val="004C0F43"/>
    <w:rsid w:val="004C11F1"/>
    <w:rsid w:val="004C16AA"/>
    <w:rsid w:val="004C1895"/>
    <w:rsid w:val="004C1E97"/>
    <w:rsid w:val="004C3737"/>
    <w:rsid w:val="004C4141"/>
    <w:rsid w:val="004C49BF"/>
    <w:rsid w:val="004C5554"/>
    <w:rsid w:val="004C55D3"/>
    <w:rsid w:val="004C5A24"/>
    <w:rsid w:val="004C67F4"/>
    <w:rsid w:val="004C683E"/>
    <w:rsid w:val="004C7439"/>
    <w:rsid w:val="004C7DA2"/>
    <w:rsid w:val="004D0803"/>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1AC"/>
    <w:rsid w:val="004E2A08"/>
    <w:rsid w:val="004E2C90"/>
    <w:rsid w:val="004E4961"/>
    <w:rsid w:val="004E502C"/>
    <w:rsid w:val="004E5535"/>
    <w:rsid w:val="004E6970"/>
    <w:rsid w:val="004E7916"/>
    <w:rsid w:val="004E7E46"/>
    <w:rsid w:val="004F03B3"/>
    <w:rsid w:val="004F0B36"/>
    <w:rsid w:val="004F0B71"/>
    <w:rsid w:val="004F2D29"/>
    <w:rsid w:val="004F3727"/>
    <w:rsid w:val="004F3B1D"/>
    <w:rsid w:val="004F6C87"/>
    <w:rsid w:val="004F6CAD"/>
    <w:rsid w:val="004F71E7"/>
    <w:rsid w:val="004F71E9"/>
    <w:rsid w:val="004F731E"/>
    <w:rsid w:val="00501CAB"/>
    <w:rsid w:val="00501D93"/>
    <w:rsid w:val="0050201C"/>
    <w:rsid w:val="0050284A"/>
    <w:rsid w:val="00502880"/>
    <w:rsid w:val="00502C7C"/>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383D"/>
    <w:rsid w:val="00534A4A"/>
    <w:rsid w:val="005361D1"/>
    <w:rsid w:val="00536B5D"/>
    <w:rsid w:val="00536DE7"/>
    <w:rsid w:val="00536F5A"/>
    <w:rsid w:val="005406B5"/>
    <w:rsid w:val="00540A95"/>
    <w:rsid w:val="005410F2"/>
    <w:rsid w:val="00542BA0"/>
    <w:rsid w:val="0054347A"/>
    <w:rsid w:val="00544233"/>
    <w:rsid w:val="0054450D"/>
    <w:rsid w:val="005445EE"/>
    <w:rsid w:val="0054469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4F5"/>
    <w:rsid w:val="00551A16"/>
    <w:rsid w:val="0055205E"/>
    <w:rsid w:val="00552B31"/>
    <w:rsid w:val="00552B5E"/>
    <w:rsid w:val="00552BF4"/>
    <w:rsid w:val="00552D20"/>
    <w:rsid w:val="00553225"/>
    <w:rsid w:val="005533F0"/>
    <w:rsid w:val="00554B1E"/>
    <w:rsid w:val="00555B8A"/>
    <w:rsid w:val="00555FD2"/>
    <w:rsid w:val="0055680D"/>
    <w:rsid w:val="0055751A"/>
    <w:rsid w:val="005605E2"/>
    <w:rsid w:val="00561F9B"/>
    <w:rsid w:val="00562736"/>
    <w:rsid w:val="00564539"/>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29C"/>
    <w:rsid w:val="005769BE"/>
    <w:rsid w:val="00576ED5"/>
    <w:rsid w:val="005772FC"/>
    <w:rsid w:val="00577E44"/>
    <w:rsid w:val="00577F1C"/>
    <w:rsid w:val="0058067E"/>
    <w:rsid w:val="00580F92"/>
    <w:rsid w:val="005812AC"/>
    <w:rsid w:val="00581A99"/>
    <w:rsid w:val="00581CE5"/>
    <w:rsid w:val="005841CF"/>
    <w:rsid w:val="00584595"/>
    <w:rsid w:val="005868CB"/>
    <w:rsid w:val="00587D3C"/>
    <w:rsid w:val="00587F7E"/>
    <w:rsid w:val="005908D9"/>
    <w:rsid w:val="00591701"/>
    <w:rsid w:val="00592A3B"/>
    <w:rsid w:val="00595117"/>
    <w:rsid w:val="00595747"/>
    <w:rsid w:val="0059616B"/>
    <w:rsid w:val="00597259"/>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2A6"/>
    <w:rsid w:val="005B1812"/>
    <w:rsid w:val="005B21A2"/>
    <w:rsid w:val="005B31E9"/>
    <w:rsid w:val="005B397D"/>
    <w:rsid w:val="005B48B6"/>
    <w:rsid w:val="005B610A"/>
    <w:rsid w:val="005B61C7"/>
    <w:rsid w:val="005B77B6"/>
    <w:rsid w:val="005C061A"/>
    <w:rsid w:val="005C1163"/>
    <w:rsid w:val="005C146D"/>
    <w:rsid w:val="005C2AA0"/>
    <w:rsid w:val="005C2AF1"/>
    <w:rsid w:val="005C3504"/>
    <w:rsid w:val="005C3C5A"/>
    <w:rsid w:val="005C432D"/>
    <w:rsid w:val="005C43CE"/>
    <w:rsid w:val="005C447A"/>
    <w:rsid w:val="005C50DD"/>
    <w:rsid w:val="005C58E1"/>
    <w:rsid w:val="005C5FCB"/>
    <w:rsid w:val="005C6173"/>
    <w:rsid w:val="005C7627"/>
    <w:rsid w:val="005C7CA0"/>
    <w:rsid w:val="005D1B0F"/>
    <w:rsid w:val="005D1E55"/>
    <w:rsid w:val="005D2039"/>
    <w:rsid w:val="005D2317"/>
    <w:rsid w:val="005D2D4D"/>
    <w:rsid w:val="005D2FD6"/>
    <w:rsid w:val="005D376C"/>
    <w:rsid w:val="005D3953"/>
    <w:rsid w:val="005D3D7B"/>
    <w:rsid w:val="005D554B"/>
    <w:rsid w:val="005D5DB2"/>
    <w:rsid w:val="005E0077"/>
    <w:rsid w:val="005E04A9"/>
    <w:rsid w:val="005E0858"/>
    <w:rsid w:val="005E11E3"/>
    <w:rsid w:val="005E299F"/>
    <w:rsid w:val="005E496E"/>
    <w:rsid w:val="005E4DA3"/>
    <w:rsid w:val="005E507F"/>
    <w:rsid w:val="005E5344"/>
    <w:rsid w:val="005E5A15"/>
    <w:rsid w:val="005E5E7C"/>
    <w:rsid w:val="005E5FBF"/>
    <w:rsid w:val="005E672F"/>
    <w:rsid w:val="005E76A0"/>
    <w:rsid w:val="005E77B3"/>
    <w:rsid w:val="005F0758"/>
    <w:rsid w:val="005F2450"/>
    <w:rsid w:val="005F2DB0"/>
    <w:rsid w:val="005F33EF"/>
    <w:rsid w:val="005F5670"/>
    <w:rsid w:val="005F5C70"/>
    <w:rsid w:val="005F60F9"/>
    <w:rsid w:val="006002C1"/>
    <w:rsid w:val="00600686"/>
    <w:rsid w:val="006011F7"/>
    <w:rsid w:val="006013F9"/>
    <w:rsid w:val="00602867"/>
    <w:rsid w:val="0060397B"/>
    <w:rsid w:val="00603D46"/>
    <w:rsid w:val="00603FD0"/>
    <w:rsid w:val="006047ED"/>
    <w:rsid w:val="00604A70"/>
    <w:rsid w:val="00605223"/>
    <w:rsid w:val="0060640E"/>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2755E"/>
    <w:rsid w:val="006351CC"/>
    <w:rsid w:val="00637B68"/>
    <w:rsid w:val="00641328"/>
    <w:rsid w:val="006425C2"/>
    <w:rsid w:val="006425E2"/>
    <w:rsid w:val="0064296D"/>
    <w:rsid w:val="006432B2"/>
    <w:rsid w:val="00643B85"/>
    <w:rsid w:val="006448B0"/>
    <w:rsid w:val="00645497"/>
    <w:rsid w:val="00645636"/>
    <w:rsid w:val="00645B63"/>
    <w:rsid w:val="006460D2"/>
    <w:rsid w:val="006478CF"/>
    <w:rsid w:val="006520BE"/>
    <w:rsid w:val="00652731"/>
    <w:rsid w:val="00652C2C"/>
    <w:rsid w:val="0065306B"/>
    <w:rsid w:val="006535CC"/>
    <w:rsid w:val="006547F9"/>
    <w:rsid w:val="00655F4D"/>
    <w:rsid w:val="006564BE"/>
    <w:rsid w:val="00657319"/>
    <w:rsid w:val="00660CFD"/>
    <w:rsid w:val="00661D68"/>
    <w:rsid w:val="006624AB"/>
    <w:rsid w:val="00662E3C"/>
    <w:rsid w:val="00663CED"/>
    <w:rsid w:val="0066476B"/>
    <w:rsid w:val="00664990"/>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206"/>
    <w:rsid w:val="006868BC"/>
    <w:rsid w:val="00686D29"/>
    <w:rsid w:val="0068795C"/>
    <w:rsid w:val="006909F5"/>
    <w:rsid w:val="006911C1"/>
    <w:rsid w:val="0069139D"/>
    <w:rsid w:val="00691F5E"/>
    <w:rsid w:val="006920BB"/>
    <w:rsid w:val="00692228"/>
    <w:rsid w:val="0069478B"/>
    <w:rsid w:val="006947F4"/>
    <w:rsid w:val="006947FD"/>
    <w:rsid w:val="00694A02"/>
    <w:rsid w:val="00695A1F"/>
    <w:rsid w:val="00695AFB"/>
    <w:rsid w:val="006962BB"/>
    <w:rsid w:val="0069678F"/>
    <w:rsid w:val="00696B6C"/>
    <w:rsid w:val="00696C0F"/>
    <w:rsid w:val="00697FA1"/>
    <w:rsid w:val="006A163B"/>
    <w:rsid w:val="006A27C4"/>
    <w:rsid w:val="006A34B4"/>
    <w:rsid w:val="006A4C2D"/>
    <w:rsid w:val="006A4EE4"/>
    <w:rsid w:val="006A5003"/>
    <w:rsid w:val="006A5134"/>
    <w:rsid w:val="006A52AE"/>
    <w:rsid w:val="006A52C0"/>
    <w:rsid w:val="006A52D4"/>
    <w:rsid w:val="006A571D"/>
    <w:rsid w:val="006A5D12"/>
    <w:rsid w:val="006A613C"/>
    <w:rsid w:val="006A6690"/>
    <w:rsid w:val="006A7EDD"/>
    <w:rsid w:val="006B1E3F"/>
    <w:rsid w:val="006B21ED"/>
    <w:rsid w:val="006B2B26"/>
    <w:rsid w:val="006B5073"/>
    <w:rsid w:val="006B5DEA"/>
    <w:rsid w:val="006B5E22"/>
    <w:rsid w:val="006B63A3"/>
    <w:rsid w:val="006B79CF"/>
    <w:rsid w:val="006C1E06"/>
    <w:rsid w:val="006C307B"/>
    <w:rsid w:val="006C3428"/>
    <w:rsid w:val="006C356F"/>
    <w:rsid w:val="006C359C"/>
    <w:rsid w:val="006C43D2"/>
    <w:rsid w:val="006C4878"/>
    <w:rsid w:val="006C4A48"/>
    <w:rsid w:val="006C4AD9"/>
    <w:rsid w:val="006C6A0D"/>
    <w:rsid w:val="006C76FE"/>
    <w:rsid w:val="006D116B"/>
    <w:rsid w:val="006D21EA"/>
    <w:rsid w:val="006D431A"/>
    <w:rsid w:val="006D441E"/>
    <w:rsid w:val="006D45FB"/>
    <w:rsid w:val="006D5733"/>
    <w:rsid w:val="006D5D00"/>
    <w:rsid w:val="006D68DE"/>
    <w:rsid w:val="006D7B7F"/>
    <w:rsid w:val="006E0EF8"/>
    <w:rsid w:val="006E1785"/>
    <w:rsid w:val="006E1DD4"/>
    <w:rsid w:val="006E2A2D"/>
    <w:rsid w:val="006E2BFC"/>
    <w:rsid w:val="006E311D"/>
    <w:rsid w:val="006E3365"/>
    <w:rsid w:val="006E34CF"/>
    <w:rsid w:val="006E38F4"/>
    <w:rsid w:val="006E4FC4"/>
    <w:rsid w:val="006E559D"/>
    <w:rsid w:val="006E6C09"/>
    <w:rsid w:val="006E72DB"/>
    <w:rsid w:val="006F08E9"/>
    <w:rsid w:val="006F152E"/>
    <w:rsid w:val="006F1A08"/>
    <w:rsid w:val="006F2402"/>
    <w:rsid w:val="006F2D83"/>
    <w:rsid w:val="006F3462"/>
    <w:rsid w:val="006F3F40"/>
    <w:rsid w:val="006F4A28"/>
    <w:rsid w:val="006F4CC6"/>
    <w:rsid w:val="006F75B9"/>
    <w:rsid w:val="006F7D87"/>
    <w:rsid w:val="006F7D99"/>
    <w:rsid w:val="006F7F36"/>
    <w:rsid w:val="007000AD"/>
    <w:rsid w:val="007009AB"/>
    <w:rsid w:val="00700ADB"/>
    <w:rsid w:val="00700CE2"/>
    <w:rsid w:val="0070101C"/>
    <w:rsid w:val="00701E3C"/>
    <w:rsid w:val="00702217"/>
    <w:rsid w:val="00704926"/>
    <w:rsid w:val="00707851"/>
    <w:rsid w:val="007110E7"/>
    <w:rsid w:val="00711956"/>
    <w:rsid w:val="00712292"/>
    <w:rsid w:val="007122D0"/>
    <w:rsid w:val="00713C2A"/>
    <w:rsid w:val="00714278"/>
    <w:rsid w:val="0071434E"/>
    <w:rsid w:val="00715B68"/>
    <w:rsid w:val="007175FF"/>
    <w:rsid w:val="00717EC6"/>
    <w:rsid w:val="00720B96"/>
    <w:rsid w:val="00721BFF"/>
    <w:rsid w:val="00721FE1"/>
    <w:rsid w:val="007220EA"/>
    <w:rsid w:val="00724221"/>
    <w:rsid w:val="0072450B"/>
    <w:rsid w:val="0072452E"/>
    <w:rsid w:val="00724825"/>
    <w:rsid w:val="00724F35"/>
    <w:rsid w:val="0072629D"/>
    <w:rsid w:val="0072661F"/>
    <w:rsid w:val="00726F2D"/>
    <w:rsid w:val="00727C22"/>
    <w:rsid w:val="00727C5C"/>
    <w:rsid w:val="00730E17"/>
    <w:rsid w:val="0073114B"/>
    <w:rsid w:val="007339AB"/>
    <w:rsid w:val="00733FCF"/>
    <w:rsid w:val="00734DC2"/>
    <w:rsid w:val="00734FB9"/>
    <w:rsid w:val="00736B75"/>
    <w:rsid w:val="00737D98"/>
    <w:rsid w:val="00737DBE"/>
    <w:rsid w:val="007404EC"/>
    <w:rsid w:val="00740F2C"/>
    <w:rsid w:val="00741263"/>
    <w:rsid w:val="007413C1"/>
    <w:rsid w:val="00741FBF"/>
    <w:rsid w:val="007420B6"/>
    <w:rsid w:val="00744E7B"/>
    <w:rsid w:val="00744F18"/>
    <w:rsid w:val="00745916"/>
    <w:rsid w:val="00747763"/>
    <w:rsid w:val="00751171"/>
    <w:rsid w:val="00751CE6"/>
    <w:rsid w:val="0075216B"/>
    <w:rsid w:val="00752557"/>
    <w:rsid w:val="0075311D"/>
    <w:rsid w:val="00756487"/>
    <w:rsid w:val="00756611"/>
    <w:rsid w:val="007614D8"/>
    <w:rsid w:val="007617AF"/>
    <w:rsid w:val="00763C02"/>
    <w:rsid w:val="00764347"/>
    <w:rsid w:val="00764EC9"/>
    <w:rsid w:val="0076665D"/>
    <w:rsid w:val="00766F1C"/>
    <w:rsid w:val="0076757B"/>
    <w:rsid w:val="00767FDC"/>
    <w:rsid w:val="00770615"/>
    <w:rsid w:val="00770E10"/>
    <w:rsid w:val="00771496"/>
    <w:rsid w:val="00771747"/>
    <w:rsid w:val="00771A26"/>
    <w:rsid w:val="007726E4"/>
    <w:rsid w:val="00773AEA"/>
    <w:rsid w:val="0077498E"/>
    <w:rsid w:val="00774EBF"/>
    <w:rsid w:val="00774F18"/>
    <w:rsid w:val="00775834"/>
    <w:rsid w:val="007760B9"/>
    <w:rsid w:val="00776169"/>
    <w:rsid w:val="00776E75"/>
    <w:rsid w:val="00776F32"/>
    <w:rsid w:val="007771EC"/>
    <w:rsid w:val="007778F6"/>
    <w:rsid w:val="00777A9C"/>
    <w:rsid w:val="0078016C"/>
    <w:rsid w:val="00780605"/>
    <w:rsid w:val="00781518"/>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5F53"/>
    <w:rsid w:val="007976B9"/>
    <w:rsid w:val="0079789C"/>
    <w:rsid w:val="007A01A9"/>
    <w:rsid w:val="007A156C"/>
    <w:rsid w:val="007A15D8"/>
    <w:rsid w:val="007A36BE"/>
    <w:rsid w:val="007A3976"/>
    <w:rsid w:val="007A42D3"/>
    <w:rsid w:val="007A49DE"/>
    <w:rsid w:val="007A5115"/>
    <w:rsid w:val="007A53B9"/>
    <w:rsid w:val="007A7B1B"/>
    <w:rsid w:val="007B0DDF"/>
    <w:rsid w:val="007B1436"/>
    <w:rsid w:val="007B158E"/>
    <w:rsid w:val="007B160D"/>
    <w:rsid w:val="007B1CFA"/>
    <w:rsid w:val="007B3893"/>
    <w:rsid w:val="007B583C"/>
    <w:rsid w:val="007B5EC2"/>
    <w:rsid w:val="007B657E"/>
    <w:rsid w:val="007B742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4360"/>
    <w:rsid w:val="007E5296"/>
    <w:rsid w:val="007E71BD"/>
    <w:rsid w:val="007F04DE"/>
    <w:rsid w:val="007F0706"/>
    <w:rsid w:val="007F072D"/>
    <w:rsid w:val="007F104C"/>
    <w:rsid w:val="007F1B51"/>
    <w:rsid w:val="007F1DE8"/>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14E7"/>
    <w:rsid w:val="00801FA2"/>
    <w:rsid w:val="00803561"/>
    <w:rsid w:val="00803A8B"/>
    <w:rsid w:val="00805AAD"/>
    <w:rsid w:val="0080626F"/>
    <w:rsid w:val="00806C80"/>
    <w:rsid w:val="0080709E"/>
    <w:rsid w:val="00807781"/>
    <w:rsid w:val="00807B2B"/>
    <w:rsid w:val="00810A2E"/>
    <w:rsid w:val="00810F5A"/>
    <w:rsid w:val="00811444"/>
    <w:rsid w:val="008119E4"/>
    <w:rsid w:val="00812A2B"/>
    <w:rsid w:val="00813088"/>
    <w:rsid w:val="00815D6A"/>
    <w:rsid w:val="00816F9D"/>
    <w:rsid w:val="00817485"/>
    <w:rsid w:val="0082048A"/>
    <w:rsid w:val="008207FA"/>
    <w:rsid w:val="00820908"/>
    <w:rsid w:val="00820BE2"/>
    <w:rsid w:val="00820C59"/>
    <w:rsid w:val="00820E0B"/>
    <w:rsid w:val="00821E57"/>
    <w:rsid w:val="00823F96"/>
    <w:rsid w:val="00824384"/>
    <w:rsid w:val="008253FF"/>
    <w:rsid w:val="00825659"/>
    <w:rsid w:val="008258DF"/>
    <w:rsid w:val="00826070"/>
    <w:rsid w:val="00826576"/>
    <w:rsid w:val="008266B4"/>
    <w:rsid w:val="0082704E"/>
    <w:rsid w:val="00827516"/>
    <w:rsid w:val="00831295"/>
    <w:rsid w:val="008313FE"/>
    <w:rsid w:val="00831978"/>
    <w:rsid w:val="00831DEC"/>
    <w:rsid w:val="00832A2B"/>
    <w:rsid w:val="00833840"/>
    <w:rsid w:val="008338BB"/>
    <w:rsid w:val="00834F49"/>
    <w:rsid w:val="00837B65"/>
    <w:rsid w:val="008408B3"/>
    <w:rsid w:val="00840CCF"/>
    <w:rsid w:val="00840D58"/>
    <w:rsid w:val="008414F4"/>
    <w:rsid w:val="0084200D"/>
    <w:rsid w:val="00842AC5"/>
    <w:rsid w:val="008435A3"/>
    <w:rsid w:val="00843834"/>
    <w:rsid w:val="00843DB1"/>
    <w:rsid w:val="00844D8D"/>
    <w:rsid w:val="0084537A"/>
    <w:rsid w:val="00845FBF"/>
    <w:rsid w:val="0084684F"/>
    <w:rsid w:val="0084766C"/>
    <w:rsid w:val="00851166"/>
    <w:rsid w:val="00851192"/>
    <w:rsid w:val="008511DF"/>
    <w:rsid w:val="0085121C"/>
    <w:rsid w:val="00851B66"/>
    <w:rsid w:val="00851ED9"/>
    <w:rsid w:val="008540FB"/>
    <w:rsid w:val="0085461B"/>
    <w:rsid w:val="008547C1"/>
    <w:rsid w:val="00854EF9"/>
    <w:rsid w:val="00855465"/>
    <w:rsid w:val="00855F68"/>
    <w:rsid w:val="00856A1E"/>
    <w:rsid w:val="00857318"/>
    <w:rsid w:val="00857A92"/>
    <w:rsid w:val="00860A92"/>
    <w:rsid w:val="00862076"/>
    <w:rsid w:val="008620C3"/>
    <w:rsid w:val="00862F03"/>
    <w:rsid w:val="00863E75"/>
    <w:rsid w:val="008643E1"/>
    <w:rsid w:val="00866B88"/>
    <w:rsid w:val="008673F4"/>
    <w:rsid w:val="0087040A"/>
    <w:rsid w:val="00870592"/>
    <w:rsid w:val="00870D8B"/>
    <w:rsid w:val="00871DD2"/>
    <w:rsid w:val="00871DED"/>
    <w:rsid w:val="00872B42"/>
    <w:rsid w:val="00872BAA"/>
    <w:rsid w:val="0087406F"/>
    <w:rsid w:val="00874139"/>
    <w:rsid w:val="00874BE9"/>
    <w:rsid w:val="00875932"/>
    <w:rsid w:val="00875984"/>
    <w:rsid w:val="0087632F"/>
    <w:rsid w:val="00880033"/>
    <w:rsid w:val="008819C4"/>
    <w:rsid w:val="00882F93"/>
    <w:rsid w:val="00883050"/>
    <w:rsid w:val="008850CE"/>
    <w:rsid w:val="008850D3"/>
    <w:rsid w:val="0088583A"/>
    <w:rsid w:val="0088619B"/>
    <w:rsid w:val="00886606"/>
    <w:rsid w:val="008878BF"/>
    <w:rsid w:val="008910CE"/>
    <w:rsid w:val="008914DE"/>
    <w:rsid w:val="008917C9"/>
    <w:rsid w:val="00891D5F"/>
    <w:rsid w:val="00891F79"/>
    <w:rsid w:val="00891FD3"/>
    <w:rsid w:val="00892539"/>
    <w:rsid w:val="00894896"/>
    <w:rsid w:val="00894D02"/>
    <w:rsid w:val="00896005"/>
    <w:rsid w:val="008967CD"/>
    <w:rsid w:val="00897028"/>
    <w:rsid w:val="008970B4"/>
    <w:rsid w:val="008972A2"/>
    <w:rsid w:val="008972E5"/>
    <w:rsid w:val="00897F78"/>
    <w:rsid w:val="008A07AC"/>
    <w:rsid w:val="008A0BCE"/>
    <w:rsid w:val="008A1246"/>
    <w:rsid w:val="008A2313"/>
    <w:rsid w:val="008A26E2"/>
    <w:rsid w:val="008A3112"/>
    <w:rsid w:val="008A38EA"/>
    <w:rsid w:val="008A4FD7"/>
    <w:rsid w:val="008A5C7B"/>
    <w:rsid w:val="008A7A62"/>
    <w:rsid w:val="008B0F61"/>
    <w:rsid w:val="008B1512"/>
    <w:rsid w:val="008B189F"/>
    <w:rsid w:val="008B1EC9"/>
    <w:rsid w:val="008B3834"/>
    <w:rsid w:val="008B4573"/>
    <w:rsid w:val="008B4D51"/>
    <w:rsid w:val="008B5553"/>
    <w:rsid w:val="008B7457"/>
    <w:rsid w:val="008B7562"/>
    <w:rsid w:val="008B7850"/>
    <w:rsid w:val="008B7EA6"/>
    <w:rsid w:val="008C0503"/>
    <w:rsid w:val="008C175D"/>
    <w:rsid w:val="008C2CEC"/>
    <w:rsid w:val="008C35E4"/>
    <w:rsid w:val="008C3CF5"/>
    <w:rsid w:val="008C404D"/>
    <w:rsid w:val="008C5E0D"/>
    <w:rsid w:val="008D2331"/>
    <w:rsid w:val="008D358C"/>
    <w:rsid w:val="008D3F61"/>
    <w:rsid w:val="008D4888"/>
    <w:rsid w:val="008D4E14"/>
    <w:rsid w:val="008D58D3"/>
    <w:rsid w:val="008D5C00"/>
    <w:rsid w:val="008D5C84"/>
    <w:rsid w:val="008D720C"/>
    <w:rsid w:val="008E027C"/>
    <w:rsid w:val="008E0A0E"/>
    <w:rsid w:val="008E132C"/>
    <w:rsid w:val="008E1ECA"/>
    <w:rsid w:val="008E2275"/>
    <w:rsid w:val="008E3208"/>
    <w:rsid w:val="008E36A8"/>
    <w:rsid w:val="008E3D45"/>
    <w:rsid w:val="008E3D87"/>
    <w:rsid w:val="008E436D"/>
    <w:rsid w:val="008E4A96"/>
    <w:rsid w:val="008E553A"/>
    <w:rsid w:val="008E5AE4"/>
    <w:rsid w:val="008E617E"/>
    <w:rsid w:val="008E694C"/>
    <w:rsid w:val="008F3CD0"/>
    <w:rsid w:val="008F43AE"/>
    <w:rsid w:val="008F44B8"/>
    <w:rsid w:val="008F4E99"/>
    <w:rsid w:val="008F5AA6"/>
    <w:rsid w:val="008F67C3"/>
    <w:rsid w:val="008F7CD6"/>
    <w:rsid w:val="00900824"/>
    <w:rsid w:val="00900949"/>
    <w:rsid w:val="00902498"/>
    <w:rsid w:val="00902509"/>
    <w:rsid w:val="0090292A"/>
    <w:rsid w:val="00903445"/>
    <w:rsid w:val="00904008"/>
    <w:rsid w:val="00905697"/>
    <w:rsid w:val="0090585F"/>
    <w:rsid w:val="00905FD6"/>
    <w:rsid w:val="009069C2"/>
    <w:rsid w:val="009075A3"/>
    <w:rsid w:val="00907E29"/>
    <w:rsid w:val="00911142"/>
    <w:rsid w:val="00911EF7"/>
    <w:rsid w:val="009121E2"/>
    <w:rsid w:val="009123A5"/>
    <w:rsid w:val="0091286B"/>
    <w:rsid w:val="009134CF"/>
    <w:rsid w:val="009139C9"/>
    <w:rsid w:val="00913ECF"/>
    <w:rsid w:val="00914D64"/>
    <w:rsid w:val="00915E8D"/>
    <w:rsid w:val="009200FA"/>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47D1F"/>
    <w:rsid w:val="00950F80"/>
    <w:rsid w:val="00950FC9"/>
    <w:rsid w:val="00952852"/>
    <w:rsid w:val="00953A8B"/>
    <w:rsid w:val="00953BC5"/>
    <w:rsid w:val="00955BC2"/>
    <w:rsid w:val="00956250"/>
    <w:rsid w:val="00956509"/>
    <w:rsid w:val="009569B6"/>
    <w:rsid w:val="00956D58"/>
    <w:rsid w:val="00956D8F"/>
    <w:rsid w:val="0095773E"/>
    <w:rsid w:val="0096029E"/>
    <w:rsid w:val="009602D2"/>
    <w:rsid w:val="00960DB5"/>
    <w:rsid w:val="00960E37"/>
    <w:rsid w:val="00961B8A"/>
    <w:rsid w:val="00962663"/>
    <w:rsid w:val="009635A1"/>
    <w:rsid w:val="0096725D"/>
    <w:rsid w:val="00967F51"/>
    <w:rsid w:val="00971169"/>
    <w:rsid w:val="00971614"/>
    <w:rsid w:val="00971AE9"/>
    <w:rsid w:val="009724FA"/>
    <w:rsid w:val="0097334B"/>
    <w:rsid w:val="009735CE"/>
    <w:rsid w:val="009739BA"/>
    <w:rsid w:val="00973C88"/>
    <w:rsid w:val="00973E14"/>
    <w:rsid w:val="0097405D"/>
    <w:rsid w:val="00976202"/>
    <w:rsid w:val="0097628D"/>
    <w:rsid w:val="009770EF"/>
    <w:rsid w:val="0098171B"/>
    <w:rsid w:val="00985170"/>
    <w:rsid w:val="00985444"/>
    <w:rsid w:val="00985487"/>
    <w:rsid w:val="009860F4"/>
    <w:rsid w:val="00987A1A"/>
    <w:rsid w:val="00987CB6"/>
    <w:rsid w:val="0099006E"/>
    <w:rsid w:val="009903D2"/>
    <w:rsid w:val="00990447"/>
    <w:rsid w:val="00990CEF"/>
    <w:rsid w:val="00990DF5"/>
    <w:rsid w:val="00991208"/>
    <w:rsid w:val="00991993"/>
    <w:rsid w:val="009932C9"/>
    <w:rsid w:val="00993B13"/>
    <w:rsid w:val="00994DD9"/>
    <w:rsid w:val="009952E2"/>
    <w:rsid w:val="00995A87"/>
    <w:rsid w:val="00995EAA"/>
    <w:rsid w:val="00995EED"/>
    <w:rsid w:val="0099692B"/>
    <w:rsid w:val="0099795D"/>
    <w:rsid w:val="0099798D"/>
    <w:rsid w:val="00997F04"/>
    <w:rsid w:val="009A0433"/>
    <w:rsid w:val="009A0600"/>
    <w:rsid w:val="009A10CB"/>
    <w:rsid w:val="009A1277"/>
    <w:rsid w:val="009A1D6C"/>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3845"/>
    <w:rsid w:val="009C39D4"/>
    <w:rsid w:val="009C5855"/>
    <w:rsid w:val="009C6603"/>
    <w:rsid w:val="009C6D25"/>
    <w:rsid w:val="009D03AD"/>
    <w:rsid w:val="009D061A"/>
    <w:rsid w:val="009D0F9F"/>
    <w:rsid w:val="009D17C1"/>
    <w:rsid w:val="009D2CB9"/>
    <w:rsid w:val="009D34BC"/>
    <w:rsid w:val="009D4E4B"/>
    <w:rsid w:val="009D5DE9"/>
    <w:rsid w:val="009D5E8E"/>
    <w:rsid w:val="009D6821"/>
    <w:rsid w:val="009D76DF"/>
    <w:rsid w:val="009D7721"/>
    <w:rsid w:val="009E16CA"/>
    <w:rsid w:val="009E1D6E"/>
    <w:rsid w:val="009E22AD"/>
    <w:rsid w:val="009E34BF"/>
    <w:rsid w:val="009E437A"/>
    <w:rsid w:val="009E48E6"/>
    <w:rsid w:val="009E4AC9"/>
    <w:rsid w:val="009E5D6B"/>
    <w:rsid w:val="009E6259"/>
    <w:rsid w:val="009E69B3"/>
    <w:rsid w:val="009E70B5"/>
    <w:rsid w:val="009E740D"/>
    <w:rsid w:val="009E743C"/>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2EB4"/>
    <w:rsid w:val="00A0356D"/>
    <w:rsid w:val="00A03FA0"/>
    <w:rsid w:val="00A03FF2"/>
    <w:rsid w:val="00A074A4"/>
    <w:rsid w:val="00A07714"/>
    <w:rsid w:val="00A07EE3"/>
    <w:rsid w:val="00A10BFF"/>
    <w:rsid w:val="00A112B5"/>
    <w:rsid w:val="00A1216B"/>
    <w:rsid w:val="00A130B3"/>
    <w:rsid w:val="00A1327B"/>
    <w:rsid w:val="00A13ACE"/>
    <w:rsid w:val="00A14751"/>
    <w:rsid w:val="00A149B1"/>
    <w:rsid w:val="00A153C5"/>
    <w:rsid w:val="00A16222"/>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0DE5"/>
    <w:rsid w:val="00A4114D"/>
    <w:rsid w:val="00A415D1"/>
    <w:rsid w:val="00A417E9"/>
    <w:rsid w:val="00A41FC0"/>
    <w:rsid w:val="00A43B11"/>
    <w:rsid w:val="00A44F8D"/>
    <w:rsid w:val="00A450FC"/>
    <w:rsid w:val="00A467D4"/>
    <w:rsid w:val="00A47173"/>
    <w:rsid w:val="00A47591"/>
    <w:rsid w:val="00A5049F"/>
    <w:rsid w:val="00A50A86"/>
    <w:rsid w:val="00A50C16"/>
    <w:rsid w:val="00A52351"/>
    <w:rsid w:val="00A52EC4"/>
    <w:rsid w:val="00A53752"/>
    <w:rsid w:val="00A5389F"/>
    <w:rsid w:val="00A539F6"/>
    <w:rsid w:val="00A53B87"/>
    <w:rsid w:val="00A55557"/>
    <w:rsid w:val="00A56161"/>
    <w:rsid w:val="00A56328"/>
    <w:rsid w:val="00A566D4"/>
    <w:rsid w:val="00A56834"/>
    <w:rsid w:val="00A570D8"/>
    <w:rsid w:val="00A603AC"/>
    <w:rsid w:val="00A61420"/>
    <w:rsid w:val="00A62533"/>
    <w:rsid w:val="00A627A9"/>
    <w:rsid w:val="00A629B7"/>
    <w:rsid w:val="00A62F40"/>
    <w:rsid w:val="00A63321"/>
    <w:rsid w:val="00A637E7"/>
    <w:rsid w:val="00A64D8D"/>
    <w:rsid w:val="00A65046"/>
    <w:rsid w:val="00A668AB"/>
    <w:rsid w:val="00A66DF1"/>
    <w:rsid w:val="00A66F09"/>
    <w:rsid w:val="00A70184"/>
    <w:rsid w:val="00A72C62"/>
    <w:rsid w:val="00A730FC"/>
    <w:rsid w:val="00A750A8"/>
    <w:rsid w:val="00A76861"/>
    <w:rsid w:val="00A76A24"/>
    <w:rsid w:val="00A77C4C"/>
    <w:rsid w:val="00A80FFA"/>
    <w:rsid w:val="00A813EE"/>
    <w:rsid w:val="00A820DA"/>
    <w:rsid w:val="00A82D13"/>
    <w:rsid w:val="00A8331D"/>
    <w:rsid w:val="00A842C6"/>
    <w:rsid w:val="00A8430E"/>
    <w:rsid w:val="00A8457F"/>
    <w:rsid w:val="00A84A3E"/>
    <w:rsid w:val="00A85CFC"/>
    <w:rsid w:val="00A85F64"/>
    <w:rsid w:val="00A86FCA"/>
    <w:rsid w:val="00A8767A"/>
    <w:rsid w:val="00A878A1"/>
    <w:rsid w:val="00A87A0D"/>
    <w:rsid w:val="00A87AB6"/>
    <w:rsid w:val="00A90D1F"/>
    <w:rsid w:val="00A928E7"/>
    <w:rsid w:val="00A92C4E"/>
    <w:rsid w:val="00A93F5A"/>
    <w:rsid w:val="00A9401A"/>
    <w:rsid w:val="00A9557D"/>
    <w:rsid w:val="00A95BD1"/>
    <w:rsid w:val="00A95ED2"/>
    <w:rsid w:val="00A960AD"/>
    <w:rsid w:val="00A96D6B"/>
    <w:rsid w:val="00A97057"/>
    <w:rsid w:val="00A97B2D"/>
    <w:rsid w:val="00AA0109"/>
    <w:rsid w:val="00AA0374"/>
    <w:rsid w:val="00AA05BA"/>
    <w:rsid w:val="00AA1604"/>
    <w:rsid w:val="00AA1F98"/>
    <w:rsid w:val="00AA2822"/>
    <w:rsid w:val="00AA33A4"/>
    <w:rsid w:val="00AA3455"/>
    <w:rsid w:val="00AA3557"/>
    <w:rsid w:val="00AA501C"/>
    <w:rsid w:val="00AA5211"/>
    <w:rsid w:val="00AA553F"/>
    <w:rsid w:val="00AA5933"/>
    <w:rsid w:val="00AA655C"/>
    <w:rsid w:val="00AA77E1"/>
    <w:rsid w:val="00AB01BB"/>
    <w:rsid w:val="00AB063E"/>
    <w:rsid w:val="00AB12E4"/>
    <w:rsid w:val="00AB3899"/>
    <w:rsid w:val="00AB3D87"/>
    <w:rsid w:val="00AB5168"/>
    <w:rsid w:val="00AB586A"/>
    <w:rsid w:val="00AB5E0E"/>
    <w:rsid w:val="00AB60AD"/>
    <w:rsid w:val="00AB70B9"/>
    <w:rsid w:val="00AB7C02"/>
    <w:rsid w:val="00AB7E65"/>
    <w:rsid w:val="00AC07D5"/>
    <w:rsid w:val="00AC0B7E"/>
    <w:rsid w:val="00AC1213"/>
    <w:rsid w:val="00AC4985"/>
    <w:rsid w:val="00AC4A72"/>
    <w:rsid w:val="00AC5B26"/>
    <w:rsid w:val="00AC5E40"/>
    <w:rsid w:val="00AC6D52"/>
    <w:rsid w:val="00AC714C"/>
    <w:rsid w:val="00AD01ED"/>
    <w:rsid w:val="00AD21E3"/>
    <w:rsid w:val="00AD6696"/>
    <w:rsid w:val="00AD7AAB"/>
    <w:rsid w:val="00AD7DAF"/>
    <w:rsid w:val="00AE271A"/>
    <w:rsid w:val="00AE2E6B"/>
    <w:rsid w:val="00AE3429"/>
    <w:rsid w:val="00AE3B1E"/>
    <w:rsid w:val="00AE41B4"/>
    <w:rsid w:val="00AE457F"/>
    <w:rsid w:val="00AE4FC9"/>
    <w:rsid w:val="00AE4FED"/>
    <w:rsid w:val="00AE5C7B"/>
    <w:rsid w:val="00AE5DF7"/>
    <w:rsid w:val="00AE5F9A"/>
    <w:rsid w:val="00AE6327"/>
    <w:rsid w:val="00AE6FCF"/>
    <w:rsid w:val="00AF0646"/>
    <w:rsid w:val="00AF0C30"/>
    <w:rsid w:val="00AF2A66"/>
    <w:rsid w:val="00AF5925"/>
    <w:rsid w:val="00AF6453"/>
    <w:rsid w:val="00AF74BC"/>
    <w:rsid w:val="00B0044C"/>
    <w:rsid w:val="00B00607"/>
    <w:rsid w:val="00B00795"/>
    <w:rsid w:val="00B00A88"/>
    <w:rsid w:val="00B03CD0"/>
    <w:rsid w:val="00B0431E"/>
    <w:rsid w:val="00B047DB"/>
    <w:rsid w:val="00B04D5B"/>
    <w:rsid w:val="00B04DB7"/>
    <w:rsid w:val="00B05D03"/>
    <w:rsid w:val="00B0671E"/>
    <w:rsid w:val="00B074E1"/>
    <w:rsid w:val="00B0787C"/>
    <w:rsid w:val="00B07F3A"/>
    <w:rsid w:val="00B10559"/>
    <w:rsid w:val="00B10EF9"/>
    <w:rsid w:val="00B11012"/>
    <w:rsid w:val="00B11887"/>
    <w:rsid w:val="00B124AB"/>
    <w:rsid w:val="00B12974"/>
    <w:rsid w:val="00B13F27"/>
    <w:rsid w:val="00B14D18"/>
    <w:rsid w:val="00B162F2"/>
    <w:rsid w:val="00B16E12"/>
    <w:rsid w:val="00B17745"/>
    <w:rsid w:val="00B2094D"/>
    <w:rsid w:val="00B2169C"/>
    <w:rsid w:val="00B22790"/>
    <w:rsid w:val="00B22A66"/>
    <w:rsid w:val="00B22FBE"/>
    <w:rsid w:val="00B24A53"/>
    <w:rsid w:val="00B24F42"/>
    <w:rsid w:val="00B25207"/>
    <w:rsid w:val="00B25A7C"/>
    <w:rsid w:val="00B25D6E"/>
    <w:rsid w:val="00B26051"/>
    <w:rsid w:val="00B2671A"/>
    <w:rsid w:val="00B26E34"/>
    <w:rsid w:val="00B27366"/>
    <w:rsid w:val="00B27680"/>
    <w:rsid w:val="00B309BD"/>
    <w:rsid w:val="00B32156"/>
    <w:rsid w:val="00B3222B"/>
    <w:rsid w:val="00B3250F"/>
    <w:rsid w:val="00B32872"/>
    <w:rsid w:val="00B32C60"/>
    <w:rsid w:val="00B32F3A"/>
    <w:rsid w:val="00B33558"/>
    <w:rsid w:val="00B335BC"/>
    <w:rsid w:val="00B348EA"/>
    <w:rsid w:val="00B34CF9"/>
    <w:rsid w:val="00B34D38"/>
    <w:rsid w:val="00B353CF"/>
    <w:rsid w:val="00B3577C"/>
    <w:rsid w:val="00B35AD4"/>
    <w:rsid w:val="00B36D1B"/>
    <w:rsid w:val="00B37409"/>
    <w:rsid w:val="00B37536"/>
    <w:rsid w:val="00B4104A"/>
    <w:rsid w:val="00B4117E"/>
    <w:rsid w:val="00B41351"/>
    <w:rsid w:val="00B417BA"/>
    <w:rsid w:val="00B41E1F"/>
    <w:rsid w:val="00B422C9"/>
    <w:rsid w:val="00B42796"/>
    <w:rsid w:val="00B42AC9"/>
    <w:rsid w:val="00B43C04"/>
    <w:rsid w:val="00B43E8D"/>
    <w:rsid w:val="00B46EC8"/>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AF4"/>
    <w:rsid w:val="00B65EDA"/>
    <w:rsid w:val="00B6662B"/>
    <w:rsid w:val="00B66F1D"/>
    <w:rsid w:val="00B66FBA"/>
    <w:rsid w:val="00B701BE"/>
    <w:rsid w:val="00B703D2"/>
    <w:rsid w:val="00B7091E"/>
    <w:rsid w:val="00B70BC9"/>
    <w:rsid w:val="00B70BD6"/>
    <w:rsid w:val="00B71BBD"/>
    <w:rsid w:val="00B7226F"/>
    <w:rsid w:val="00B7266D"/>
    <w:rsid w:val="00B73207"/>
    <w:rsid w:val="00B73BD2"/>
    <w:rsid w:val="00B7546B"/>
    <w:rsid w:val="00B759F1"/>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A23"/>
    <w:rsid w:val="00B93CDC"/>
    <w:rsid w:val="00B97BDA"/>
    <w:rsid w:val="00B97F00"/>
    <w:rsid w:val="00B97F03"/>
    <w:rsid w:val="00BA16BC"/>
    <w:rsid w:val="00BA1856"/>
    <w:rsid w:val="00BA1B25"/>
    <w:rsid w:val="00BA1F3E"/>
    <w:rsid w:val="00BA3AF9"/>
    <w:rsid w:val="00BA4DC4"/>
    <w:rsid w:val="00BA4E59"/>
    <w:rsid w:val="00BA4F5B"/>
    <w:rsid w:val="00BA5551"/>
    <w:rsid w:val="00BA5EE9"/>
    <w:rsid w:val="00BA630D"/>
    <w:rsid w:val="00BA6916"/>
    <w:rsid w:val="00BA6CD5"/>
    <w:rsid w:val="00BA7E8F"/>
    <w:rsid w:val="00BA7FE1"/>
    <w:rsid w:val="00BB0054"/>
    <w:rsid w:val="00BB0895"/>
    <w:rsid w:val="00BB0C2E"/>
    <w:rsid w:val="00BB105E"/>
    <w:rsid w:val="00BB174A"/>
    <w:rsid w:val="00BB1772"/>
    <w:rsid w:val="00BB2110"/>
    <w:rsid w:val="00BB2605"/>
    <w:rsid w:val="00BB3D25"/>
    <w:rsid w:val="00BB423A"/>
    <w:rsid w:val="00BB4313"/>
    <w:rsid w:val="00BB4E14"/>
    <w:rsid w:val="00BB5330"/>
    <w:rsid w:val="00BB5A89"/>
    <w:rsid w:val="00BB705B"/>
    <w:rsid w:val="00BB711C"/>
    <w:rsid w:val="00BB7219"/>
    <w:rsid w:val="00BB770C"/>
    <w:rsid w:val="00BB7D33"/>
    <w:rsid w:val="00BC1526"/>
    <w:rsid w:val="00BC1BFA"/>
    <w:rsid w:val="00BC1C20"/>
    <w:rsid w:val="00BC207E"/>
    <w:rsid w:val="00BC2B67"/>
    <w:rsid w:val="00BC4184"/>
    <w:rsid w:val="00BC5396"/>
    <w:rsid w:val="00BC57FC"/>
    <w:rsid w:val="00BC6BCF"/>
    <w:rsid w:val="00BC7634"/>
    <w:rsid w:val="00BD1243"/>
    <w:rsid w:val="00BD14D8"/>
    <w:rsid w:val="00BD34CD"/>
    <w:rsid w:val="00BD5981"/>
    <w:rsid w:val="00BD5A6F"/>
    <w:rsid w:val="00BD7152"/>
    <w:rsid w:val="00BD7803"/>
    <w:rsid w:val="00BD7C9A"/>
    <w:rsid w:val="00BE0600"/>
    <w:rsid w:val="00BE0C86"/>
    <w:rsid w:val="00BE1166"/>
    <w:rsid w:val="00BE1806"/>
    <w:rsid w:val="00BE1AEB"/>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C4A"/>
    <w:rsid w:val="00BF0FCA"/>
    <w:rsid w:val="00BF0FE4"/>
    <w:rsid w:val="00BF3941"/>
    <w:rsid w:val="00BF4568"/>
    <w:rsid w:val="00BF53F1"/>
    <w:rsid w:val="00BF7083"/>
    <w:rsid w:val="00BF7352"/>
    <w:rsid w:val="00BF77FE"/>
    <w:rsid w:val="00C0117D"/>
    <w:rsid w:val="00C0137B"/>
    <w:rsid w:val="00C01E1F"/>
    <w:rsid w:val="00C01F36"/>
    <w:rsid w:val="00C022A2"/>
    <w:rsid w:val="00C02E98"/>
    <w:rsid w:val="00C03F9B"/>
    <w:rsid w:val="00C04170"/>
    <w:rsid w:val="00C04666"/>
    <w:rsid w:val="00C0495E"/>
    <w:rsid w:val="00C04B27"/>
    <w:rsid w:val="00C04DCF"/>
    <w:rsid w:val="00C051AF"/>
    <w:rsid w:val="00C05438"/>
    <w:rsid w:val="00C05AB7"/>
    <w:rsid w:val="00C062AC"/>
    <w:rsid w:val="00C0649A"/>
    <w:rsid w:val="00C068E9"/>
    <w:rsid w:val="00C06B0D"/>
    <w:rsid w:val="00C07BCE"/>
    <w:rsid w:val="00C10A4A"/>
    <w:rsid w:val="00C10DB8"/>
    <w:rsid w:val="00C10E81"/>
    <w:rsid w:val="00C113BE"/>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0F6"/>
    <w:rsid w:val="00C16425"/>
    <w:rsid w:val="00C177FB"/>
    <w:rsid w:val="00C17C32"/>
    <w:rsid w:val="00C17CD3"/>
    <w:rsid w:val="00C204F2"/>
    <w:rsid w:val="00C2082B"/>
    <w:rsid w:val="00C20CA4"/>
    <w:rsid w:val="00C21736"/>
    <w:rsid w:val="00C225D9"/>
    <w:rsid w:val="00C24334"/>
    <w:rsid w:val="00C24346"/>
    <w:rsid w:val="00C25289"/>
    <w:rsid w:val="00C258A9"/>
    <w:rsid w:val="00C25B1E"/>
    <w:rsid w:val="00C26186"/>
    <w:rsid w:val="00C302AD"/>
    <w:rsid w:val="00C314F6"/>
    <w:rsid w:val="00C31992"/>
    <w:rsid w:val="00C320C6"/>
    <w:rsid w:val="00C32EC0"/>
    <w:rsid w:val="00C34580"/>
    <w:rsid w:val="00C34F96"/>
    <w:rsid w:val="00C37044"/>
    <w:rsid w:val="00C378A2"/>
    <w:rsid w:val="00C4161D"/>
    <w:rsid w:val="00C41D1F"/>
    <w:rsid w:val="00C42E51"/>
    <w:rsid w:val="00C43488"/>
    <w:rsid w:val="00C43F6D"/>
    <w:rsid w:val="00C44088"/>
    <w:rsid w:val="00C4488F"/>
    <w:rsid w:val="00C4508D"/>
    <w:rsid w:val="00C4514A"/>
    <w:rsid w:val="00C452BE"/>
    <w:rsid w:val="00C47537"/>
    <w:rsid w:val="00C47B5C"/>
    <w:rsid w:val="00C47D5A"/>
    <w:rsid w:val="00C519E7"/>
    <w:rsid w:val="00C51C55"/>
    <w:rsid w:val="00C522A7"/>
    <w:rsid w:val="00C5290D"/>
    <w:rsid w:val="00C52E61"/>
    <w:rsid w:val="00C53AFC"/>
    <w:rsid w:val="00C53D8E"/>
    <w:rsid w:val="00C5420A"/>
    <w:rsid w:val="00C5435A"/>
    <w:rsid w:val="00C54F76"/>
    <w:rsid w:val="00C559E2"/>
    <w:rsid w:val="00C560DE"/>
    <w:rsid w:val="00C56848"/>
    <w:rsid w:val="00C572F0"/>
    <w:rsid w:val="00C603D6"/>
    <w:rsid w:val="00C603DC"/>
    <w:rsid w:val="00C6055F"/>
    <w:rsid w:val="00C60FD3"/>
    <w:rsid w:val="00C61499"/>
    <w:rsid w:val="00C620C4"/>
    <w:rsid w:val="00C62B89"/>
    <w:rsid w:val="00C62CD4"/>
    <w:rsid w:val="00C62E72"/>
    <w:rsid w:val="00C6324A"/>
    <w:rsid w:val="00C63C7A"/>
    <w:rsid w:val="00C64805"/>
    <w:rsid w:val="00C64C8B"/>
    <w:rsid w:val="00C64D1C"/>
    <w:rsid w:val="00C653F0"/>
    <w:rsid w:val="00C655BE"/>
    <w:rsid w:val="00C66D54"/>
    <w:rsid w:val="00C6765E"/>
    <w:rsid w:val="00C6784F"/>
    <w:rsid w:val="00C67BD0"/>
    <w:rsid w:val="00C70EA1"/>
    <w:rsid w:val="00C70EFB"/>
    <w:rsid w:val="00C71A4F"/>
    <w:rsid w:val="00C71E80"/>
    <w:rsid w:val="00C72CA4"/>
    <w:rsid w:val="00C72DFB"/>
    <w:rsid w:val="00C743F7"/>
    <w:rsid w:val="00C74558"/>
    <w:rsid w:val="00C74C91"/>
    <w:rsid w:val="00C7518A"/>
    <w:rsid w:val="00C753AE"/>
    <w:rsid w:val="00C7689A"/>
    <w:rsid w:val="00C76C20"/>
    <w:rsid w:val="00C77F2E"/>
    <w:rsid w:val="00C81A31"/>
    <w:rsid w:val="00C82521"/>
    <w:rsid w:val="00C82DA9"/>
    <w:rsid w:val="00C83098"/>
    <w:rsid w:val="00C83678"/>
    <w:rsid w:val="00C8383C"/>
    <w:rsid w:val="00C83A7F"/>
    <w:rsid w:val="00C86DB4"/>
    <w:rsid w:val="00C86F19"/>
    <w:rsid w:val="00C86F77"/>
    <w:rsid w:val="00C879CF"/>
    <w:rsid w:val="00C90729"/>
    <w:rsid w:val="00C91B7A"/>
    <w:rsid w:val="00C9332D"/>
    <w:rsid w:val="00C93E0D"/>
    <w:rsid w:val="00C945E8"/>
    <w:rsid w:val="00C94741"/>
    <w:rsid w:val="00C949CC"/>
    <w:rsid w:val="00C949E2"/>
    <w:rsid w:val="00C958A3"/>
    <w:rsid w:val="00C96C8A"/>
    <w:rsid w:val="00C97C9B"/>
    <w:rsid w:val="00C97D9A"/>
    <w:rsid w:val="00CA04C7"/>
    <w:rsid w:val="00CA11AD"/>
    <w:rsid w:val="00CA15FF"/>
    <w:rsid w:val="00CA28C4"/>
    <w:rsid w:val="00CA2D6D"/>
    <w:rsid w:val="00CA321A"/>
    <w:rsid w:val="00CA3DBE"/>
    <w:rsid w:val="00CA3FA5"/>
    <w:rsid w:val="00CA45B2"/>
    <w:rsid w:val="00CA4AF4"/>
    <w:rsid w:val="00CA4F7C"/>
    <w:rsid w:val="00CA7D57"/>
    <w:rsid w:val="00CA7D79"/>
    <w:rsid w:val="00CB0083"/>
    <w:rsid w:val="00CB17F7"/>
    <w:rsid w:val="00CB2498"/>
    <w:rsid w:val="00CB3DEA"/>
    <w:rsid w:val="00CB4692"/>
    <w:rsid w:val="00CB4C00"/>
    <w:rsid w:val="00CB5869"/>
    <w:rsid w:val="00CB5ACE"/>
    <w:rsid w:val="00CB5EEB"/>
    <w:rsid w:val="00CC01AD"/>
    <w:rsid w:val="00CC100E"/>
    <w:rsid w:val="00CC268F"/>
    <w:rsid w:val="00CC37AC"/>
    <w:rsid w:val="00CC45B8"/>
    <w:rsid w:val="00CC46EB"/>
    <w:rsid w:val="00CC5200"/>
    <w:rsid w:val="00CC68EC"/>
    <w:rsid w:val="00CD0C4B"/>
    <w:rsid w:val="00CD3118"/>
    <w:rsid w:val="00CD3878"/>
    <w:rsid w:val="00CD3FB8"/>
    <w:rsid w:val="00CD602C"/>
    <w:rsid w:val="00CE1013"/>
    <w:rsid w:val="00CE108E"/>
    <w:rsid w:val="00CE1FD2"/>
    <w:rsid w:val="00CE255F"/>
    <w:rsid w:val="00CE2665"/>
    <w:rsid w:val="00CE34D1"/>
    <w:rsid w:val="00CE3DF9"/>
    <w:rsid w:val="00CE43CE"/>
    <w:rsid w:val="00CE4482"/>
    <w:rsid w:val="00CE449F"/>
    <w:rsid w:val="00CE4EA2"/>
    <w:rsid w:val="00CE6025"/>
    <w:rsid w:val="00CE67DC"/>
    <w:rsid w:val="00CE7554"/>
    <w:rsid w:val="00CE7A69"/>
    <w:rsid w:val="00CF070C"/>
    <w:rsid w:val="00CF0A90"/>
    <w:rsid w:val="00CF1725"/>
    <w:rsid w:val="00CF204B"/>
    <w:rsid w:val="00CF4F69"/>
    <w:rsid w:val="00CF59A9"/>
    <w:rsid w:val="00CF5B55"/>
    <w:rsid w:val="00CF5C00"/>
    <w:rsid w:val="00CF6052"/>
    <w:rsid w:val="00CF6095"/>
    <w:rsid w:val="00CF6C70"/>
    <w:rsid w:val="00CF7346"/>
    <w:rsid w:val="00CF7DD8"/>
    <w:rsid w:val="00D01668"/>
    <w:rsid w:val="00D02139"/>
    <w:rsid w:val="00D02531"/>
    <w:rsid w:val="00D04356"/>
    <w:rsid w:val="00D045A5"/>
    <w:rsid w:val="00D055D8"/>
    <w:rsid w:val="00D058AC"/>
    <w:rsid w:val="00D06E1D"/>
    <w:rsid w:val="00D07E32"/>
    <w:rsid w:val="00D07F04"/>
    <w:rsid w:val="00D11EF3"/>
    <w:rsid w:val="00D12996"/>
    <w:rsid w:val="00D12C5B"/>
    <w:rsid w:val="00D13436"/>
    <w:rsid w:val="00D14119"/>
    <w:rsid w:val="00D14AB5"/>
    <w:rsid w:val="00D152E7"/>
    <w:rsid w:val="00D155BE"/>
    <w:rsid w:val="00D16C95"/>
    <w:rsid w:val="00D179F0"/>
    <w:rsid w:val="00D17D9C"/>
    <w:rsid w:val="00D201F9"/>
    <w:rsid w:val="00D20B23"/>
    <w:rsid w:val="00D20DB0"/>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27DE7"/>
    <w:rsid w:val="00D3077B"/>
    <w:rsid w:val="00D30AE7"/>
    <w:rsid w:val="00D312CB"/>
    <w:rsid w:val="00D31DF4"/>
    <w:rsid w:val="00D31FAD"/>
    <w:rsid w:val="00D32067"/>
    <w:rsid w:val="00D32F17"/>
    <w:rsid w:val="00D33E22"/>
    <w:rsid w:val="00D349FB"/>
    <w:rsid w:val="00D34A09"/>
    <w:rsid w:val="00D35C58"/>
    <w:rsid w:val="00D363C9"/>
    <w:rsid w:val="00D368C5"/>
    <w:rsid w:val="00D36CB0"/>
    <w:rsid w:val="00D36E3F"/>
    <w:rsid w:val="00D37590"/>
    <w:rsid w:val="00D37670"/>
    <w:rsid w:val="00D379D3"/>
    <w:rsid w:val="00D40279"/>
    <w:rsid w:val="00D40461"/>
    <w:rsid w:val="00D42785"/>
    <w:rsid w:val="00D42816"/>
    <w:rsid w:val="00D4333F"/>
    <w:rsid w:val="00D43890"/>
    <w:rsid w:val="00D43A11"/>
    <w:rsid w:val="00D43D1C"/>
    <w:rsid w:val="00D43F28"/>
    <w:rsid w:val="00D44420"/>
    <w:rsid w:val="00D445AD"/>
    <w:rsid w:val="00D45CCB"/>
    <w:rsid w:val="00D45D5D"/>
    <w:rsid w:val="00D463E6"/>
    <w:rsid w:val="00D4701E"/>
    <w:rsid w:val="00D50142"/>
    <w:rsid w:val="00D51421"/>
    <w:rsid w:val="00D51A5D"/>
    <w:rsid w:val="00D520D2"/>
    <w:rsid w:val="00D52ABF"/>
    <w:rsid w:val="00D53658"/>
    <w:rsid w:val="00D53665"/>
    <w:rsid w:val="00D538DF"/>
    <w:rsid w:val="00D53B38"/>
    <w:rsid w:val="00D54639"/>
    <w:rsid w:val="00D54801"/>
    <w:rsid w:val="00D54C5F"/>
    <w:rsid w:val="00D55580"/>
    <w:rsid w:val="00D562BA"/>
    <w:rsid w:val="00D573B8"/>
    <w:rsid w:val="00D5785D"/>
    <w:rsid w:val="00D57A17"/>
    <w:rsid w:val="00D57A20"/>
    <w:rsid w:val="00D57F88"/>
    <w:rsid w:val="00D60DDE"/>
    <w:rsid w:val="00D60FEF"/>
    <w:rsid w:val="00D61480"/>
    <w:rsid w:val="00D6233E"/>
    <w:rsid w:val="00D6296C"/>
    <w:rsid w:val="00D63318"/>
    <w:rsid w:val="00D634E1"/>
    <w:rsid w:val="00D64A58"/>
    <w:rsid w:val="00D64ABF"/>
    <w:rsid w:val="00D65278"/>
    <w:rsid w:val="00D6569E"/>
    <w:rsid w:val="00D672B7"/>
    <w:rsid w:val="00D679A7"/>
    <w:rsid w:val="00D7028A"/>
    <w:rsid w:val="00D71806"/>
    <w:rsid w:val="00D71C89"/>
    <w:rsid w:val="00D728CF"/>
    <w:rsid w:val="00D72B2B"/>
    <w:rsid w:val="00D738DB"/>
    <w:rsid w:val="00D74457"/>
    <w:rsid w:val="00D745FF"/>
    <w:rsid w:val="00D750AC"/>
    <w:rsid w:val="00D751B5"/>
    <w:rsid w:val="00D75392"/>
    <w:rsid w:val="00D758FD"/>
    <w:rsid w:val="00D75C84"/>
    <w:rsid w:val="00D75C98"/>
    <w:rsid w:val="00D76CAE"/>
    <w:rsid w:val="00D775BE"/>
    <w:rsid w:val="00D80BAC"/>
    <w:rsid w:val="00D80BDE"/>
    <w:rsid w:val="00D814F6"/>
    <w:rsid w:val="00D82ED1"/>
    <w:rsid w:val="00D83B90"/>
    <w:rsid w:val="00D83D12"/>
    <w:rsid w:val="00D84434"/>
    <w:rsid w:val="00D850A9"/>
    <w:rsid w:val="00D85E35"/>
    <w:rsid w:val="00D85FF7"/>
    <w:rsid w:val="00D875F5"/>
    <w:rsid w:val="00D87AC9"/>
    <w:rsid w:val="00D87E16"/>
    <w:rsid w:val="00D902C5"/>
    <w:rsid w:val="00D9058D"/>
    <w:rsid w:val="00D90829"/>
    <w:rsid w:val="00D92161"/>
    <w:rsid w:val="00D92642"/>
    <w:rsid w:val="00D93246"/>
    <w:rsid w:val="00D93338"/>
    <w:rsid w:val="00D947D1"/>
    <w:rsid w:val="00D96E42"/>
    <w:rsid w:val="00D96F6C"/>
    <w:rsid w:val="00D9731C"/>
    <w:rsid w:val="00DA02C8"/>
    <w:rsid w:val="00DA0519"/>
    <w:rsid w:val="00DA1C5F"/>
    <w:rsid w:val="00DA33D5"/>
    <w:rsid w:val="00DA3972"/>
    <w:rsid w:val="00DA4664"/>
    <w:rsid w:val="00DA4790"/>
    <w:rsid w:val="00DA57FC"/>
    <w:rsid w:val="00DA60EB"/>
    <w:rsid w:val="00DA734D"/>
    <w:rsid w:val="00DB05B6"/>
    <w:rsid w:val="00DB07DD"/>
    <w:rsid w:val="00DB0DB7"/>
    <w:rsid w:val="00DB2636"/>
    <w:rsid w:val="00DB27FE"/>
    <w:rsid w:val="00DB2A1A"/>
    <w:rsid w:val="00DB2B9B"/>
    <w:rsid w:val="00DB3576"/>
    <w:rsid w:val="00DB5203"/>
    <w:rsid w:val="00DB5279"/>
    <w:rsid w:val="00DB5627"/>
    <w:rsid w:val="00DB6095"/>
    <w:rsid w:val="00DB74F3"/>
    <w:rsid w:val="00DB7D91"/>
    <w:rsid w:val="00DC1BD3"/>
    <w:rsid w:val="00DC1CFC"/>
    <w:rsid w:val="00DC247A"/>
    <w:rsid w:val="00DC2589"/>
    <w:rsid w:val="00DC2D26"/>
    <w:rsid w:val="00DC2E8A"/>
    <w:rsid w:val="00DC3A9C"/>
    <w:rsid w:val="00DC427D"/>
    <w:rsid w:val="00DC5524"/>
    <w:rsid w:val="00DC619C"/>
    <w:rsid w:val="00DC7D90"/>
    <w:rsid w:val="00DD05BB"/>
    <w:rsid w:val="00DD0840"/>
    <w:rsid w:val="00DD0A94"/>
    <w:rsid w:val="00DD1013"/>
    <w:rsid w:val="00DD1DEE"/>
    <w:rsid w:val="00DD30D6"/>
    <w:rsid w:val="00DD3B38"/>
    <w:rsid w:val="00DD4B16"/>
    <w:rsid w:val="00DD737F"/>
    <w:rsid w:val="00DD7770"/>
    <w:rsid w:val="00DD7F3D"/>
    <w:rsid w:val="00DE149B"/>
    <w:rsid w:val="00DE2071"/>
    <w:rsid w:val="00DE2712"/>
    <w:rsid w:val="00DE2933"/>
    <w:rsid w:val="00DE2CE3"/>
    <w:rsid w:val="00DE2D36"/>
    <w:rsid w:val="00DE2F8B"/>
    <w:rsid w:val="00DE3B31"/>
    <w:rsid w:val="00DE42E8"/>
    <w:rsid w:val="00DE468D"/>
    <w:rsid w:val="00DE4753"/>
    <w:rsid w:val="00DE4816"/>
    <w:rsid w:val="00DE5D65"/>
    <w:rsid w:val="00DE78A8"/>
    <w:rsid w:val="00DF023D"/>
    <w:rsid w:val="00DF0D0F"/>
    <w:rsid w:val="00DF25AD"/>
    <w:rsid w:val="00DF4054"/>
    <w:rsid w:val="00DF4CE8"/>
    <w:rsid w:val="00DF518F"/>
    <w:rsid w:val="00DF68D6"/>
    <w:rsid w:val="00DF6DCF"/>
    <w:rsid w:val="00DF7714"/>
    <w:rsid w:val="00DF7B4E"/>
    <w:rsid w:val="00E0011C"/>
    <w:rsid w:val="00E00F47"/>
    <w:rsid w:val="00E026D9"/>
    <w:rsid w:val="00E03143"/>
    <w:rsid w:val="00E03A48"/>
    <w:rsid w:val="00E03E69"/>
    <w:rsid w:val="00E04B87"/>
    <w:rsid w:val="00E04EE4"/>
    <w:rsid w:val="00E06263"/>
    <w:rsid w:val="00E070D6"/>
    <w:rsid w:val="00E07207"/>
    <w:rsid w:val="00E07871"/>
    <w:rsid w:val="00E112EE"/>
    <w:rsid w:val="00E11A82"/>
    <w:rsid w:val="00E127D4"/>
    <w:rsid w:val="00E12B72"/>
    <w:rsid w:val="00E12E40"/>
    <w:rsid w:val="00E136BA"/>
    <w:rsid w:val="00E1378E"/>
    <w:rsid w:val="00E14714"/>
    <w:rsid w:val="00E1529B"/>
    <w:rsid w:val="00E1570C"/>
    <w:rsid w:val="00E162B6"/>
    <w:rsid w:val="00E165DC"/>
    <w:rsid w:val="00E1765B"/>
    <w:rsid w:val="00E217ED"/>
    <w:rsid w:val="00E218C3"/>
    <w:rsid w:val="00E21B02"/>
    <w:rsid w:val="00E224FA"/>
    <w:rsid w:val="00E23110"/>
    <w:rsid w:val="00E232A6"/>
    <w:rsid w:val="00E23713"/>
    <w:rsid w:val="00E23878"/>
    <w:rsid w:val="00E2387B"/>
    <w:rsid w:val="00E23A0A"/>
    <w:rsid w:val="00E246BF"/>
    <w:rsid w:val="00E2495C"/>
    <w:rsid w:val="00E24A58"/>
    <w:rsid w:val="00E262B6"/>
    <w:rsid w:val="00E27DF2"/>
    <w:rsid w:val="00E30346"/>
    <w:rsid w:val="00E30A24"/>
    <w:rsid w:val="00E31A86"/>
    <w:rsid w:val="00E3298B"/>
    <w:rsid w:val="00E32A70"/>
    <w:rsid w:val="00E32DE2"/>
    <w:rsid w:val="00E34408"/>
    <w:rsid w:val="00E34876"/>
    <w:rsid w:val="00E35214"/>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A9B"/>
    <w:rsid w:val="00E44DF3"/>
    <w:rsid w:val="00E456AC"/>
    <w:rsid w:val="00E461E4"/>
    <w:rsid w:val="00E46387"/>
    <w:rsid w:val="00E46FA9"/>
    <w:rsid w:val="00E4711F"/>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23B0"/>
    <w:rsid w:val="00E62C59"/>
    <w:rsid w:val="00E63507"/>
    <w:rsid w:val="00E63B46"/>
    <w:rsid w:val="00E63B64"/>
    <w:rsid w:val="00E63C3E"/>
    <w:rsid w:val="00E646C8"/>
    <w:rsid w:val="00E64F94"/>
    <w:rsid w:val="00E6524B"/>
    <w:rsid w:val="00E65B72"/>
    <w:rsid w:val="00E71760"/>
    <w:rsid w:val="00E71AD7"/>
    <w:rsid w:val="00E72588"/>
    <w:rsid w:val="00E726A9"/>
    <w:rsid w:val="00E72C21"/>
    <w:rsid w:val="00E73158"/>
    <w:rsid w:val="00E73C06"/>
    <w:rsid w:val="00E7434C"/>
    <w:rsid w:val="00E743A0"/>
    <w:rsid w:val="00E74E3E"/>
    <w:rsid w:val="00E757A2"/>
    <w:rsid w:val="00E76B23"/>
    <w:rsid w:val="00E76C93"/>
    <w:rsid w:val="00E8127C"/>
    <w:rsid w:val="00E81576"/>
    <w:rsid w:val="00E8161A"/>
    <w:rsid w:val="00E827FE"/>
    <w:rsid w:val="00E82A63"/>
    <w:rsid w:val="00E82C25"/>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C28"/>
    <w:rsid w:val="00EA2D15"/>
    <w:rsid w:val="00EA2E7A"/>
    <w:rsid w:val="00EA365F"/>
    <w:rsid w:val="00EA3668"/>
    <w:rsid w:val="00EA4CB1"/>
    <w:rsid w:val="00EA4F60"/>
    <w:rsid w:val="00EA577A"/>
    <w:rsid w:val="00EA5A41"/>
    <w:rsid w:val="00EA5E5D"/>
    <w:rsid w:val="00EA62BF"/>
    <w:rsid w:val="00EA6307"/>
    <w:rsid w:val="00EA693C"/>
    <w:rsid w:val="00EA6B9C"/>
    <w:rsid w:val="00EA7112"/>
    <w:rsid w:val="00EA7A37"/>
    <w:rsid w:val="00EB082A"/>
    <w:rsid w:val="00EB1664"/>
    <w:rsid w:val="00EB1707"/>
    <w:rsid w:val="00EB3D84"/>
    <w:rsid w:val="00EB43B6"/>
    <w:rsid w:val="00EB5D20"/>
    <w:rsid w:val="00EB7BE4"/>
    <w:rsid w:val="00EC1566"/>
    <w:rsid w:val="00EC1AEE"/>
    <w:rsid w:val="00EC2086"/>
    <w:rsid w:val="00EC4DC0"/>
    <w:rsid w:val="00EC509F"/>
    <w:rsid w:val="00EC58D9"/>
    <w:rsid w:val="00EC5A08"/>
    <w:rsid w:val="00EC5DA1"/>
    <w:rsid w:val="00EC5DFB"/>
    <w:rsid w:val="00EC70D6"/>
    <w:rsid w:val="00EC7289"/>
    <w:rsid w:val="00EC7C84"/>
    <w:rsid w:val="00ED0042"/>
    <w:rsid w:val="00ED0840"/>
    <w:rsid w:val="00ED0F3F"/>
    <w:rsid w:val="00ED31D8"/>
    <w:rsid w:val="00ED49D2"/>
    <w:rsid w:val="00ED4FB8"/>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AC"/>
    <w:rsid w:val="00EF23FF"/>
    <w:rsid w:val="00EF2CB8"/>
    <w:rsid w:val="00EF39D4"/>
    <w:rsid w:val="00EF3AA3"/>
    <w:rsid w:val="00EF5141"/>
    <w:rsid w:val="00EF6E5D"/>
    <w:rsid w:val="00EF7F04"/>
    <w:rsid w:val="00F00DE2"/>
    <w:rsid w:val="00F02500"/>
    <w:rsid w:val="00F027F6"/>
    <w:rsid w:val="00F035EF"/>
    <w:rsid w:val="00F04DC8"/>
    <w:rsid w:val="00F0537F"/>
    <w:rsid w:val="00F0561D"/>
    <w:rsid w:val="00F06553"/>
    <w:rsid w:val="00F06DD2"/>
    <w:rsid w:val="00F07976"/>
    <w:rsid w:val="00F100C8"/>
    <w:rsid w:val="00F1090D"/>
    <w:rsid w:val="00F10999"/>
    <w:rsid w:val="00F109B1"/>
    <w:rsid w:val="00F10ED7"/>
    <w:rsid w:val="00F112DE"/>
    <w:rsid w:val="00F11D6A"/>
    <w:rsid w:val="00F11E6A"/>
    <w:rsid w:val="00F13A11"/>
    <w:rsid w:val="00F13E7F"/>
    <w:rsid w:val="00F146B9"/>
    <w:rsid w:val="00F149F9"/>
    <w:rsid w:val="00F14B81"/>
    <w:rsid w:val="00F17B49"/>
    <w:rsid w:val="00F20197"/>
    <w:rsid w:val="00F20530"/>
    <w:rsid w:val="00F21AE6"/>
    <w:rsid w:val="00F23191"/>
    <w:rsid w:val="00F23230"/>
    <w:rsid w:val="00F23C5C"/>
    <w:rsid w:val="00F23D9D"/>
    <w:rsid w:val="00F24BA6"/>
    <w:rsid w:val="00F255F3"/>
    <w:rsid w:val="00F26897"/>
    <w:rsid w:val="00F26D9E"/>
    <w:rsid w:val="00F279C3"/>
    <w:rsid w:val="00F30E07"/>
    <w:rsid w:val="00F31B48"/>
    <w:rsid w:val="00F31B8C"/>
    <w:rsid w:val="00F31FBD"/>
    <w:rsid w:val="00F335A0"/>
    <w:rsid w:val="00F337B2"/>
    <w:rsid w:val="00F341DB"/>
    <w:rsid w:val="00F34EDD"/>
    <w:rsid w:val="00F368CB"/>
    <w:rsid w:val="00F369EB"/>
    <w:rsid w:val="00F37C47"/>
    <w:rsid w:val="00F40CBA"/>
    <w:rsid w:val="00F40DEE"/>
    <w:rsid w:val="00F4193A"/>
    <w:rsid w:val="00F419C2"/>
    <w:rsid w:val="00F41BA8"/>
    <w:rsid w:val="00F41E0B"/>
    <w:rsid w:val="00F42709"/>
    <w:rsid w:val="00F432A7"/>
    <w:rsid w:val="00F43580"/>
    <w:rsid w:val="00F43987"/>
    <w:rsid w:val="00F43A36"/>
    <w:rsid w:val="00F43A7B"/>
    <w:rsid w:val="00F43E50"/>
    <w:rsid w:val="00F47288"/>
    <w:rsid w:val="00F47334"/>
    <w:rsid w:val="00F47356"/>
    <w:rsid w:val="00F47A0E"/>
    <w:rsid w:val="00F500FC"/>
    <w:rsid w:val="00F50674"/>
    <w:rsid w:val="00F51329"/>
    <w:rsid w:val="00F5136F"/>
    <w:rsid w:val="00F52342"/>
    <w:rsid w:val="00F52BAE"/>
    <w:rsid w:val="00F52F32"/>
    <w:rsid w:val="00F53228"/>
    <w:rsid w:val="00F53237"/>
    <w:rsid w:val="00F55996"/>
    <w:rsid w:val="00F568C6"/>
    <w:rsid w:val="00F56AF5"/>
    <w:rsid w:val="00F5776C"/>
    <w:rsid w:val="00F57A7A"/>
    <w:rsid w:val="00F57CF9"/>
    <w:rsid w:val="00F60A35"/>
    <w:rsid w:val="00F60AC7"/>
    <w:rsid w:val="00F60B5E"/>
    <w:rsid w:val="00F615C5"/>
    <w:rsid w:val="00F61FB3"/>
    <w:rsid w:val="00F62995"/>
    <w:rsid w:val="00F63589"/>
    <w:rsid w:val="00F63848"/>
    <w:rsid w:val="00F64B7D"/>
    <w:rsid w:val="00F64D6E"/>
    <w:rsid w:val="00F651B4"/>
    <w:rsid w:val="00F654DA"/>
    <w:rsid w:val="00F65993"/>
    <w:rsid w:val="00F65C35"/>
    <w:rsid w:val="00F66584"/>
    <w:rsid w:val="00F66893"/>
    <w:rsid w:val="00F67552"/>
    <w:rsid w:val="00F676FA"/>
    <w:rsid w:val="00F67777"/>
    <w:rsid w:val="00F70E69"/>
    <w:rsid w:val="00F7106C"/>
    <w:rsid w:val="00F71C3B"/>
    <w:rsid w:val="00F71EB6"/>
    <w:rsid w:val="00F7312A"/>
    <w:rsid w:val="00F7362A"/>
    <w:rsid w:val="00F737F9"/>
    <w:rsid w:val="00F73A26"/>
    <w:rsid w:val="00F748DC"/>
    <w:rsid w:val="00F75ED0"/>
    <w:rsid w:val="00F75EE4"/>
    <w:rsid w:val="00F76D92"/>
    <w:rsid w:val="00F80942"/>
    <w:rsid w:val="00F81CB7"/>
    <w:rsid w:val="00F81E2A"/>
    <w:rsid w:val="00F82430"/>
    <w:rsid w:val="00F8250B"/>
    <w:rsid w:val="00F8375E"/>
    <w:rsid w:val="00F84E1B"/>
    <w:rsid w:val="00F851A8"/>
    <w:rsid w:val="00F8527E"/>
    <w:rsid w:val="00F8541D"/>
    <w:rsid w:val="00F857A9"/>
    <w:rsid w:val="00F875B5"/>
    <w:rsid w:val="00F87EDF"/>
    <w:rsid w:val="00F903A8"/>
    <w:rsid w:val="00F9070D"/>
    <w:rsid w:val="00F90E10"/>
    <w:rsid w:val="00F91240"/>
    <w:rsid w:val="00F9155E"/>
    <w:rsid w:val="00F92D2F"/>
    <w:rsid w:val="00F92EBF"/>
    <w:rsid w:val="00F934F9"/>
    <w:rsid w:val="00F93BAF"/>
    <w:rsid w:val="00F94056"/>
    <w:rsid w:val="00F94969"/>
    <w:rsid w:val="00F94D82"/>
    <w:rsid w:val="00F9635E"/>
    <w:rsid w:val="00F96B82"/>
    <w:rsid w:val="00F97624"/>
    <w:rsid w:val="00FA00EC"/>
    <w:rsid w:val="00FA14AE"/>
    <w:rsid w:val="00FA17E0"/>
    <w:rsid w:val="00FA1813"/>
    <w:rsid w:val="00FA1D10"/>
    <w:rsid w:val="00FA2F1D"/>
    <w:rsid w:val="00FA2FCA"/>
    <w:rsid w:val="00FA3067"/>
    <w:rsid w:val="00FA3BE8"/>
    <w:rsid w:val="00FA44CC"/>
    <w:rsid w:val="00FA453A"/>
    <w:rsid w:val="00FA4977"/>
    <w:rsid w:val="00FA5688"/>
    <w:rsid w:val="00FA5B3D"/>
    <w:rsid w:val="00FA63BA"/>
    <w:rsid w:val="00FA6425"/>
    <w:rsid w:val="00FA6611"/>
    <w:rsid w:val="00FA736A"/>
    <w:rsid w:val="00FB0DAF"/>
    <w:rsid w:val="00FB14DC"/>
    <w:rsid w:val="00FB1F42"/>
    <w:rsid w:val="00FB215F"/>
    <w:rsid w:val="00FB217E"/>
    <w:rsid w:val="00FB24C1"/>
    <w:rsid w:val="00FB36E7"/>
    <w:rsid w:val="00FB384F"/>
    <w:rsid w:val="00FB38A4"/>
    <w:rsid w:val="00FB45D8"/>
    <w:rsid w:val="00FB4B6A"/>
    <w:rsid w:val="00FB523B"/>
    <w:rsid w:val="00FB5A3B"/>
    <w:rsid w:val="00FB6AD9"/>
    <w:rsid w:val="00FB7054"/>
    <w:rsid w:val="00FB7C4A"/>
    <w:rsid w:val="00FB7F25"/>
    <w:rsid w:val="00FC056B"/>
    <w:rsid w:val="00FC0618"/>
    <w:rsid w:val="00FC1B9A"/>
    <w:rsid w:val="00FC2BE1"/>
    <w:rsid w:val="00FC3260"/>
    <w:rsid w:val="00FC34AD"/>
    <w:rsid w:val="00FC3ECC"/>
    <w:rsid w:val="00FC4D43"/>
    <w:rsid w:val="00FC55BC"/>
    <w:rsid w:val="00FC568F"/>
    <w:rsid w:val="00FC5C29"/>
    <w:rsid w:val="00FD04EB"/>
    <w:rsid w:val="00FD08FC"/>
    <w:rsid w:val="00FD1306"/>
    <w:rsid w:val="00FD1975"/>
    <w:rsid w:val="00FD271A"/>
    <w:rsid w:val="00FD3953"/>
    <w:rsid w:val="00FD47CD"/>
    <w:rsid w:val="00FD6E73"/>
    <w:rsid w:val="00FD73E7"/>
    <w:rsid w:val="00FD7565"/>
    <w:rsid w:val="00FE02C1"/>
    <w:rsid w:val="00FE0BD3"/>
    <w:rsid w:val="00FE295B"/>
    <w:rsid w:val="00FE340F"/>
    <w:rsid w:val="00FE3C78"/>
    <w:rsid w:val="00FE404A"/>
    <w:rsid w:val="00FE4199"/>
    <w:rsid w:val="00FE4B27"/>
    <w:rsid w:val="00FE5EC2"/>
    <w:rsid w:val="00FE767C"/>
    <w:rsid w:val="00FF007C"/>
    <w:rsid w:val="00FF0614"/>
    <w:rsid w:val="00FF0A99"/>
    <w:rsid w:val="00FF0F18"/>
    <w:rsid w:val="00FF34F8"/>
    <w:rsid w:val="00FF36B9"/>
    <w:rsid w:val="00FF43E4"/>
    <w:rsid w:val="00FF4A1F"/>
    <w:rsid w:val="00FF4DC4"/>
    <w:rsid w:val="00FF5B0C"/>
    <w:rsid w:val="00FF7912"/>
    <w:rsid w:val="00FF7F51"/>
    <w:rsid w:val="30EC2B1F"/>
    <w:rsid w:val="3DB153F4"/>
    <w:rsid w:val="3FC549B0"/>
    <w:rsid w:val="477A5BA5"/>
    <w:rsid w:val="4B92123F"/>
    <w:rsid w:val="5A190F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05"/>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02C7C"/>
    <w:pPr>
      <w:keepNext/>
      <w:numPr>
        <w:ilvl w:val="1"/>
        <w:numId w:val="105"/>
      </w:numPr>
      <w:spacing w:beforeLines="100" w:before="360"/>
      <w:ind w:left="284" w:hanging="284"/>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95"/>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05"/>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05"/>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C52E61"/>
    <w:pPr>
      <w:keepNext/>
      <w:numPr>
        <w:ilvl w:val="5"/>
        <w:numId w:val="105"/>
      </w:numPr>
      <w:spacing w:beforeLines="100" w:before="360"/>
      <w:ind w:left="851"/>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02C7C"/>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C52E61"/>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customStyle="1" w:styleId="13">
    <w:name w:val="未解決のメンション1"/>
    <w:basedOn w:val="ab"/>
    <w:uiPriority w:val="99"/>
    <w:semiHidden/>
    <w:unhideWhenUsed/>
    <w:rsid w:val="00494914"/>
    <w:rPr>
      <w:color w:val="605E5C"/>
      <w:shd w:val="clear" w:color="auto" w:fill="E1DFDD"/>
    </w:rPr>
  </w:style>
  <w:style w:type="paragraph" w:styleId="afff1">
    <w:name w:val="No Spacing"/>
    <w:link w:val="afff2"/>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3">
    <w:name w:val="見出し２＋"/>
    <w:basedOn w:val="22"/>
    <w:link w:val="afff4"/>
    <w:rsid w:val="00380057"/>
  </w:style>
  <w:style w:type="paragraph" w:customStyle="1" w:styleId="afff5">
    <w:name w:val="脚注"/>
    <w:basedOn w:val="aff8"/>
    <w:link w:val="afff6"/>
    <w:qFormat/>
    <w:rsid w:val="0051535A"/>
    <w:pPr>
      <w:wordWrap w:val="0"/>
      <w:spacing w:afterLines="20" w:after="20"/>
      <w:ind w:left="150" w:hangingChars="150" w:hanging="150"/>
      <w:jc w:val="both"/>
    </w:pPr>
    <w:rPr>
      <w:sz w:val="20"/>
      <w:szCs w:val="21"/>
    </w:rPr>
  </w:style>
  <w:style w:type="character" w:customStyle="1" w:styleId="afff4">
    <w:name w:val="見出し２＋ (文字)"/>
    <w:basedOn w:val="23"/>
    <w:link w:val="afff3"/>
    <w:rsid w:val="00380057"/>
    <w:rPr>
      <w:rFonts w:ascii="ＭＳ ゴシック" w:eastAsia="ＭＳ ゴシック" w:hAnsiTheme="majorHAnsi" w:cstheme="majorBidi"/>
      <w:sz w:val="24"/>
    </w:rPr>
  </w:style>
  <w:style w:type="character" w:customStyle="1" w:styleId="afff6">
    <w:name w:val="脚注 (文字)"/>
    <w:basedOn w:val="aff9"/>
    <w:link w:val="afff5"/>
    <w:rsid w:val="0051535A"/>
    <w:rPr>
      <w:rFonts w:ascii="ＭＳ 明朝" w:eastAsia="ＭＳ 明朝"/>
      <w:sz w:val="20"/>
      <w:szCs w:val="21"/>
    </w:rPr>
  </w:style>
  <w:style w:type="paragraph" w:customStyle="1" w:styleId="afff7">
    <w:name w:val="表テキスト"/>
    <w:basedOn w:val="a7"/>
    <w:link w:val="afff8"/>
    <w:qFormat/>
    <w:rsid w:val="0051535A"/>
    <w:pPr>
      <w:wordWrap w:val="0"/>
      <w:ind w:firstLineChars="0" w:firstLine="0"/>
    </w:pPr>
    <w:rPr>
      <w:rFonts w:asciiTheme="minorHAnsi" w:eastAsiaTheme="minorEastAsia"/>
      <w:sz w:val="20"/>
      <w:szCs w:val="18"/>
    </w:rPr>
  </w:style>
  <w:style w:type="character" w:customStyle="1" w:styleId="afff8">
    <w:name w:val="表テキスト (文字)"/>
    <w:basedOn w:val="ab"/>
    <w:link w:val="afff7"/>
    <w:rsid w:val="0051535A"/>
    <w:rPr>
      <w:sz w:val="20"/>
      <w:szCs w:val="18"/>
    </w:rPr>
  </w:style>
  <w:style w:type="paragraph" w:customStyle="1" w:styleId="7">
    <w:name w:val="見出し7"/>
    <w:basedOn w:val="70"/>
    <w:link w:val="73"/>
    <w:qFormat/>
    <w:rsid w:val="0051535A"/>
    <w:pPr>
      <w:keepNext w:val="0"/>
      <w:numPr>
        <w:ilvl w:val="6"/>
        <w:numId w:val="46"/>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46"/>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9">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4">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a">
    <w:name w:val="Date"/>
    <w:basedOn w:val="a5"/>
    <w:next w:val="a5"/>
    <w:link w:val="afffb"/>
    <w:uiPriority w:val="99"/>
    <w:rsid w:val="005E5FBF"/>
    <w:pPr>
      <w:spacing w:afterLines="50" w:after="50"/>
      <w:ind w:firstLineChars="100" w:firstLine="100"/>
    </w:pPr>
    <w:rPr>
      <w:rFonts w:ascii="Century" w:hAnsi="Century" w:cs="Times New Roman"/>
      <w:sz w:val="21"/>
      <w:szCs w:val="24"/>
    </w:rPr>
  </w:style>
  <w:style w:type="character" w:customStyle="1" w:styleId="afffb">
    <w:name w:val="日付 (文字)"/>
    <w:basedOn w:val="ab"/>
    <w:link w:val="afffa"/>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c">
    <w:name w:val="Body Text"/>
    <w:basedOn w:val="a5"/>
    <w:link w:val="afffd"/>
    <w:uiPriority w:val="99"/>
    <w:rsid w:val="005E5FBF"/>
    <w:pPr>
      <w:spacing w:afterLines="50" w:after="50"/>
      <w:ind w:firstLineChars="100" w:firstLine="100"/>
    </w:pPr>
    <w:rPr>
      <w:rFonts w:eastAsia="ＭＳ ゴシック" w:hAnsi="TmsRmn" w:cs="Times New Roman"/>
      <w:sz w:val="21"/>
      <w:szCs w:val="24"/>
    </w:rPr>
  </w:style>
  <w:style w:type="character" w:customStyle="1" w:styleId="afffd">
    <w:name w:val="本文 (文字)"/>
    <w:basedOn w:val="ab"/>
    <w:link w:val="afffc"/>
    <w:uiPriority w:val="99"/>
    <w:rsid w:val="005E5FBF"/>
    <w:rPr>
      <w:rFonts w:ascii="ＭＳ 明朝" w:eastAsia="ＭＳ ゴシック" w:hAnsi="TmsRmn" w:cs="Times New Roman"/>
      <w:szCs w:val="24"/>
    </w:rPr>
  </w:style>
  <w:style w:type="character" w:styleId="afffe">
    <w:name w:val="page number"/>
    <w:basedOn w:val="ab"/>
    <w:uiPriority w:val="99"/>
    <w:rsid w:val="005E5FBF"/>
    <w:rPr>
      <w:rFonts w:cs="Times New Roman"/>
    </w:rPr>
  </w:style>
  <w:style w:type="paragraph" w:styleId="affff">
    <w:name w:val="Body Text Indent"/>
    <w:basedOn w:val="a5"/>
    <w:link w:val="affff0"/>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0">
    <w:name w:val="本文インデント (文字)"/>
    <w:basedOn w:val="ab"/>
    <w:link w:val="affff"/>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5">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1">
    <w:name w:val="一太郎８/９"/>
    <w:link w:val="affff2"/>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3">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4">
    <w:name w:val="macro"/>
    <w:link w:val="affff5"/>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5">
    <w:name w:val="マクロ文字列 (文字)"/>
    <w:basedOn w:val="ab"/>
    <w:link w:val="affff4"/>
    <w:uiPriority w:val="99"/>
    <w:semiHidden/>
    <w:rsid w:val="005E5FBF"/>
    <w:rPr>
      <w:rFonts w:ascii="Courier New" w:eastAsia="ＭＳ 明朝" w:hAnsi="Courier New" w:cs="Courier New"/>
      <w:sz w:val="18"/>
      <w:szCs w:val="18"/>
    </w:rPr>
  </w:style>
  <w:style w:type="paragraph" w:styleId="affff6">
    <w:name w:val="Message Header"/>
    <w:basedOn w:val="a5"/>
    <w:link w:val="affff7"/>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7">
    <w:name w:val="メッセージ見出し (文字)"/>
    <w:basedOn w:val="ab"/>
    <w:link w:val="affff6"/>
    <w:uiPriority w:val="99"/>
    <w:rsid w:val="005E5FBF"/>
    <w:rPr>
      <w:rFonts w:ascii="Arial" w:eastAsia="ＭＳ 明朝" w:hAnsi="Arial" w:cs="Arial"/>
      <w:szCs w:val="24"/>
      <w:shd w:val="pct20" w:color="auto" w:fill="auto"/>
    </w:rPr>
  </w:style>
  <w:style w:type="paragraph" w:styleId="affff8">
    <w:name w:val="Salutation"/>
    <w:basedOn w:val="a5"/>
    <w:next w:val="a5"/>
    <w:link w:val="affff9"/>
    <w:uiPriority w:val="99"/>
    <w:rsid w:val="005E5FBF"/>
    <w:pPr>
      <w:spacing w:afterLines="50" w:after="50"/>
      <w:ind w:firstLineChars="100" w:firstLine="100"/>
    </w:pPr>
    <w:rPr>
      <w:rFonts w:hAnsi="TmsRmn" w:cs="Times New Roman"/>
      <w:sz w:val="21"/>
      <w:szCs w:val="24"/>
    </w:rPr>
  </w:style>
  <w:style w:type="character" w:customStyle="1" w:styleId="affff9">
    <w:name w:val="挨拶文 (文字)"/>
    <w:basedOn w:val="ab"/>
    <w:link w:val="affff8"/>
    <w:uiPriority w:val="99"/>
    <w:rsid w:val="005E5FBF"/>
    <w:rPr>
      <w:rFonts w:ascii="ＭＳ 明朝" w:eastAsia="ＭＳ 明朝" w:hAnsi="TmsRmn" w:cs="Times New Roman"/>
      <w:szCs w:val="24"/>
    </w:rPr>
  </w:style>
  <w:style w:type="paragraph" w:styleId="affffa">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b">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c">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d">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48"/>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9"/>
      </w:numPr>
    </w:pPr>
  </w:style>
  <w:style w:type="paragraph" w:styleId="40">
    <w:name w:val="List Bullet 4"/>
    <w:basedOn w:val="a5"/>
    <w:autoRedefine/>
    <w:uiPriority w:val="99"/>
    <w:rsid w:val="005E5FBF"/>
    <w:pPr>
      <w:numPr>
        <w:numId w:val="50"/>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51"/>
      </w:numPr>
      <w:spacing w:afterLines="50" w:after="50"/>
      <w:ind w:leftChars="800" w:left="800" w:hangingChars="200" w:hanging="200"/>
    </w:pPr>
    <w:rPr>
      <w:rFonts w:hAnsi="TmsRmn" w:cs="Times New Roman"/>
      <w:sz w:val="21"/>
      <w:szCs w:val="24"/>
    </w:rPr>
  </w:style>
  <w:style w:type="paragraph" w:styleId="affffe">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
    <w:name w:val="Note Heading"/>
    <w:basedOn w:val="a5"/>
    <w:next w:val="a5"/>
    <w:link w:val="afffff0"/>
    <w:uiPriority w:val="99"/>
    <w:rsid w:val="005E5FBF"/>
    <w:pPr>
      <w:spacing w:afterLines="50" w:after="50"/>
      <w:ind w:firstLineChars="100" w:firstLine="100"/>
      <w:jc w:val="center"/>
    </w:pPr>
    <w:rPr>
      <w:rFonts w:hAnsi="TmsRmn" w:cs="Times New Roman"/>
      <w:sz w:val="21"/>
      <w:szCs w:val="24"/>
    </w:rPr>
  </w:style>
  <w:style w:type="character" w:customStyle="1" w:styleId="afffff0">
    <w:name w:val="記 (文字)"/>
    <w:basedOn w:val="ab"/>
    <w:link w:val="afffff"/>
    <w:uiPriority w:val="99"/>
    <w:rsid w:val="005E5FBF"/>
    <w:rPr>
      <w:rFonts w:ascii="ＭＳ 明朝" w:eastAsia="ＭＳ 明朝" w:hAnsi="TmsRmn" w:cs="Times New Roman"/>
      <w:szCs w:val="24"/>
    </w:rPr>
  </w:style>
  <w:style w:type="paragraph" w:styleId="afffff1">
    <w:name w:val="Closing"/>
    <w:basedOn w:val="a5"/>
    <w:link w:val="afffff2"/>
    <w:uiPriority w:val="99"/>
    <w:rsid w:val="005E5FBF"/>
    <w:pPr>
      <w:spacing w:afterLines="50" w:after="50"/>
      <w:ind w:firstLineChars="100" w:firstLine="100"/>
      <w:jc w:val="right"/>
    </w:pPr>
    <w:rPr>
      <w:rFonts w:hAnsi="TmsRmn" w:cs="Times New Roman"/>
      <w:sz w:val="21"/>
      <w:szCs w:val="24"/>
    </w:rPr>
  </w:style>
  <w:style w:type="character" w:customStyle="1" w:styleId="afffff2">
    <w:name w:val="結語 (文字)"/>
    <w:basedOn w:val="ab"/>
    <w:link w:val="afffff1"/>
    <w:uiPriority w:val="99"/>
    <w:rsid w:val="005E5FBF"/>
    <w:rPr>
      <w:rFonts w:ascii="ＭＳ 明朝" w:eastAsia="ＭＳ 明朝" w:hAnsi="TmsRmn" w:cs="Times New Roman"/>
      <w:szCs w:val="24"/>
    </w:rPr>
  </w:style>
  <w:style w:type="paragraph" w:styleId="afffff3">
    <w:name w:val="Document Map"/>
    <w:basedOn w:val="a5"/>
    <w:link w:val="afffff4"/>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4">
    <w:name w:val="見出しマップ (文字)"/>
    <w:basedOn w:val="ab"/>
    <w:link w:val="afffff3"/>
    <w:uiPriority w:val="99"/>
    <w:semiHidden/>
    <w:rsid w:val="005E5FBF"/>
    <w:rPr>
      <w:rFonts w:ascii="Arial" w:eastAsia="ＭＳ ゴシック" w:hAnsi="Arial" w:cs="Times New Roman"/>
      <w:szCs w:val="24"/>
      <w:shd w:val="clear" w:color="auto" w:fill="000080"/>
    </w:rPr>
  </w:style>
  <w:style w:type="paragraph" w:styleId="afffff5">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6">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6">
    <w:name w:val="index heading"/>
    <w:basedOn w:val="a5"/>
    <w:next w:val="16"/>
    <w:uiPriority w:val="99"/>
    <w:semiHidden/>
    <w:rsid w:val="005E5FBF"/>
    <w:pPr>
      <w:spacing w:afterLines="50" w:after="50"/>
      <w:ind w:firstLineChars="100" w:firstLine="100"/>
    </w:pPr>
    <w:rPr>
      <w:rFonts w:ascii="Arial" w:hAnsi="Arial" w:cs="Arial"/>
      <w:b/>
      <w:bCs/>
      <w:sz w:val="21"/>
      <w:szCs w:val="24"/>
    </w:rPr>
  </w:style>
  <w:style w:type="paragraph" w:styleId="afffff7">
    <w:name w:val="Signature"/>
    <w:basedOn w:val="a5"/>
    <w:link w:val="afffff8"/>
    <w:uiPriority w:val="99"/>
    <w:rsid w:val="005E5FBF"/>
    <w:pPr>
      <w:spacing w:afterLines="50" w:after="50"/>
      <w:ind w:firstLineChars="100" w:firstLine="100"/>
      <w:jc w:val="right"/>
    </w:pPr>
    <w:rPr>
      <w:rFonts w:hAnsi="TmsRmn" w:cs="Times New Roman"/>
      <w:sz w:val="21"/>
      <w:szCs w:val="24"/>
    </w:rPr>
  </w:style>
  <w:style w:type="character" w:customStyle="1" w:styleId="afffff8">
    <w:name w:val="署名 (文字)"/>
    <w:basedOn w:val="ab"/>
    <w:link w:val="afffff7"/>
    <w:uiPriority w:val="99"/>
    <w:rsid w:val="005E5FBF"/>
    <w:rPr>
      <w:rFonts w:ascii="ＭＳ 明朝" w:eastAsia="ＭＳ 明朝" w:hAnsi="TmsRmn" w:cs="Times New Roman"/>
      <w:szCs w:val="24"/>
    </w:rPr>
  </w:style>
  <w:style w:type="paragraph" w:styleId="afffff9">
    <w:name w:val="Plain Text"/>
    <w:basedOn w:val="a5"/>
    <w:link w:val="afffffa"/>
    <w:uiPriority w:val="99"/>
    <w:rsid w:val="005E5FBF"/>
    <w:pPr>
      <w:spacing w:afterLines="50" w:after="50"/>
      <w:ind w:firstLineChars="100" w:firstLine="100"/>
    </w:pPr>
    <w:rPr>
      <w:rFonts w:hAnsi="Courier New" w:cs="Times New Roman"/>
      <w:sz w:val="21"/>
      <w:szCs w:val="21"/>
    </w:rPr>
  </w:style>
  <w:style w:type="character" w:customStyle="1" w:styleId="afffffa">
    <w:name w:val="書式なし (文字)"/>
    <w:basedOn w:val="ab"/>
    <w:link w:val="afffff9"/>
    <w:uiPriority w:val="99"/>
    <w:rsid w:val="005E5FBF"/>
    <w:rPr>
      <w:rFonts w:ascii="ＭＳ 明朝" w:eastAsia="ＭＳ 明朝" w:hAnsi="Courier New" w:cs="Times New Roman"/>
      <w:szCs w:val="21"/>
    </w:rPr>
  </w:style>
  <w:style w:type="paragraph" w:styleId="afffffb">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52"/>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53"/>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54"/>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55"/>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56"/>
      </w:numPr>
      <w:spacing w:afterLines="50" w:after="50"/>
      <w:ind w:leftChars="800" w:left="800" w:hangingChars="200" w:hanging="200"/>
    </w:pPr>
    <w:rPr>
      <w:rFonts w:hAnsi="TmsRmn" w:cs="Times New Roman"/>
      <w:sz w:val="21"/>
      <w:szCs w:val="24"/>
    </w:rPr>
  </w:style>
  <w:style w:type="paragraph" w:styleId="afffffc">
    <w:name w:val="E-mail Signature"/>
    <w:basedOn w:val="a5"/>
    <w:link w:val="afffffd"/>
    <w:uiPriority w:val="99"/>
    <w:rsid w:val="005E5FBF"/>
    <w:pPr>
      <w:spacing w:afterLines="50" w:after="50"/>
      <w:ind w:firstLineChars="100" w:firstLine="100"/>
    </w:pPr>
    <w:rPr>
      <w:rFonts w:hAnsi="TmsRmn" w:cs="Times New Roman"/>
      <w:sz w:val="21"/>
      <w:szCs w:val="24"/>
    </w:rPr>
  </w:style>
  <w:style w:type="character" w:customStyle="1" w:styleId="afffffd">
    <w:name w:val="電子メール署名 (文字)"/>
    <w:basedOn w:val="ab"/>
    <w:link w:val="afffffc"/>
    <w:uiPriority w:val="99"/>
    <w:rsid w:val="005E5FBF"/>
    <w:rPr>
      <w:rFonts w:ascii="ＭＳ 明朝" w:eastAsia="ＭＳ 明朝" w:hAnsi="TmsRmn" w:cs="Times New Roman"/>
      <w:szCs w:val="24"/>
    </w:rPr>
  </w:style>
  <w:style w:type="paragraph" w:styleId="afffffe">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
    <w:name w:val="endnote text"/>
    <w:basedOn w:val="a5"/>
    <w:link w:val="affffff0"/>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0">
    <w:name w:val="文末脚注文字列 (文字)"/>
    <w:basedOn w:val="ab"/>
    <w:link w:val="affffff"/>
    <w:uiPriority w:val="99"/>
    <w:semiHidden/>
    <w:rsid w:val="005E5FBF"/>
    <w:rPr>
      <w:rFonts w:ascii="ＭＳ 明朝" w:eastAsia="ＭＳ 明朝" w:hAnsi="TmsRmn" w:cs="Times New Roman"/>
      <w:szCs w:val="24"/>
    </w:rPr>
  </w:style>
  <w:style w:type="paragraph" w:styleId="affffff1">
    <w:name w:val="Body Text First Indent"/>
    <w:basedOn w:val="afffc"/>
    <w:link w:val="affffff2"/>
    <w:uiPriority w:val="99"/>
    <w:rsid w:val="005E5FBF"/>
    <w:pPr>
      <w:ind w:firstLine="210"/>
    </w:pPr>
    <w:rPr>
      <w:rFonts w:eastAsia="HG丸ｺﾞｼｯｸM-PRO"/>
      <w:sz w:val="24"/>
    </w:rPr>
  </w:style>
  <w:style w:type="character" w:customStyle="1" w:styleId="affffff2">
    <w:name w:val="本文字下げ (文字)"/>
    <w:basedOn w:val="afffd"/>
    <w:link w:val="affffff1"/>
    <w:uiPriority w:val="99"/>
    <w:rsid w:val="005E5FBF"/>
    <w:rPr>
      <w:rFonts w:ascii="ＭＳ 明朝" w:eastAsia="HG丸ｺﾞｼｯｸM-PRO" w:hAnsi="TmsRmn" w:cs="Times New Roman"/>
      <w:sz w:val="24"/>
      <w:szCs w:val="24"/>
    </w:rPr>
  </w:style>
  <w:style w:type="paragraph" w:styleId="2c">
    <w:name w:val="Body Text First Indent 2"/>
    <w:basedOn w:val="affff"/>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0"/>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57"/>
      </w:numPr>
      <w:spacing w:afterLines="50" w:after="50"/>
      <w:ind w:firstLineChars="100" w:firstLine="100"/>
    </w:pPr>
    <w:rPr>
      <w:rFonts w:hAnsi="TmsRmn" w:cs="Times New Roman"/>
      <w:sz w:val="21"/>
      <w:szCs w:val="24"/>
    </w:rPr>
  </w:style>
  <w:style w:type="paragraph" w:customStyle="1" w:styleId="affffff3">
    <w:name w:val="標準３"/>
    <w:basedOn w:val="affffff4"/>
    <w:link w:val="affffff5"/>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4">
    <w:name w:val="標準２"/>
    <w:basedOn w:val="a5"/>
    <w:link w:val="affffff6"/>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5">
    <w:name w:val="標準３ (文字)"/>
    <w:link w:val="affffff3"/>
    <w:locked/>
    <w:rsid w:val="005E5FBF"/>
    <w:rPr>
      <w:rFonts w:cs="Times New Roman"/>
      <w:szCs w:val="20"/>
    </w:rPr>
  </w:style>
  <w:style w:type="character" w:customStyle="1" w:styleId="affffff6">
    <w:name w:val="標準２ (文字)"/>
    <w:link w:val="affffff4"/>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7">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8">
    <w:name w:val="Strong"/>
    <w:basedOn w:val="ab"/>
    <w:uiPriority w:val="22"/>
    <w:qFormat/>
    <w:rsid w:val="005E5FBF"/>
    <w:rPr>
      <w:b/>
      <w:bCs/>
    </w:rPr>
  </w:style>
  <w:style w:type="paragraph" w:customStyle="1" w:styleId="17">
    <w:name w:val="スタイル1"/>
    <w:basedOn w:val="afffc"/>
    <w:link w:val="18"/>
    <w:rsid w:val="005E5FBF"/>
    <w:pPr>
      <w:ind w:firstLine="210"/>
    </w:pPr>
    <w:rPr>
      <w:rFonts w:eastAsia="ＭＳ 明朝"/>
    </w:rPr>
  </w:style>
  <w:style w:type="character" w:customStyle="1" w:styleId="18">
    <w:name w:val="スタイル1 (文字)"/>
    <w:basedOn w:val="afffd"/>
    <w:link w:val="17"/>
    <w:rsid w:val="005E5FBF"/>
    <w:rPr>
      <w:rFonts w:ascii="ＭＳ 明朝" w:eastAsia="ＭＳ 明朝" w:hAnsi="TmsRmn" w:cs="Times New Roman"/>
      <w:szCs w:val="24"/>
    </w:rPr>
  </w:style>
  <w:style w:type="character" w:customStyle="1" w:styleId="affff2">
    <w:name w:val="一太郎８/９ (文字)"/>
    <w:basedOn w:val="ab"/>
    <w:link w:val="affff1"/>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9">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2"/>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1"/>
    <w:link w:val="SIP0"/>
    <w:rsid w:val="005E5FBF"/>
    <w:rPr>
      <w:color w:val="000000"/>
      <w:szCs w:val="21"/>
    </w:rPr>
  </w:style>
  <w:style w:type="character" w:customStyle="1" w:styleId="SIP2">
    <w:name w:val="SIP記載内容 (文字)"/>
    <w:basedOn w:val="affff2"/>
    <w:link w:val="SIP3"/>
    <w:locked/>
    <w:rsid w:val="005E5FBF"/>
    <w:rPr>
      <w:rFonts w:ascii="ＭＳ 明朝" w:eastAsia="ＭＳ 明朝" w:hAnsi="Century" w:cs="Times New Roman"/>
      <w:spacing w:val="2"/>
      <w:kern w:val="0"/>
      <w:szCs w:val="21"/>
    </w:rPr>
  </w:style>
  <w:style w:type="paragraph" w:customStyle="1" w:styleId="SIP3">
    <w:name w:val="SIP記載内容"/>
    <w:basedOn w:val="affff1"/>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a">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b">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c">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d">
    <w:name w:val="ご提案のポイント"/>
    <w:basedOn w:val="affd"/>
    <w:link w:val="affffffe"/>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e">
    <w:name w:val="ご提案のポイント (文字)"/>
    <w:basedOn w:val="affe"/>
    <w:link w:val="affffffd"/>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61"/>
      </w:numPr>
      <w:ind w:leftChars="0" w:left="0" w:firstLineChars="0" w:firstLine="0"/>
    </w:pPr>
  </w:style>
  <w:style w:type="character" w:styleId="afffffff">
    <w:name w:val="Emphasis"/>
    <w:basedOn w:val="ab"/>
    <w:qFormat/>
    <w:rsid w:val="005E5FBF"/>
    <w:rPr>
      <w:i/>
      <w:iCs/>
    </w:rPr>
  </w:style>
  <w:style w:type="paragraph" w:customStyle="1" w:styleId="SIP">
    <w:name w:val="SIP箇条書き●"/>
    <w:rsid w:val="005E5FBF"/>
    <w:pPr>
      <w:numPr>
        <w:numId w:val="59"/>
      </w:numPr>
    </w:pPr>
    <w:rPr>
      <w:rFonts w:ascii="ＭＳ 明朝" w:eastAsia="ＭＳ 明朝" w:hAnsi="TmsRmn" w:cs="Times New Roman"/>
      <w:szCs w:val="24"/>
    </w:rPr>
  </w:style>
  <w:style w:type="numbering" w:customStyle="1" w:styleId="SIPi0">
    <w:name w:val="SIP項番i"/>
    <w:basedOn w:val="ad"/>
    <w:uiPriority w:val="99"/>
    <w:rsid w:val="005E5FBF"/>
    <w:pPr>
      <w:numPr>
        <w:numId w:val="60"/>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2">
    <w:name w:val="行間詰め (文字)"/>
    <w:basedOn w:val="ab"/>
    <w:link w:val="afff1"/>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0"/>
    <w:rsid w:val="005E5FBF"/>
    <w:pPr>
      <w:widowControl/>
      <w:numPr>
        <w:numId w:val="62"/>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0">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2">
    <w:name w:val="未解決のメンション10"/>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58"/>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1">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2">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3">
    <w:name w:val="表内文字（左寄せ）"/>
    <w:basedOn w:val="a5"/>
    <w:link w:val="afffffff4"/>
    <w:rsid w:val="005E5FBF"/>
    <w:pPr>
      <w:spacing w:afterLines="50" w:after="50"/>
      <w:ind w:firstLineChars="100" w:firstLine="100"/>
    </w:pPr>
    <w:rPr>
      <w:rFonts w:hAnsi="TmsRmn" w:cs="Times New Roman"/>
      <w:sz w:val="18"/>
      <w:szCs w:val="18"/>
    </w:rPr>
  </w:style>
  <w:style w:type="paragraph" w:customStyle="1" w:styleId="afffffff5">
    <w:name w:val="表内文字（センター）"/>
    <w:basedOn w:val="afffffff3"/>
    <w:link w:val="afffffff6"/>
    <w:rsid w:val="005E5FBF"/>
    <w:pPr>
      <w:jc w:val="center"/>
    </w:pPr>
  </w:style>
  <w:style w:type="character" w:customStyle="1" w:styleId="afffffff4">
    <w:name w:val="表内文字（左寄せ） (文字)"/>
    <w:basedOn w:val="ab"/>
    <w:link w:val="afffffff3"/>
    <w:rsid w:val="005E5FBF"/>
    <w:rPr>
      <w:rFonts w:ascii="ＭＳ 明朝" w:eastAsia="ＭＳ 明朝" w:hAnsi="TmsRmn" w:cs="Times New Roman"/>
      <w:sz w:val="18"/>
      <w:szCs w:val="18"/>
    </w:rPr>
  </w:style>
  <w:style w:type="paragraph" w:customStyle="1" w:styleId="afffffff7">
    <w:name w:val="表テキスト（センター）"/>
    <w:basedOn w:val="afff7"/>
    <w:link w:val="afffffff8"/>
    <w:qFormat/>
    <w:rsid w:val="005E5FBF"/>
    <w:pPr>
      <w:jc w:val="center"/>
    </w:pPr>
  </w:style>
  <w:style w:type="character" w:customStyle="1" w:styleId="afffffff6">
    <w:name w:val="表内文字（センター） (文字)"/>
    <w:basedOn w:val="afffffff4"/>
    <w:link w:val="afffffff5"/>
    <w:rsid w:val="005E5FBF"/>
    <w:rPr>
      <w:rFonts w:ascii="ＭＳ 明朝" w:eastAsia="ＭＳ 明朝" w:hAnsi="TmsRmn" w:cs="Times New Roman"/>
      <w:sz w:val="18"/>
      <w:szCs w:val="18"/>
    </w:rPr>
  </w:style>
  <w:style w:type="paragraph" w:customStyle="1" w:styleId="a4">
    <w:name w:val="表内箇条書き"/>
    <w:basedOn w:val="afffff9"/>
    <w:link w:val="afffffff9"/>
    <w:qFormat/>
    <w:rsid w:val="005E5FBF"/>
    <w:pPr>
      <w:numPr>
        <w:numId w:val="64"/>
      </w:numPr>
      <w:ind w:left="113" w:firstLineChars="0" w:hanging="113"/>
    </w:pPr>
    <w:rPr>
      <w:sz w:val="18"/>
      <w:szCs w:val="18"/>
    </w:rPr>
  </w:style>
  <w:style w:type="character" w:customStyle="1" w:styleId="afffffff8">
    <w:name w:val="表テキスト（センター） (文字)"/>
    <w:basedOn w:val="afff8"/>
    <w:link w:val="afffffff7"/>
    <w:rsid w:val="005E5FBF"/>
    <w:rPr>
      <w:sz w:val="20"/>
      <w:szCs w:val="18"/>
    </w:rPr>
  </w:style>
  <w:style w:type="paragraph" w:customStyle="1" w:styleId="afffffffa">
    <w:name w:val="図"/>
    <w:basedOn w:val="a5"/>
    <w:link w:val="afffffffb"/>
    <w:qFormat/>
    <w:rsid w:val="005E5FBF"/>
    <w:pPr>
      <w:spacing w:beforeLines="50" w:before="50"/>
      <w:jc w:val="center"/>
    </w:pPr>
    <w:rPr>
      <w:rFonts w:hAnsi="TmsRmn" w:cs="Times New Roman"/>
      <w:noProof/>
      <w:sz w:val="21"/>
      <w:szCs w:val="24"/>
    </w:rPr>
  </w:style>
  <w:style w:type="character" w:customStyle="1" w:styleId="afffffff9">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b">
    <w:name w:val="図 (文字)"/>
    <w:basedOn w:val="ab"/>
    <w:link w:val="afffffffa"/>
    <w:rsid w:val="005E5FBF"/>
    <w:rPr>
      <w:rFonts w:ascii="ＭＳ 明朝" w:eastAsia="ＭＳ 明朝" w:hAnsi="TmsRmn" w:cs="Times New Roman"/>
      <w:noProof/>
      <w:szCs w:val="24"/>
    </w:rPr>
  </w:style>
  <w:style w:type="character" w:customStyle="1" w:styleId="2f3">
    <w:name w:val="表内箇条2 (文字)"/>
    <w:basedOn w:val="afffffff9"/>
    <w:link w:val="2f2"/>
    <w:rsid w:val="005E5FBF"/>
    <w:rPr>
      <w:rFonts w:ascii="ＭＳ 明朝" w:eastAsia="ＭＳ 明朝" w:hAnsi="Courier New" w:cs="Times New Roman"/>
      <w:sz w:val="18"/>
      <w:szCs w:val="18"/>
    </w:rPr>
  </w:style>
  <w:style w:type="paragraph" w:customStyle="1" w:styleId="afffffffc">
    <w:name w:val="スタイル 表テキスト + 中央揃え"/>
    <w:basedOn w:val="afff7"/>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d"/>
    <w:qFormat/>
    <w:rsid w:val="005E5FBF"/>
    <w:pPr>
      <w:numPr>
        <w:ilvl w:val="2"/>
        <w:numId w:val="63"/>
      </w:numPr>
      <w:spacing w:afterLines="50" w:after="50"/>
      <w:ind w:left="1701" w:firstLineChars="100" w:firstLine="210"/>
    </w:pPr>
    <w:rPr>
      <w:rFonts w:hAnsi="TmsRmn" w:cs="Times New Roman"/>
      <w:sz w:val="21"/>
      <w:szCs w:val="24"/>
    </w:rPr>
  </w:style>
  <w:style w:type="character" w:customStyle="1" w:styleId="afffffffd">
    <w:name w:val="■ (文字)"/>
    <w:basedOn w:val="ab"/>
    <w:link w:val="a3"/>
    <w:rsid w:val="005E5FBF"/>
    <w:rPr>
      <w:rFonts w:ascii="ＭＳ 明朝" w:eastAsia="ＭＳ 明朝" w:hAnsi="TmsRmn" w:cs="Times New Roman"/>
      <w:szCs w:val="24"/>
    </w:rPr>
  </w:style>
  <w:style w:type="character" w:styleId="afffffffe">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0">
    <w:name w:val="表番号"/>
    <w:basedOn w:val="aff0"/>
    <w:link w:val="affffffff1"/>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1">
    <w:name w:val="表番号 (文字)"/>
    <w:basedOn w:val="aff1"/>
    <w:link w:val="affffffff0"/>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a"/>
    <w:rsid w:val="005E5FBF"/>
    <w:pPr>
      <w:pageBreakBefore/>
      <w:numPr>
        <w:numId w:val="71"/>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2"/>
    <w:qFormat/>
    <w:rsid w:val="005E5FBF"/>
    <w:pPr>
      <w:numPr>
        <w:numId w:val="72"/>
      </w:numPr>
      <w:spacing w:afterLines="20" w:after="20"/>
      <w:ind w:firstLineChars="0" w:firstLine="0"/>
    </w:pPr>
  </w:style>
  <w:style w:type="character" w:customStyle="1" w:styleId="affffffff2">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a">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a"/>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3">
    <w:name w:val="表中"/>
    <w:basedOn w:val="a5"/>
    <w:link w:val="affffffff4"/>
    <w:qFormat/>
    <w:rsid w:val="00D463E6"/>
    <w:pPr>
      <w:spacing w:line="240" w:lineRule="atLeast"/>
      <w:jc w:val="left"/>
    </w:pPr>
    <w:rPr>
      <w:rFonts w:hAnsi="ＭＳ 明朝" w:cs="游明朝"/>
      <w:bCs/>
      <w:sz w:val="22"/>
    </w:rPr>
  </w:style>
  <w:style w:type="character" w:customStyle="1" w:styleId="affffffff4">
    <w:name w:val="表中 (文字)"/>
    <w:basedOn w:val="ab"/>
    <w:link w:val="affffffff3"/>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font341">
    <w:name w:val="font341"/>
    <w:basedOn w:val="ab"/>
    <w:rsid w:val="00B353CF"/>
    <w:rPr>
      <w:rFonts w:ascii="Meiryo UI" w:eastAsia="Meiryo UI" w:hAnsi="Meiryo UI" w:hint="eastAsia"/>
      <w:b w:val="0"/>
      <w:bCs w:val="0"/>
      <w:i w:val="0"/>
      <w:iCs w:val="0"/>
      <w:strike w:val="0"/>
      <w:dstrike w:val="0"/>
      <w:color w:val="000000"/>
      <w:sz w:val="24"/>
      <w:szCs w:val="24"/>
      <w:u w:val="none"/>
      <w:effect w:val="none"/>
    </w:rPr>
  </w:style>
  <w:style w:type="character" w:styleId="affffffff5">
    <w:name w:val="Unresolved Mention"/>
    <w:basedOn w:val="ab"/>
    <w:uiPriority w:val="99"/>
    <w:semiHidden/>
    <w:unhideWhenUsed/>
    <w:rsid w:val="00A83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10835728">
      <w:bodyDiv w:val="1"/>
      <w:marLeft w:val="0"/>
      <w:marRight w:val="0"/>
      <w:marTop w:val="0"/>
      <w:marBottom w:val="0"/>
      <w:divBdr>
        <w:top w:val="none" w:sz="0" w:space="0" w:color="auto"/>
        <w:left w:val="none" w:sz="0" w:space="0" w:color="auto"/>
        <w:bottom w:val="none" w:sz="0" w:space="0" w:color="auto"/>
        <w:right w:val="none" w:sz="0" w:space="0" w:color="auto"/>
      </w:divBdr>
      <w:divsChild>
        <w:div w:id="631593119">
          <w:marLeft w:val="0"/>
          <w:marRight w:val="0"/>
          <w:marTop w:val="0"/>
          <w:marBottom w:val="0"/>
          <w:divBdr>
            <w:top w:val="none" w:sz="0" w:space="0" w:color="auto"/>
            <w:left w:val="none" w:sz="0" w:space="0" w:color="auto"/>
            <w:bottom w:val="none" w:sz="0" w:space="0" w:color="auto"/>
            <w:right w:val="none" w:sz="0" w:space="0" w:color="auto"/>
          </w:divBdr>
        </w:div>
      </w:divsChild>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85004198">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94718909">
      <w:bodyDiv w:val="1"/>
      <w:marLeft w:val="0"/>
      <w:marRight w:val="0"/>
      <w:marTop w:val="0"/>
      <w:marBottom w:val="0"/>
      <w:divBdr>
        <w:top w:val="none" w:sz="0" w:space="0" w:color="auto"/>
        <w:left w:val="none" w:sz="0" w:space="0" w:color="auto"/>
        <w:bottom w:val="none" w:sz="0" w:space="0" w:color="auto"/>
        <w:right w:val="none" w:sz="0" w:space="0" w:color="auto"/>
      </w:divBdr>
      <w:divsChild>
        <w:div w:id="740637887">
          <w:marLeft w:val="0"/>
          <w:marRight w:val="0"/>
          <w:marTop w:val="0"/>
          <w:marBottom w:val="0"/>
          <w:divBdr>
            <w:top w:val="none" w:sz="0" w:space="0" w:color="auto"/>
            <w:left w:val="none" w:sz="0" w:space="0" w:color="auto"/>
            <w:bottom w:val="none" w:sz="0" w:space="0" w:color="auto"/>
            <w:right w:val="none" w:sz="0" w:space="0" w:color="auto"/>
          </w:divBdr>
        </w:div>
      </w:divsChild>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1416017">
      <w:bodyDiv w:val="1"/>
      <w:marLeft w:val="0"/>
      <w:marRight w:val="0"/>
      <w:marTop w:val="0"/>
      <w:marBottom w:val="0"/>
      <w:divBdr>
        <w:top w:val="none" w:sz="0" w:space="0" w:color="auto"/>
        <w:left w:val="none" w:sz="0" w:space="0" w:color="auto"/>
        <w:bottom w:val="none" w:sz="0" w:space="0" w:color="auto"/>
        <w:right w:val="none" w:sz="0" w:space="0" w:color="auto"/>
      </w:divBdr>
      <w:divsChild>
        <w:div w:id="1551962477">
          <w:marLeft w:val="547"/>
          <w:marRight w:val="0"/>
          <w:marTop w:val="0"/>
          <w:marBottom w:val="0"/>
          <w:divBdr>
            <w:top w:val="none" w:sz="0" w:space="0" w:color="auto"/>
            <w:left w:val="none" w:sz="0" w:space="0" w:color="auto"/>
            <w:bottom w:val="none" w:sz="0" w:space="0" w:color="auto"/>
            <w:right w:val="none" w:sz="0" w:space="0" w:color="auto"/>
          </w:divBdr>
        </w:div>
      </w:divsChild>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58490778">
      <w:bodyDiv w:val="1"/>
      <w:marLeft w:val="0"/>
      <w:marRight w:val="0"/>
      <w:marTop w:val="0"/>
      <w:marBottom w:val="0"/>
      <w:divBdr>
        <w:top w:val="none" w:sz="0" w:space="0" w:color="auto"/>
        <w:left w:val="none" w:sz="0" w:space="0" w:color="auto"/>
        <w:bottom w:val="none" w:sz="0" w:space="0" w:color="auto"/>
        <w:right w:val="none" w:sz="0" w:space="0" w:color="auto"/>
      </w:divBdr>
      <w:divsChild>
        <w:div w:id="1217469676">
          <w:marLeft w:val="0"/>
          <w:marRight w:val="0"/>
          <w:marTop w:val="0"/>
          <w:marBottom w:val="0"/>
          <w:divBdr>
            <w:top w:val="none" w:sz="0" w:space="0" w:color="auto"/>
            <w:left w:val="none" w:sz="0" w:space="0" w:color="auto"/>
            <w:bottom w:val="none" w:sz="0" w:space="0" w:color="auto"/>
            <w:right w:val="none" w:sz="0" w:space="0" w:color="auto"/>
          </w:divBdr>
        </w:div>
      </w:divsChild>
    </w:div>
    <w:div w:id="265383935">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1837148">
      <w:bodyDiv w:val="1"/>
      <w:marLeft w:val="0"/>
      <w:marRight w:val="0"/>
      <w:marTop w:val="0"/>
      <w:marBottom w:val="0"/>
      <w:divBdr>
        <w:top w:val="none" w:sz="0" w:space="0" w:color="auto"/>
        <w:left w:val="none" w:sz="0" w:space="0" w:color="auto"/>
        <w:bottom w:val="none" w:sz="0" w:space="0" w:color="auto"/>
        <w:right w:val="none" w:sz="0" w:space="0" w:color="auto"/>
      </w:divBdr>
      <w:divsChild>
        <w:div w:id="1550916644">
          <w:marLeft w:val="0"/>
          <w:marRight w:val="0"/>
          <w:marTop w:val="0"/>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356080421">
      <w:bodyDiv w:val="1"/>
      <w:marLeft w:val="0"/>
      <w:marRight w:val="0"/>
      <w:marTop w:val="0"/>
      <w:marBottom w:val="0"/>
      <w:divBdr>
        <w:top w:val="none" w:sz="0" w:space="0" w:color="auto"/>
        <w:left w:val="none" w:sz="0" w:space="0" w:color="auto"/>
        <w:bottom w:val="none" w:sz="0" w:space="0" w:color="auto"/>
        <w:right w:val="none" w:sz="0" w:space="0" w:color="auto"/>
      </w:divBdr>
      <w:divsChild>
        <w:div w:id="928923042">
          <w:marLeft w:val="0"/>
          <w:marRight w:val="0"/>
          <w:marTop w:val="0"/>
          <w:marBottom w:val="0"/>
          <w:divBdr>
            <w:top w:val="none" w:sz="0" w:space="0" w:color="auto"/>
            <w:left w:val="none" w:sz="0" w:space="0" w:color="auto"/>
            <w:bottom w:val="none" w:sz="0" w:space="0" w:color="auto"/>
            <w:right w:val="none" w:sz="0" w:space="0" w:color="auto"/>
          </w:divBdr>
        </w:div>
      </w:divsChild>
    </w:div>
    <w:div w:id="365329841">
      <w:bodyDiv w:val="1"/>
      <w:marLeft w:val="0"/>
      <w:marRight w:val="0"/>
      <w:marTop w:val="0"/>
      <w:marBottom w:val="0"/>
      <w:divBdr>
        <w:top w:val="none" w:sz="0" w:space="0" w:color="auto"/>
        <w:left w:val="none" w:sz="0" w:space="0" w:color="auto"/>
        <w:bottom w:val="none" w:sz="0" w:space="0" w:color="auto"/>
        <w:right w:val="none" w:sz="0" w:space="0" w:color="auto"/>
      </w:divBdr>
      <w:divsChild>
        <w:div w:id="649603849">
          <w:marLeft w:val="0"/>
          <w:marRight w:val="0"/>
          <w:marTop w:val="0"/>
          <w:marBottom w:val="0"/>
          <w:divBdr>
            <w:top w:val="none" w:sz="0" w:space="0" w:color="auto"/>
            <w:left w:val="none" w:sz="0" w:space="0" w:color="auto"/>
            <w:bottom w:val="none" w:sz="0" w:space="0" w:color="auto"/>
            <w:right w:val="none" w:sz="0" w:space="0" w:color="auto"/>
          </w:divBdr>
        </w:div>
      </w:divsChild>
    </w:div>
    <w:div w:id="453985755">
      <w:bodyDiv w:val="1"/>
      <w:marLeft w:val="0"/>
      <w:marRight w:val="0"/>
      <w:marTop w:val="0"/>
      <w:marBottom w:val="0"/>
      <w:divBdr>
        <w:top w:val="none" w:sz="0" w:space="0" w:color="auto"/>
        <w:left w:val="none" w:sz="0" w:space="0" w:color="auto"/>
        <w:bottom w:val="none" w:sz="0" w:space="0" w:color="auto"/>
        <w:right w:val="none" w:sz="0" w:space="0" w:color="auto"/>
      </w:divBdr>
      <w:divsChild>
        <w:div w:id="1166554573">
          <w:marLeft w:val="0"/>
          <w:marRight w:val="0"/>
          <w:marTop w:val="0"/>
          <w:marBottom w:val="0"/>
          <w:divBdr>
            <w:top w:val="none" w:sz="0" w:space="0" w:color="auto"/>
            <w:left w:val="none" w:sz="0" w:space="0" w:color="auto"/>
            <w:bottom w:val="none" w:sz="0" w:space="0" w:color="auto"/>
            <w:right w:val="none" w:sz="0" w:space="0" w:color="auto"/>
          </w:divBdr>
        </w:div>
      </w:divsChild>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09108136">
      <w:bodyDiv w:val="1"/>
      <w:marLeft w:val="0"/>
      <w:marRight w:val="0"/>
      <w:marTop w:val="0"/>
      <w:marBottom w:val="0"/>
      <w:divBdr>
        <w:top w:val="none" w:sz="0" w:space="0" w:color="auto"/>
        <w:left w:val="none" w:sz="0" w:space="0" w:color="auto"/>
        <w:bottom w:val="none" w:sz="0" w:space="0" w:color="auto"/>
        <w:right w:val="none" w:sz="0" w:space="0" w:color="auto"/>
      </w:divBdr>
      <w:divsChild>
        <w:div w:id="137454683">
          <w:marLeft w:val="0"/>
          <w:marRight w:val="0"/>
          <w:marTop w:val="0"/>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573200387">
      <w:bodyDiv w:val="1"/>
      <w:marLeft w:val="0"/>
      <w:marRight w:val="0"/>
      <w:marTop w:val="0"/>
      <w:marBottom w:val="0"/>
      <w:divBdr>
        <w:top w:val="none" w:sz="0" w:space="0" w:color="auto"/>
        <w:left w:val="none" w:sz="0" w:space="0" w:color="auto"/>
        <w:bottom w:val="none" w:sz="0" w:space="0" w:color="auto"/>
        <w:right w:val="none" w:sz="0" w:space="0" w:color="auto"/>
      </w:divBdr>
      <w:divsChild>
        <w:div w:id="855729944">
          <w:marLeft w:val="0"/>
          <w:marRight w:val="0"/>
          <w:marTop w:val="0"/>
          <w:marBottom w:val="0"/>
          <w:divBdr>
            <w:top w:val="none" w:sz="0" w:space="0" w:color="auto"/>
            <w:left w:val="none" w:sz="0" w:space="0" w:color="auto"/>
            <w:bottom w:val="none" w:sz="0" w:space="0" w:color="auto"/>
            <w:right w:val="none" w:sz="0" w:space="0" w:color="auto"/>
          </w:divBdr>
        </w:div>
      </w:divsChild>
    </w:div>
    <w:div w:id="609239026">
      <w:bodyDiv w:val="1"/>
      <w:marLeft w:val="0"/>
      <w:marRight w:val="0"/>
      <w:marTop w:val="0"/>
      <w:marBottom w:val="0"/>
      <w:divBdr>
        <w:top w:val="none" w:sz="0" w:space="0" w:color="auto"/>
        <w:left w:val="none" w:sz="0" w:space="0" w:color="auto"/>
        <w:bottom w:val="none" w:sz="0" w:space="0" w:color="auto"/>
        <w:right w:val="none" w:sz="0" w:space="0" w:color="auto"/>
      </w:divBdr>
      <w:divsChild>
        <w:div w:id="298919025">
          <w:marLeft w:val="0"/>
          <w:marRight w:val="0"/>
          <w:marTop w:val="0"/>
          <w:marBottom w:val="0"/>
          <w:divBdr>
            <w:top w:val="none" w:sz="0" w:space="0" w:color="auto"/>
            <w:left w:val="none" w:sz="0" w:space="0" w:color="auto"/>
            <w:bottom w:val="none" w:sz="0" w:space="0" w:color="auto"/>
            <w:right w:val="none" w:sz="0" w:space="0" w:color="auto"/>
          </w:divBdr>
        </w:div>
      </w:divsChild>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813721799">
      <w:bodyDiv w:val="1"/>
      <w:marLeft w:val="0"/>
      <w:marRight w:val="0"/>
      <w:marTop w:val="0"/>
      <w:marBottom w:val="0"/>
      <w:divBdr>
        <w:top w:val="none" w:sz="0" w:space="0" w:color="auto"/>
        <w:left w:val="none" w:sz="0" w:space="0" w:color="auto"/>
        <w:bottom w:val="none" w:sz="0" w:space="0" w:color="auto"/>
        <w:right w:val="none" w:sz="0" w:space="0" w:color="auto"/>
      </w:divBdr>
      <w:divsChild>
        <w:div w:id="609505470">
          <w:marLeft w:val="0"/>
          <w:marRight w:val="0"/>
          <w:marTop w:val="0"/>
          <w:marBottom w:val="0"/>
          <w:divBdr>
            <w:top w:val="none" w:sz="0" w:space="0" w:color="auto"/>
            <w:left w:val="none" w:sz="0" w:space="0" w:color="auto"/>
            <w:bottom w:val="none" w:sz="0" w:space="0" w:color="auto"/>
            <w:right w:val="none" w:sz="0" w:space="0" w:color="auto"/>
          </w:divBdr>
        </w:div>
      </w:divsChild>
    </w:div>
    <w:div w:id="896664733">
      <w:bodyDiv w:val="1"/>
      <w:marLeft w:val="0"/>
      <w:marRight w:val="0"/>
      <w:marTop w:val="0"/>
      <w:marBottom w:val="0"/>
      <w:divBdr>
        <w:top w:val="none" w:sz="0" w:space="0" w:color="auto"/>
        <w:left w:val="none" w:sz="0" w:space="0" w:color="auto"/>
        <w:bottom w:val="none" w:sz="0" w:space="0" w:color="auto"/>
        <w:right w:val="none" w:sz="0" w:space="0" w:color="auto"/>
      </w:divBdr>
      <w:divsChild>
        <w:div w:id="383257238">
          <w:marLeft w:val="0"/>
          <w:marRight w:val="0"/>
          <w:marTop w:val="0"/>
          <w:marBottom w:val="0"/>
          <w:divBdr>
            <w:top w:val="none" w:sz="0" w:space="0" w:color="auto"/>
            <w:left w:val="none" w:sz="0" w:space="0" w:color="auto"/>
            <w:bottom w:val="none" w:sz="0" w:space="0" w:color="auto"/>
            <w:right w:val="none" w:sz="0" w:space="0" w:color="auto"/>
          </w:divBdr>
        </w:div>
      </w:divsChild>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27731541">
      <w:bodyDiv w:val="1"/>
      <w:marLeft w:val="0"/>
      <w:marRight w:val="0"/>
      <w:marTop w:val="0"/>
      <w:marBottom w:val="0"/>
      <w:divBdr>
        <w:top w:val="none" w:sz="0" w:space="0" w:color="auto"/>
        <w:left w:val="none" w:sz="0" w:space="0" w:color="auto"/>
        <w:bottom w:val="none" w:sz="0" w:space="0" w:color="auto"/>
        <w:right w:val="none" w:sz="0" w:space="0" w:color="auto"/>
      </w:divBdr>
      <w:divsChild>
        <w:div w:id="1136534905">
          <w:marLeft w:val="0"/>
          <w:marRight w:val="0"/>
          <w:marTop w:val="0"/>
          <w:marBottom w:val="0"/>
          <w:divBdr>
            <w:top w:val="none" w:sz="0" w:space="0" w:color="auto"/>
            <w:left w:val="none" w:sz="0" w:space="0" w:color="auto"/>
            <w:bottom w:val="none" w:sz="0" w:space="0" w:color="auto"/>
            <w:right w:val="none" w:sz="0" w:space="0" w:color="auto"/>
          </w:divBdr>
        </w:div>
      </w:divsChild>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13073878">
      <w:bodyDiv w:val="1"/>
      <w:marLeft w:val="0"/>
      <w:marRight w:val="0"/>
      <w:marTop w:val="0"/>
      <w:marBottom w:val="0"/>
      <w:divBdr>
        <w:top w:val="none" w:sz="0" w:space="0" w:color="auto"/>
        <w:left w:val="none" w:sz="0" w:space="0" w:color="auto"/>
        <w:bottom w:val="none" w:sz="0" w:space="0" w:color="auto"/>
        <w:right w:val="none" w:sz="0" w:space="0" w:color="auto"/>
      </w:divBdr>
      <w:divsChild>
        <w:div w:id="623540434">
          <w:marLeft w:val="0"/>
          <w:marRight w:val="0"/>
          <w:marTop w:val="0"/>
          <w:marBottom w:val="0"/>
          <w:divBdr>
            <w:top w:val="none" w:sz="0" w:space="0" w:color="auto"/>
            <w:left w:val="none" w:sz="0" w:space="0" w:color="auto"/>
            <w:bottom w:val="none" w:sz="0" w:space="0" w:color="auto"/>
            <w:right w:val="none" w:sz="0" w:space="0" w:color="auto"/>
          </w:divBdr>
        </w:div>
      </w:divsChild>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69491314">
      <w:bodyDiv w:val="1"/>
      <w:marLeft w:val="0"/>
      <w:marRight w:val="0"/>
      <w:marTop w:val="0"/>
      <w:marBottom w:val="0"/>
      <w:divBdr>
        <w:top w:val="none" w:sz="0" w:space="0" w:color="auto"/>
        <w:left w:val="none" w:sz="0" w:space="0" w:color="auto"/>
        <w:bottom w:val="none" w:sz="0" w:space="0" w:color="auto"/>
        <w:right w:val="none" w:sz="0" w:space="0" w:color="auto"/>
      </w:divBdr>
      <w:divsChild>
        <w:div w:id="885221355">
          <w:marLeft w:val="0"/>
          <w:marRight w:val="0"/>
          <w:marTop w:val="0"/>
          <w:marBottom w:val="0"/>
          <w:divBdr>
            <w:top w:val="none" w:sz="0" w:space="0" w:color="auto"/>
            <w:left w:val="none" w:sz="0" w:space="0" w:color="auto"/>
            <w:bottom w:val="none" w:sz="0" w:space="0" w:color="auto"/>
            <w:right w:val="none" w:sz="0" w:space="0" w:color="auto"/>
          </w:divBdr>
        </w:div>
      </w:divsChild>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61055225">
      <w:bodyDiv w:val="1"/>
      <w:marLeft w:val="0"/>
      <w:marRight w:val="0"/>
      <w:marTop w:val="0"/>
      <w:marBottom w:val="0"/>
      <w:divBdr>
        <w:top w:val="none" w:sz="0" w:space="0" w:color="auto"/>
        <w:left w:val="none" w:sz="0" w:space="0" w:color="auto"/>
        <w:bottom w:val="none" w:sz="0" w:space="0" w:color="auto"/>
        <w:right w:val="none" w:sz="0" w:space="0" w:color="auto"/>
      </w:divBdr>
      <w:divsChild>
        <w:div w:id="1715153078">
          <w:marLeft w:val="0"/>
          <w:marRight w:val="0"/>
          <w:marTop w:val="0"/>
          <w:marBottom w:val="0"/>
          <w:divBdr>
            <w:top w:val="none" w:sz="0" w:space="0" w:color="auto"/>
            <w:left w:val="none" w:sz="0" w:space="0" w:color="auto"/>
            <w:bottom w:val="none" w:sz="0" w:space="0" w:color="auto"/>
            <w:right w:val="none" w:sz="0" w:space="0" w:color="auto"/>
          </w:divBdr>
        </w:div>
      </w:divsChild>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393775312">
      <w:bodyDiv w:val="1"/>
      <w:marLeft w:val="0"/>
      <w:marRight w:val="0"/>
      <w:marTop w:val="0"/>
      <w:marBottom w:val="0"/>
      <w:divBdr>
        <w:top w:val="none" w:sz="0" w:space="0" w:color="auto"/>
        <w:left w:val="none" w:sz="0" w:space="0" w:color="auto"/>
        <w:bottom w:val="none" w:sz="0" w:space="0" w:color="auto"/>
        <w:right w:val="none" w:sz="0" w:space="0" w:color="auto"/>
      </w:divBdr>
      <w:divsChild>
        <w:div w:id="507253119">
          <w:marLeft w:val="0"/>
          <w:marRight w:val="0"/>
          <w:marTop w:val="0"/>
          <w:marBottom w:val="0"/>
          <w:divBdr>
            <w:top w:val="none" w:sz="0" w:space="0" w:color="auto"/>
            <w:left w:val="none" w:sz="0" w:space="0" w:color="auto"/>
            <w:bottom w:val="none" w:sz="0" w:space="0" w:color="auto"/>
            <w:right w:val="none" w:sz="0" w:space="0" w:color="auto"/>
          </w:divBdr>
        </w:div>
      </w:divsChild>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74131033">
      <w:bodyDiv w:val="1"/>
      <w:marLeft w:val="0"/>
      <w:marRight w:val="0"/>
      <w:marTop w:val="0"/>
      <w:marBottom w:val="0"/>
      <w:divBdr>
        <w:top w:val="none" w:sz="0" w:space="0" w:color="auto"/>
        <w:left w:val="none" w:sz="0" w:space="0" w:color="auto"/>
        <w:bottom w:val="none" w:sz="0" w:space="0" w:color="auto"/>
        <w:right w:val="none" w:sz="0" w:space="0" w:color="auto"/>
      </w:divBdr>
      <w:divsChild>
        <w:div w:id="574970455">
          <w:marLeft w:val="0"/>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6384548">
      <w:bodyDiv w:val="1"/>
      <w:marLeft w:val="0"/>
      <w:marRight w:val="0"/>
      <w:marTop w:val="0"/>
      <w:marBottom w:val="0"/>
      <w:divBdr>
        <w:top w:val="none" w:sz="0" w:space="0" w:color="auto"/>
        <w:left w:val="none" w:sz="0" w:space="0" w:color="auto"/>
        <w:bottom w:val="none" w:sz="0" w:space="0" w:color="auto"/>
        <w:right w:val="none" w:sz="0" w:space="0" w:color="auto"/>
      </w:divBdr>
      <w:divsChild>
        <w:div w:id="439839817">
          <w:marLeft w:val="0"/>
          <w:marRight w:val="0"/>
          <w:marTop w:val="0"/>
          <w:marBottom w:val="0"/>
          <w:divBdr>
            <w:top w:val="none" w:sz="0" w:space="0" w:color="auto"/>
            <w:left w:val="none" w:sz="0" w:space="0" w:color="auto"/>
            <w:bottom w:val="none" w:sz="0" w:space="0" w:color="auto"/>
            <w:right w:val="none" w:sz="0" w:space="0" w:color="auto"/>
          </w:divBdr>
        </w:div>
      </w:divsChild>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531145229">
      <w:bodyDiv w:val="1"/>
      <w:marLeft w:val="0"/>
      <w:marRight w:val="0"/>
      <w:marTop w:val="0"/>
      <w:marBottom w:val="0"/>
      <w:divBdr>
        <w:top w:val="none" w:sz="0" w:space="0" w:color="auto"/>
        <w:left w:val="none" w:sz="0" w:space="0" w:color="auto"/>
        <w:bottom w:val="none" w:sz="0" w:space="0" w:color="auto"/>
        <w:right w:val="none" w:sz="0" w:space="0" w:color="auto"/>
      </w:divBdr>
      <w:divsChild>
        <w:div w:id="842864100">
          <w:marLeft w:val="0"/>
          <w:marRight w:val="0"/>
          <w:marTop w:val="0"/>
          <w:marBottom w:val="0"/>
          <w:divBdr>
            <w:top w:val="none" w:sz="0" w:space="0" w:color="auto"/>
            <w:left w:val="none" w:sz="0" w:space="0" w:color="auto"/>
            <w:bottom w:val="none" w:sz="0" w:space="0" w:color="auto"/>
            <w:right w:val="none" w:sz="0" w:space="0" w:color="auto"/>
          </w:divBdr>
        </w:div>
      </w:divsChild>
    </w:div>
    <w:div w:id="1570577921">
      <w:bodyDiv w:val="1"/>
      <w:marLeft w:val="0"/>
      <w:marRight w:val="0"/>
      <w:marTop w:val="0"/>
      <w:marBottom w:val="0"/>
      <w:divBdr>
        <w:top w:val="none" w:sz="0" w:space="0" w:color="auto"/>
        <w:left w:val="none" w:sz="0" w:space="0" w:color="auto"/>
        <w:bottom w:val="none" w:sz="0" w:space="0" w:color="auto"/>
        <w:right w:val="none" w:sz="0" w:space="0" w:color="auto"/>
      </w:divBdr>
    </w:div>
    <w:div w:id="1591351467">
      <w:bodyDiv w:val="1"/>
      <w:marLeft w:val="0"/>
      <w:marRight w:val="0"/>
      <w:marTop w:val="0"/>
      <w:marBottom w:val="0"/>
      <w:divBdr>
        <w:top w:val="none" w:sz="0" w:space="0" w:color="auto"/>
        <w:left w:val="none" w:sz="0" w:space="0" w:color="auto"/>
        <w:bottom w:val="none" w:sz="0" w:space="0" w:color="auto"/>
        <w:right w:val="none" w:sz="0" w:space="0" w:color="auto"/>
      </w:divBdr>
      <w:divsChild>
        <w:div w:id="1847205849">
          <w:marLeft w:val="0"/>
          <w:marRight w:val="0"/>
          <w:marTop w:val="0"/>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0394309">
      <w:bodyDiv w:val="1"/>
      <w:marLeft w:val="0"/>
      <w:marRight w:val="0"/>
      <w:marTop w:val="0"/>
      <w:marBottom w:val="0"/>
      <w:divBdr>
        <w:top w:val="none" w:sz="0" w:space="0" w:color="auto"/>
        <w:left w:val="none" w:sz="0" w:space="0" w:color="auto"/>
        <w:bottom w:val="none" w:sz="0" w:space="0" w:color="auto"/>
        <w:right w:val="none" w:sz="0" w:space="0" w:color="auto"/>
      </w:divBdr>
      <w:divsChild>
        <w:div w:id="875852410">
          <w:marLeft w:val="0"/>
          <w:marRight w:val="0"/>
          <w:marTop w:val="0"/>
          <w:marBottom w:val="0"/>
          <w:divBdr>
            <w:top w:val="none" w:sz="0" w:space="0" w:color="auto"/>
            <w:left w:val="none" w:sz="0" w:space="0" w:color="auto"/>
            <w:bottom w:val="none" w:sz="0" w:space="0" w:color="auto"/>
            <w:right w:val="none" w:sz="0" w:space="0" w:color="auto"/>
          </w:divBdr>
        </w:div>
      </w:divsChild>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64975309">
      <w:bodyDiv w:val="1"/>
      <w:marLeft w:val="0"/>
      <w:marRight w:val="0"/>
      <w:marTop w:val="0"/>
      <w:marBottom w:val="0"/>
      <w:divBdr>
        <w:top w:val="none" w:sz="0" w:space="0" w:color="auto"/>
        <w:left w:val="none" w:sz="0" w:space="0" w:color="auto"/>
        <w:bottom w:val="none" w:sz="0" w:space="0" w:color="auto"/>
        <w:right w:val="none" w:sz="0" w:space="0" w:color="auto"/>
      </w:divBdr>
      <w:divsChild>
        <w:div w:id="13532184">
          <w:marLeft w:val="0"/>
          <w:marRight w:val="0"/>
          <w:marTop w:val="0"/>
          <w:marBottom w:val="0"/>
          <w:divBdr>
            <w:top w:val="none" w:sz="0" w:space="0" w:color="auto"/>
            <w:left w:val="none" w:sz="0" w:space="0" w:color="auto"/>
            <w:bottom w:val="none" w:sz="0" w:space="0" w:color="auto"/>
            <w:right w:val="none" w:sz="0" w:space="0" w:color="auto"/>
          </w:divBdr>
          <w:divsChild>
            <w:div w:id="307781735">
              <w:marLeft w:val="0"/>
              <w:marRight w:val="0"/>
              <w:marTop w:val="0"/>
              <w:marBottom w:val="0"/>
              <w:divBdr>
                <w:top w:val="none" w:sz="0" w:space="0" w:color="auto"/>
                <w:left w:val="none" w:sz="0" w:space="0" w:color="auto"/>
                <w:bottom w:val="none" w:sz="0" w:space="0" w:color="auto"/>
                <w:right w:val="none" w:sz="0" w:space="0" w:color="auto"/>
              </w:divBdr>
            </w:div>
          </w:divsChild>
        </w:div>
        <w:div w:id="19361709">
          <w:marLeft w:val="0"/>
          <w:marRight w:val="0"/>
          <w:marTop w:val="0"/>
          <w:marBottom w:val="0"/>
          <w:divBdr>
            <w:top w:val="none" w:sz="0" w:space="0" w:color="auto"/>
            <w:left w:val="none" w:sz="0" w:space="0" w:color="auto"/>
            <w:bottom w:val="none" w:sz="0" w:space="0" w:color="auto"/>
            <w:right w:val="none" w:sz="0" w:space="0" w:color="auto"/>
          </w:divBdr>
          <w:divsChild>
            <w:div w:id="1878934089">
              <w:marLeft w:val="0"/>
              <w:marRight w:val="0"/>
              <w:marTop w:val="0"/>
              <w:marBottom w:val="0"/>
              <w:divBdr>
                <w:top w:val="none" w:sz="0" w:space="0" w:color="auto"/>
                <w:left w:val="none" w:sz="0" w:space="0" w:color="auto"/>
                <w:bottom w:val="none" w:sz="0" w:space="0" w:color="auto"/>
                <w:right w:val="none" w:sz="0" w:space="0" w:color="auto"/>
              </w:divBdr>
            </w:div>
          </w:divsChild>
        </w:div>
        <w:div w:id="21518393">
          <w:marLeft w:val="0"/>
          <w:marRight w:val="0"/>
          <w:marTop w:val="0"/>
          <w:marBottom w:val="0"/>
          <w:divBdr>
            <w:top w:val="none" w:sz="0" w:space="0" w:color="auto"/>
            <w:left w:val="none" w:sz="0" w:space="0" w:color="auto"/>
            <w:bottom w:val="none" w:sz="0" w:space="0" w:color="auto"/>
            <w:right w:val="none" w:sz="0" w:space="0" w:color="auto"/>
          </w:divBdr>
          <w:divsChild>
            <w:div w:id="1120418850">
              <w:marLeft w:val="0"/>
              <w:marRight w:val="0"/>
              <w:marTop w:val="0"/>
              <w:marBottom w:val="0"/>
              <w:divBdr>
                <w:top w:val="none" w:sz="0" w:space="0" w:color="auto"/>
                <w:left w:val="none" w:sz="0" w:space="0" w:color="auto"/>
                <w:bottom w:val="none" w:sz="0" w:space="0" w:color="auto"/>
                <w:right w:val="none" w:sz="0" w:space="0" w:color="auto"/>
              </w:divBdr>
            </w:div>
          </w:divsChild>
        </w:div>
        <w:div w:id="35474748">
          <w:marLeft w:val="0"/>
          <w:marRight w:val="0"/>
          <w:marTop w:val="0"/>
          <w:marBottom w:val="0"/>
          <w:divBdr>
            <w:top w:val="none" w:sz="0" w:space="0" w:color="auto"/>
            <w:left w:val="none" w:sz="0" w:space="0" w:color="auto"/>
            <w:bottom w:val="none" w:sz="0" w:space="0" w:color="auto"/>
            <w:right w:val="none" w:sz="0" w:space="0" w:color="auto"/>
          </w:divBdr>
          <w:divsChild>
            <w:div w:id="1852134709">
              <w:marLeft w:val="0"/>
              <w:marRight w:val="0"/>
              <w:marTop w:val="0"/>
              <w:marBottom w:val="0"/>
              <w:divBdr>
                <w:top w:val="none" w:sz="0" w:space="0" w:color="auto"/>
                <w:left w:val="none" w:sz="0" w:space="0" w:color="auto"/>
                <w:bottom w:val="none" w:sz="0" w:space="0" w:color="auto"/>
                <w:right w:val="none" w:sz="0" w:space="0" w:color="auto"/>
              </w:divBdr>
            </w:div>
          </w:divsChild>
        </w:div>
        <w:div w:id="40136448">
          <w:marLeft w:val="0"/>
          <w:marRight w:val="0"/>
          <w:marTop w:val="0"/>
          <w:marBottom w:val="0"/>
          <w:divBdr>
            <w:top w:val="none" w:sz="0" w:space="0" w:color="auto"/>
            <w:left w:val="none" w:sz="0" w:space="0" w:color="auto"/>
            <w:bottom w:val="none" w:sz="0" w:space="0" w:color="auto"/>
            <w:right w:val="none" w:sz="0" w:space="0" w:color="auto"/>
          </w:divBdr>
          <w:divsChild>
            <w:div w:id="1134560470">
              <w:marLeft w:val="0"/>
              <w:marRight w:val="0"/>
              <w:marTop w:val="0"/>
              <w:marBottom w:val="0"/>
              <w:divBdr>
                <w:top w:val="none" w:sz="0" w:space="0" w:color="auto"/>
                <w:left w:val="none" w:sz="0" w:space="0" w:color="auto"/>
                <w:bottom w:val="none" w:sz="0" w:space="0" w:color="auto"/>
                <w:right w:val="none" w:sz="0" w:space="0" w:color="auto"/>
              </w:divBdr>
            </w:div>
          </w:divsChild>
        </w:div>
        <w:div w:id="180172683">
          <w:marLeft w:val="0"/>
          <w:marRight w:val="0"/>
          <w:marTop w:val="0"/>
          <w:marBottom w:val="0"/>
          <w:divBdr>
            <w:top w:val="none" w:sz="0" w:space="0" w:color="auto"/>
            <w:left w:val="none" w:sz="0" w:space="0" w:color="auto"/>
            <w:bottom w:val="none" w:sz="0" w:space="0" w:color="auto"/>
            <w:right w:val="none" w:sz="0" w:space="0" w:color="auto"/>
          </w:divBdr>
          <w:divsChild>
            <w:div w:id="303777814">
              <w:marLeft w:val="0"/>
              <w:marRight w:val="0"/>
              <w:marTop w:val="0"/>
              <w:marBottom w:val="0"/>
              <w:divBdr>
                <w:top w:val="none" w:sz="0" w:space="0" w:color="auto"/>
                <w:left w:val="none" w:sz="0" w:space="0" w:color="auto"/>
                <w:bottom w:val="none" w:sz="0" w:space="0" w:color="auto"/>
                <w:right w:val="none" w:sz="0" w:space="0" w:color="auto"/>
              </w:divBdr>
            </w:div>
          </w:divsChild>
        </w:div>
        <w:div w:id="190729797">
          <w:marLeft w:val="0"/>
          <w:marRight w:val="0"/>
          <w:marTop w:val="0"/>
          <w:marBottom w:val="0"/>
          <w:divBdr>
            <w:top w:val="none" w:sz="0" w:space="0" w:color="auto"/>
            <w:left w:val="none" w:sz="0" w:space="0" w:color="auto"/>
            <w:bottom w:val="none" w:sz="0" w:space="0" w:color="auto"/>
            <w:right w:val="none" w:sz="0" w:space="0" w:color="auto"/>
          </w:divBdr>
          <w:divsChild>
            <w:div w:id="1897929940">
              <w:marLeft w:val="0"/>
              <w:marRight w:val="0"/>
              <w:marTop w:val="0"/>
              <w:marBottom w:val="0"/>
              <w:divBdr>
                <w:top w:val="none" w:sz="0" w:space="0" w:color="auto"/>
                <w:left w:val="none" w:sz="0" w:space="0" w:color="auto"/>
                <w:bottom w:val="none" w:sz="0" w:space="0" w:color="auto"/>
                <w:right w:val="none" w:sz="0" w:space="0" w:color="auto"/>
              </w:divBdr>
            </w:div>
          </w:divsChild>
        </w:div>
        <w:div w:id="194199072">
          <w:marLeft w:val="0"/>
          <w:marRight w:val="0"/>
          <w:marTop w:val="0"/>
          <w:marBottom w:val="0"/>
          <w:divBdr>
            <w:top w:val="none" w:sz="0" w:space="0" w:color="auto"/>
            <w:left w:val="none" w:sz="0" w:space="0" w:color="auto"/>
            <w:bottom w:val="none" w:sz="0" w:space="0" w:color="auto"/>
            <w:right w:val="none" w:sz="0" w:space="0" w:color="auto"/>
          </w:divBdr>
          <w:divsChild>
            <w:div w:id="1259631437">
              <w:marLeft w:val="0"/>
              <w:marRight w:val="0"/>
              <w:marTop w:val="0"/>
              <w:marBottom w:val="0"/>
              <w:divBdr>
                <w:top w:val="none" w:sz="0" w:space="0" w:color="auto"/>
                <w:left w:val="none" w:sz="0" w:space="0" w:color="auto"/>
                <w:bottom w:val="none" w:sz="0" w:space="0" w:color="auto"/>
                <w:right w:val="none" w:sz="0" w:space="0" w:color="auto"/>
              </w:divBdr>
            </w:div>
          </w:divsChild>
        </w:div>
        <w:div w:id="208147385">
          <w:marLeft w:val="0"/>
          <w:marRight w:val="0"/>
          <w:marTop w:val="0"/>
          <w:marBottom w:val="0"/>
          <w:divBdr>
            <w:top w:val="none" w:sz="0" w:space="0" w:color="auto"/>
            <w:left w:val="none" w:sz="0" w:space="0" w:color="auto"/>
            <w:bottom w:val="none" w:sz="0" w:space="0" w:color="auto"/>
            <w:right w:val="none" w:sz="0" w:space="0" w:color="auto"/>
          </w:divBdr>
          <w:divsChild>
            <w:div w:id="1905678756">
              <w:marLeft w:val="0"/>
              <w:marRight w:val="0"/>
              <w:marTop w:val="0"/>
              <w:marBottom w:val="0"/>
              <w:divBdr>
                <w:top w:val="none" w:sz="0" w:space="0" w:color="auto"/>
                <w:left w:val="none" w:sz="0" w:space="0" w:color="auto"/>
                <w:bottom w:val="none" w:sz="0" w:space="0" w:color="auto"/>
                <w:right w:val="none" w:sz="0" w:space="0" w:color="auto"/>
              </w:divBdr>
            </w:div>
          </w:divsChild>
        </w:div>
        <w:div w:id="217518503">
          <w:marLeft w:val="0"/>
          <w:marRight w:val="0"/>
          <w:marTop w:val="0"/>
          <w:marBottom w:val="0"/>
          <w:divBdr>
            <w:top w:val="none" w:sz="0" w:space="0" w:color="auto"/>
            <w:left w:val="none" w:sz="0" w:space="0" w:color="auto"/>
            <w:bottom w:val="none" w:sz="0" w:space="0" w:color="auto"/>
            <w:right w:val="none" w:sz="0" w:space="0" w:color="auto"/>
          </w:divBdr>
          <w:divsChild>
            <w:div w:id="1176270409">
              <w:marLeft w:val="0"/>
              <w:marRight w:val="0"/>
              <w:marTop w:val="0"/>
              <w:marBottom w:val="0"/>
              <w:divBdr>
                <w:top w:val="none" w:sz="0" w:space="0" w:color="auto"/>
                <w:left w:val="none" w:sz="0" w:space="0" w:color="auto"/>
                <w:bottom w:val="none" w:sz="0" w:space="0" w:color="auto"/>
                <w:right w:val="none" w:sz="0" w:space="0" w:color="auto"/>
              </w:divBdr>
            </w:div>
          </w:divsChild>
        </w:div>
        <w:div w:id="253051940">
          <w:marLeft w:val="0"/>
          <w:marRight w:val="0"/>
          <w:marTop w:val="0"/>
          <w:marBottom w:val="0"/>
          <w:divBdr>
            <w:top w:val="none" w:sz="0" w:space="0" w:color="auto"/>
            <w:left w:val="none" w:sz="0" w:space="0" w:color="auto"/>
            <w:bottom w:val="none" w:sz="0" w:space="0" w:color="auto"/>
            <w:right w:val="none" w:sz="0" w:space="0" w:color="auto"/>
          </w:divBdr>
          <w:divsChild>
            <w:div w:id="1378968413">
              <w:marLeft w:val="0"/>
              <w:marRight w:val="0"/>
              <w:marTop w:val="0"/>
              <w:marBottom w:val="0"/>
              <w:divBdr>
                <w:top w:val="none" w:sz="0" w:space="0" w:color="auto"/>
                <w:left w:val="none" w:sz="0" w:space="0" w:color="auto"/>
                <w:bottom w:val="none" w:sz="0" w:space="0" w:color="auto"/>
                <w:right w:val="none" w:sz="0" w:space="0" w:color="auto"/>
              </w:divBdr>
            </w:div>
          </w:divsChild>
        </w:div>
        <w:div w:id="260065899">
          <w:marLeft w:val="0"/>
          <w:marRight w:val="0"/>
          <w:marTop w:val="0"/>
          <w:marBottom w:val="0"/>
          <w:divBdr>
            <w:top w:val="none" w:sz="0" w:space="0" w:color="auto"/>
            <w:left w:val="none" w:sz="0" w:space="0" w:color="auto"/>
            <w:bottom w:val="none" w:sz="0" w:space="0" w:color="auto"/>
            <w:right w:val="none" w:sz="0" w:space="0" w:color="auto"/>
          </w:divBdr>
          <w:divsChild>
            <w:div w:id="1767657101">
              <w:marLeft w:val="0"/>
              <w:marRight w:val="0"/>
              <w:marTop w:val="0"/>
              <w:marBottom w:val="0"/>
              <w:divBdr>
                <w:top w:val="none" w:sz="0" w:space="0" w:color="auto"/>
                <w:left w:val="none" w:sz="0" w:space="0" w:color="auto"/>
                <w:bottom w:val="none" w:sz="0" w:space="0" w:color="auto"/>
                <w:right w:val="none" w:sz="0" w:space="0" w:color="auto"/>
              </w:divBdr>
            </w:div>
          </w:divsChild>
        </w:div>
        <w:div w:id="309097467">
          <w:marLeft w:val="0"/>
          <w:marRight w:val="0"/>
          <w:marTop w:val="0"/>
          <w:marBottom w:val="0"/>
          <w:divBdr>
            <w:top w:val="none" w:sz="0" w:space="0" w:color="auto"/>
            <w:left w:val="none" w:sz="0" w:space="0" w:color="auto"/>
            <w:bottom w:val="none" w:sz="0" w:space="0" w:color="auto"/>
            <w:right w:val="none" w:sz="0" w:space="0" w:color="auto"/>
          </w:divBdr>
          <w:divsChild>
            <w:div w:id="180974627">
              <w:marLeft w:val="0"/>
              <w:marRight w:val="0"/>
              <w:marTop w:val="0"/>
              <w:marBottom w:val="0"/>
              <w:divBdr>
                <w:top w:val="none" w:sz="0" w:space="0" w:color="auto"/>
                <w:left w:val="none" w:sz="0" w:space="0" w:color="auto"/>
                <w:bottom w:val="none" w:sz="0" w:space="0" w:color="auto"/>
                <w:right w:val="none" w:sz="0" w:space="0" w:color="auto"/>
              </w:divBdr>
            </w:div>
          </w:divsChild>
        </w:div>
        <w:div w:id="387415464">
          <w:marLeft w:val="0"/>
          <w:marRight w:val="0"/>
          <w:marTop w:val="0"/>
          <w:marBottom w:val="0"/>
          <w:divBdr>
            <w:top w:val="none" w:sz="0" w:space="0" w:color="auto"/>
            <w:left w:val="none" w:sz="0" w:space="0" w:color="auto"/>
            <w:bottom w:val="none" w:sz="0" w:space="0" w:color="auto"/>
            <w:right w:val="none" w:sz="0" w:space="0" w:color="auto"/>
          </w:divBdr>
          <w:divsChild>
            <w:div w:id="1647279754">
              <w:marLeft w:val="0"/>
              <w:marRight w:val="0"/>
              <w:marTop w:val="0"/>
              <w:marBottom w:val="0"/>
              <w:divBdr>
                <w:top w:val="none" w:sz="0" w:space="0" w:color="auto"/>
                <w:left w:val="none" w:sz="0" w:space="0" w:color="auto"/>
                <w:bottom w:val="none" w:sz="0" w:space="0" w:color="auto"/>
                <w:right w:val="none" w:sz="0" w:space="0" w:color="auto"/>
              </w:divBdr>
            </w:div>
          </w:divsChild>
        </w:div>
        <w:div w:id="425347104">
          <w:marLeft w:val="0"/>
          <w:marRight w:val="0"/>
          <w:marTop w:val="0"/>
          <w:marBottom w:val="0"/>
          <w:divBdr>
            <w:top w:val="none" w:sz="0" w:space="0" w:color="auto"/>
            <w:left w:val="none" w:sz="0" w:space="0" w:color="auto"/>
            <w:bottom w:val="none" w:sz="0" w:space="0" w:color="auto"/>
            <w:right w:val="none" w:sz="0" w:space="0" w:color="auto"/>
          </w:divBdr>
          <w:divsChild>
            <w:div w:id="536552311">
              <w:marLeft w:val="0"/>
              <w:marRight w:val="0"/>
              <w:marTop w:val="0"/>
              <w:marBottom w:val="0"/>
              <w:divBdr>
                <w:top w:val="none" w:sz="0" w:space="0" w:color="auto"/>
                <w:left w:val="none" w:sz="0" w:space="0" w:color="auto"/>
                <w:bottom w:val="none" w:sz="0" w:space="0" w:color="auto"/>
                <w:right w:val="none" w:sz="0" w:space="0" w:color="auto"/>
              </w:divBdr>
            </w:div>
          </w:divsChild>
        </w:div>
        <w:div w:id="444275635">
          <w:marLeft w:val="0"/>
          <w:marRight w:val="0"/>
          <w:marTop w:val="0"/>
          <w:marBottom w:val="0"/>
          <w:divBdr>
            <w:top w:val="none" w:sz="0" w:space="0" w:color="auto"/>
            <w:left w:val="none" w:sz="0" w:space="0" w:color="auto"/>
            <w:bottom w:val="none" w:sz="0" w:space="0" w:color="auto"/>
            <w:right w:val="none" w:sz="0" w:space="0" w:color="auto"/>
          </w:divBdr>
          <w:divsChild>
            <w:div w:id="1266302647">
              <w:marLeft w:val="0"/>
              <w:marRight w:val="0"/>
              <w:marTop w:val="0"/>
              <w:marBottom w:val="0"/>
              <w:divBdr>
                <w:top w:val="none" w:sz="0" w:space="0" w:color="auto"/>
                <w:left w:val="none" w:sz="0" w:space="0" w:color="auto"/>
                <w:bottom w:val="none" w:sz="0" w:space="0" w:color="auto"/>
                <w:right w:val="none" w:sz="0" w:space="0" w:color="auto"/>
              </w:divBdr>
            </w:div>
          </w:divsChild>
        </w:div>
        <w:div w:id="454914306">
          <w:marLeft w:val="0"/>
          <w:marRight w:val="0"/>
          <w:marTop w:val="0"/>
          <w:marBottom w:val="0"/>
          <w:divBdr>
            <w:top w:val="none" w:sz="0" w:space="0" w:color="auto"/>
            <w:left w:val="none" w:sz="0" w:space="0" w:color="auto"/>
            <w:bottom w:val="none" w:sz="0" w:space="0" w:color="auto"/>
            <w:right w:val="none" w:sz="0" w:space="0" w:color="auto"/>
          </w:divBdr>
          <w:divsChild>
            <w:div w:id="721059256">
              <w:marLeft w:val="0"/>
              <w:marRight w:val="0"/>
              <w:marTop w:val="0"/>
              <w:marBottom w:val="0"/>
              <w:divBdr>
                <w:top w:val="none" w:sz="0" w:space="0" w:color="auto"/>
                <w:left w:val="none" w:sz="0" w:space="0" w:color="auto"/>
                <w:bottom w:val="none" w:sz="0" w:space="0" w:color="auto"/>
                <w:right w:val="none" w:sz="0" w:space="0" w:color="auto"/>
              </w:divBdr>
            </w:div>
          </w:divsChild>
        </w:div>
        <w:div w:id="483471524">
          <w:marLeft w:val="0"/>
          <w:marRight w:val="0"/>
          <w:marTop w:val="0"/>
          <w:marBottom w:val="0"/>
          <w:divBdr>
            <w:top w:val="none" w:sz="0" w:space="0" w:color="auto"/>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
          </w:divsChild>
        </w:div>
        <w:div w:id="488404912">
          <w:marLeft w:val="0"/>
          <w:marRight w:val="0"/>
          <w:marTop w:val="0"/>
          <w:marBottom w:val="0"/>
          <w:divBdr>
            <w:top w:val="none" w:sz="0" w:space="0" w:color="auto"/>
            <w:left w:val="none" w:sz="0" w:space="0" w:color="auto"/>
            <w:bottom w:val="none" w:sz="0" w:space="0" w:color="auto"/>
            <w:right w:val="none" w:sz="0" w:space="0" w:color="auto"/>
          </w:divBdr>
          <w:divsChild>
            <w:div w:id="2056542028">
              <w:marLeft w:val="0"/>
              <w:marRight w:val="0"/>
              <w:marTop w:val="0"/>
              <w:marBottom w:val="0"/>
              <w:divBdr>
                <w:top w:val="none" w:sz="0" w:space="0" w:color="auto"/>
                <w:left w:val="none" w:sz="0" w:space="0" w:color="auto"/>
                <w:bottom w:val="none" w:sz="0" w:space="0" w:color="auto"/>
                <w:right w:val="none" w:sz="0" w:space="0" w:color="auto"/>
              </w:divBdr>
            </w:div>
          </w:divsChild>
        </w:div>
        <w:div w:id="526220642">
          <w:marLeft w:val="0"/>
          <w:marRight w:val="0"/>
          <w:marTop w:val="0"/>
          <w:marBottom w:val="0"/>
          <w:divBdr>
            <w:top w:val="none" w:sz="0" w:space="0" w:color="auto"/>
            <w:left w:val="none" w:sz="0" w:space="0" w:color="auto"/>
            <w:bottom w:val="none" w:sz="0" w:space="0" w:color="auto"/>
            <w:right w:val="none" w:sz="0" w:space="0" w:color="auto"/>
          </w:divBdr>
          <w:divsChild>
            <w:div w:id="1926760649">
              <w:marLeft w:val="0"/>
              <w:marRight w:val="0"/>
              <w:marTop w:val="0"/>
              <w:marBottom w:val="0"/>
              <w:divBdr>
                <w:top w:val="none" w:sz="0" w:space="0" w:color="auto"/>
                <w:left w:val="none" w:sz="0" w:space="0" w:color="auto"/>
                <w:bottom w:val="none" w:sz="0" w:space="0" w:color="auto"/>
                <w:right w:val="none" w:sz="0" w:space="0" w:color="auto"/>
              </w:divBdr>
            </w:div>
          </w:divsChild>
        </w:div>
        <w:div w:id="532112607">
          <w:marLeft w:val="0"/>
          <w:marRight w:val="0"/>
          <w:marTop w:val="0"/>
          <w:marBottom w:val="0"/>
          <w:divBdr>
            <w:top w:val="none" w:sz="0" w:space="0" w:color="auto"/>
            <w:left w:val="none" w:sz="0" w:space="0" w:color="auto"/>
            <w:bottom w:val="none" w:sz="0" w:space="0" w:color="auto"/>
            <w:right w:val="none" w:sz="0" w:space="0" w:color="auto"/>
          </w:divBdr>
          <w:divsChild>
            <w:div w:id="241065865">
              <w:marLeft w:val="0"/>
              <w:marRight w:val="0"/>
              <w:marTop w:val="0"/>
              <w:marBottom w:val="0"/>
              <w:divBdr>
                <w:top w:val="none" w:sz="0" w:space="0" w:color="auto"/>
                <w:left w:val="none" w:sz="0" w:space="0" w:color="auto"/>
                <w:bottom w:val="none" w:sz="0" w:space="0" w:color="auto"/>
                <w:right w:val="none" w:sz="0" w:space="0" w:color="auto"/>
              </w:divBdr>
            </w:div>
          </w:divsChild>
        </w:div>
        <w:div w:id="548422425">
          <w:marLeft w:val="0"/>
          <w:marRight w:val="0"/>
          <w:marTop w:val="0"/>
          <w:marBottom w:val="0"/>
          <w:divBdr>
            <w:top w:val="none" w:sz="0" w:space="0" w:color="auto"/>
            <w:left w:val="none" w:sz="0" w:space="0" w:color="auto"/>
            <w:bottom w:val="none" w:sz="0" w:space="0" w:color="auto"/>
            <w:right w:val="none" w:sz="0" w:space="0" w:color="auto"/>
          </w:divBdr>
          <w:divsChild>
            <w:div w:id="91631483">
              <w:marLeft w:val="0"/>
              <w:marRight w:val="0"/>
              <w:marTop w:val="0"/>
              <w:marBottom w:val="0"/>
              <w:divBdr>
                <w:top w:val="none" w:sz="0" w:space="0" w:color="auto"/>
                <w:left w:val="none" w:sz="0" w:space="0" w:color="auto"/>
                <w:bottom w:val="none" w:sz="0" w:space="0" w:color="auto"/>
                <w:right w:val="none" w:sz="0" w:space="0" w:color="auto"/>
              </w:divBdr>
            </w:div>
          </w:divsChild>
        </w:div>
        <w:div w:id="566376197">
          <w:marLeft w:val="0"/>
          <w:marRight w:val="0"/>
          <w:marTop w:val="0"/>
          <w:marBottom w:val="0"/>
          <w:divBdr>
            <w:top w:val="none" w:sz="0" w:space="0" w:color="auto"/>
            <w:left w:val="none" w:sz="0" w:space="0" w:color="auto"/>
            <w:bottom w:val="none" w:sz="0" w:space="0" w:color="auto"/>
            <w:right w:val="none" w:sz="0" w:space="0" w:color="auto"/>
          </w:divBdr>
          <w:divsChild>
            <w:div w:id="365447581">
              <w:marLeft w:val="0"/>
              <w:marRight w:val="0"/>
              <w:marTop w:val="0"/>
              <w:marBottom w:val="0"/>
              <w:divBdr>
                <w:top w:val="none" w:sz="0" w:space="0" w:color="auto"/>
                <w:left w:val="none" w:sz="0" w:space="0" w:color="auto"/>
                <w:bottom w:val="none" w:sz="0" w:space="0" w:color="auto"/>
                <w:right w:val="none" w:sz="0" w:space="0" w:color="auto"/>
              </w:divBdr>
            </w:div>
          </w:divsChild>
        </w:div>
        <w:div w:id="581839098">
          <w:marLeft w:val="0"/>
          <w:marRight w:val="0"/>
          <w:marTop w:val="0"/>
          <w:marBottom w:val="0"/>
          <w:divBdr>
            <w:top w:val="none" w:sz="0" w:space="0" w:color="auto"/>
            <w:left w:val="none" w:sz="0" w:space="0" w:color="auto"/>
            <w:bottom w:val="none" w:sz="0" w:space="0" w:color="auto"/>
            <w:right w:val="none" w:sz="0" w:space="0" w:color="auto"/>
          </w:divBdr>
          <w:divsChild>
            <w:div w:id="1607807107">
              <w:marLeft w:val="0"/>
              <w:marRight w:val="0"/>
              <w:marTop w:val="0"/>
              <w:marBottom w:val="0"/>
              <w:divBdr>
                <w:top w:val="none" w:sz="0" w:space="0" w:color="auto"/>
                <w:left w:val="none" w:sz="0" w:space="0" w:color="auto"/>
                <w:bottom w:val="none" w:sz="0" w:space="0" w:color="auto"/>
                <w:right w:val="none" w:sz="0" w:space="0" w:color="auto"/>
              </w:divBdr>
            </w:div>
          </w:divsChild>
        </w:div>
        <w:div w:id="593709263">
          <w:marLeft w:val="0"/>
          <w:marRight w:val="0"/>
          <w:marTop w:val="0"/>
          <w:marBottom w:val="0"/>
          <w:divBdr>
            <w:top w:val="none" w:sz="0" w:space="0" w:color="auto"/>
            <w:left w:val="none" w:sz="0" w:space="0" w:color="auto"/>
            <w:bottom w:val="none" w:sz="0" w:space="0" w:color="auto"/>
            <w:right w:val="none" w:sz="0" w:space="0" w:color="auto"/>
          </w:divBdr>
          <w:divsChild>
            <w:div w:id="1188061161">
              <w:marLeft w:val="0"/>
              <w:marRight w:val="0"/>
              <w:marTop w:val="0"/>
              <w:marBottom w:val="0"/>
              <w:divBdr>
                <w:top w:val="none" w:sz="0" w:space="0" w:color="auto"/>
                <w:left w:val="none" w:sz="0" w:space="0" w:color="auto"/>
                <w:bottom w:val="none" w:sz="0" w:space="0" w:color="auto"/>
                <w:right w:val="none" w:sz="0" w:space="0" w:color="auto"/>
              </w:divBdr>
            </w:div>
          </w:divsChild>
        </w:div>
        <w:div w:id="659846003">
          <w:marLeft w:val="0"/>
          <w:marRight w:val="0"/>
          <w:marTop w:val="0"/>
          <w:marBottom w:val="0"/>
          <w:divBdr>
            <w:top w:val="none" w:sz="0" w:space="0" w:color="auto"/>
            <w:left w:val="none" w:sz="0" w:space="0" w:color="auto"/>
            <w:bottom w:val="none" w:sz="0" w:space="0" w:color="auto"/>
            <w:right w:val="none" w:sz="0" w:space="0" w:color="auto"/>
          </w:divBdr>
          <w:divsChild>
            <w:div w:id="2054114881">
              <w:marLeft w:val="0"/>
              <w:marRight w:val="0"/>
              <w:marTop w:val="0"/>
              <w:marBottom w:val="0"/>
              <w:divBdr>
                <w:top w:val="none" w:sz="0" w:space="0" w:color="auto"/>
                <w:left w:val="none" w:sz="0" w:space="0" w:color="auto"/>
                <w:bottom w:val="none" w:sz="0" w:space="0" w:color="auto"/>
                <w:right w:val="none" w:sz="0" w:space="0" w:color="auto"/>
              </w:divBdr>
            </w:div>
          </w:divsChild>
        </w:div>
        <w:div w:id="678848976">
          <w:marLeft w:val="0"/>
          <w:marRight w:val="0"/>
          <w:marTop w:val="0"/>
          <w:marBottom w:val="0"/>
          <w:divBdr>
            <w:top w:val="none" w:sz="0" w:space="0" w:color="auto"/>
            <w:left w:val="none" w:sz="0" w:space="0" w:color="auto"/>
            <w:bottom w:val="none" w:sz="0" w:space="0" w:color="auto"/>
            <w:right w:val="none" w:sz="0" w:space="0" w:color="auto"/>
          </w:divBdr>
          <w:divsChild>
            <w:div w:id="389963140">
              <w:marLeft w:val="0"/>
              <w:marRight w:val="0"/>
              <w:marTop w:val="0"/>
              <w:marBottom w:val="0"/>
              <w:divBdr>
                <w:top w:val="none" w:sz="0" w:space="0" w:color="auto"/>
                <w:left w:val="none" w:sz="0" w:space="0" w:color="auto"/>
                <w:bottom w:val="none" w:sz="0" w:space="0" w:color="auto"/>
                <w:right w:val="none" w:sz="0" w:space="0" w:color="auto"/>
              </w:divBdr>
            </w:div>
          </w:divsChild>
        </w:div>
        <w:div w:id="692076218">
          <w:marLeft w:val="0"/>
          <w:marRight w:val="0"/>
          <w:marTop w:val="0"/>
          <w:marBottom w:val="0"/>
          <w:divBdr>
            <w:top w:val="none" w:sz="0" w:space="0" w:color="auto"/>
            <w:left w:val="none" w:sz="0" w:space="0" w:color="auto"/>
            <w:bottom w:val="none" w:sz="0" w:space="0" w:color="auto"/>
            <w:right w:val="none" w:sz="0" w:space="0" w:color="auto"/>
          </w:divBdr>
          <w:divsChild>
            <w:div w:id="523787131">
              <w:marLeft w:val="0"/>
              <w:marRight w:val="0"/>
              <w:marTop w:val="0"/>
              <w:marBottom w:val="0"/>
              <w:divBdr>
                <w:top w:val="none" w:sz="0" w:space="0" w:color="auto"/>
                <w:left w:val="none" w:sz="0" w:space="0" w:color="auto"/>
                <w:bottom w:val="none" w:sz="0" w:space="0" w:color="auto"/>
                <w:right w:val="none" w:sz="0" w:space="0" w:color="auto"/>
              </w:divBdr>
            </w:div>
          </w:divsChild>
        </w:div>
        <w:div w:id="726802055">
          <w:marLeft w:val="0"/>
          <w:marRight w:val="0"/>
          <w:marTop w:val="0"/>
          <w:marBottom w:val="0"/>
          <w:divBdr>
            <w:top w:val="none" w:sz="0" w:space="0" w:color="auto"/>
            <w:left w:val="none" w:sz="0" w:space="0" w:color="auto"/>
            <w:bottom w:val="none" w:sz="0" w:space="0" w:color="auto"/>
            <w:right w:val="none" w:sz="0" w:space="0" w:color="auto"/>
          </w:divBdr>
          <w:divsChild>
            <w:div w:id="1716927873">
              <w:marLeft w:val="0"/>
              <w:marRight w:val="0"/>
              <w:marTop w:val="0"/>
              <w:marBottom w:val="0"/>
              <w:divBdr>
                <w:top w:val="none" w:sz="0" w:space="0" w:color="auto"/>
                <w:left w:val="none" w:sz="0" w:space="0" w:color="auto"/>
                <w:bottom w:val="none" w:sz="0" w:space="0" w:color="auto"/>
                <w:right w:val="none" w:sz="0" w:space="0" w:color="auto"/>
              </w:divBdr>
            </w:div>
          </w:divsChild>
        </w:div>
        <w:div w:id="746266442">
          <w:marLeft w:val="0"/>
          <w:marRight w:val="0"/>
          <w:marTop w:val="0"/>
          <w:marBottom w:val="0"/>
          <w:divBdr>
            <w:top w:val="none" w:sz="0" w:space="0" w:color="auto"/>
            <w:left w:val="none" w:sz="0" w:space="0" w:color="auto"/>
            <w:bottom w:val="none" w:sz="0" w:space="0" w:color="auto"/>
            <w:right w:val="none" w:sz="0" w:space="0" w:color="auto"/>
          </w:divBdr>
          <w:divsChild>
            <w:div w:id="507061545">
              <w:marLeft w:val="0"/>
              <w:marRight w:val="0"/>
              <w:marTop w:val="0"/>
              <w:marBottom w:val="0"/>
              <w:divBdr>
                <w:top w:val="none" w:sz="0" w:space="0" w:color="auto"/>
                <w:left w:val="none" w:sz="0" w:space="0" w:color="auto"/>
                <w:bottom w:val="none" w:sz="0" w:space="0" w:color="auto"/>
                <w:right w:val="none" w:sz="0" w:space="0" w:color="auto"/>
              </w:divBdr>
            </w:div>
          </w:divsChild>
        </w:div>
        <w:div w:id="761070360">
          <w:marLeft w:val="0"/>
          <w:marRight w:val="0"/>
          <w:marTop w:val="0"/>
          <w:marBottom w:val="0"/>
          <w:divBdr>
            <w:top w:val="none" w:sz="0" w:space="0" w:color="auto"/>
            <w:left w:val="none" w:sz="0" w:space="0" w:color="auto"/>
            <w:bottom w:val="none" w:sz="0" w:space="0" w:color="auto"/>
            <w:right w:val="none" w:sz="0" w:space="0" w:color="auto"/>
          </w:divBdr>
          <w:divsChild>
            <w:div w:id="1149442374">
              <w:marLeft w:val="0"/>
              <w:marRight w:val="0"/>
              <w:marTop w:val="0"/>
              <w:marBottom w:val="0"/>
              <w:divBdr>
                <w:top w:val="none" w:sz="0" w:space="0" w:color="auto"/>
                <w:left w:val="none" w:sz="0" w:space="0" w:color="auto"/>
                <w:bottom w:val="none" w:sz="0" w:space="0" w:color="auto"/>
                <w:right w:val="none" w:sz="0" w:space="0" w:color="auto"/>
              </w:divBdr>
            </w:div>
          </w:divsChild>
        </w:div>
        <w:div w:id="770979954">
          <w:marLeft w:val="0"/>
          <w:marRight w:val="0"/>
          <w:marTop w:val="0"/>
          <w:marBottom w:val="0"/>
          <w:divBdr>
            <w:top w:val="none" w:sz="0" w:space="0" w:color="auto"/>
            <w:left w:val="none" w:sz="0" w:space="0" w:color="auto"/>
            <w:bottom w:val="none" w:sz="0" w:space="0" w:color="auto"/>
            <w:right w:val="none" w:sz="0" w:space="0" w:color="auto"/>
          </w:divBdr>
          <w:divsChild>
            <w:div w:id="823817082">
              <w:marLeft w:val="0"/>
              <w:marRight w:val="0"/>
              <w:marTop w:val="0"/>
              <w:marBottom w:val="0"/>
              <w:divBdr>
                <w:top w:val="none" w:sz="0" w:space="0" w:color="auto"/>
                <w:left w:val="none" w:sz="0" w:space="0" w:color="auto"/>
                <w:bottom w:val="none" w:sz="0" w:space="0" w:color="auto"/>
                <w:right w:val="none" w:sz="0" w:space="0" w:color="auto"/>
              </w:divBdr>
            </w:div>
          </w:divsChild>
        </w:div>
        <w:div w:id="789977186">
          <w:marLeft w:val="0"/>
          <w:marRight w:val="0"/>
          <w:marTop w:val="0"/>
          <w:marBottom w:val="0"/>
          <w:divBdr>
            <w:top w:val="none" w:sz="0" w:space="0" w:color="auto"/>
            <w:left w:val="none" w:sz="0" w:space="0" w:color="auto"/>
            <w:bottom w:val="none" w:sz="0" w:space="0" w:color="auto"/>
            <w:right w:val="none" w:sz="0" w:space="0" w:color="auto"/>
          </w:divBdr>
          <w:divsChild>
            <w:div w:id="1791434558">
              <w:marLeft w:val="0"/>
              <w:marRight w:val="0"/>
              <w:marTop w:val="0"/>
              <w:marBottom w:val="0"/>
              <w:divBdr>
                <w:top w:val="none" w:sz="0" w:space="0" w:color="auto"/>
                <w:left w:val="none" w:sz="0" w:space="0" w:color="auto"/>
                <w:bottom w:val="none" w:sz="0" w:space="0" w:color="auto"/>
                <w:right w:val="none" w:sz="0" w:space="0" w:color="auto"/>
              </w:divBdr>
            </w:div>
          </w:divsChild>
        </w:div>
        <w:div w:id="803692647">
          <w:marLeft w:val="0"/>
          <w:marRight w:val="0"/>
          <w:marTop w:val="0"/>
          <w:marBottom w:val="0"/>
          <w:divBdr>
            <w:top w:val="none" w:sz="0" w:space="0" w:color="auto"/>
            <w:left w:val="none" w:sz="0" w:space="0" w:color="auto"/>
            <w:bottom w:val="none" w:sz="0" w:space="0" w:color="auto"/>
            <w:right w:val="none" w:sz="0" w:space="0" w:color="auto"/>
          </w:divBdr>
          <w:divsChild>
            <w:div w:id="1801682714">
              <w:marLeft w:val="0"/>
              <w:marRight w:val="0"/>
              <w:marTop w:val="0"/>
              <w:marBottom w:val="0"/>
              <w:divBdr>
                <w:top w:val="none" w:sz="0" w:space="0" w:color="auto"/>
                <w:left w:val="none" w:sz="0" w:space="0" w:color="auto"/>
                <w:bottom w:val="none" w:sz="0" w:space="0" w:color="auto"/>
                <w:right w:val="none" w:sz="0" w:space="0" w:color="auto"/>
              </w:divBdr>
            </w:div>
          </w:divsChild>
        </w:div>
        <w:div w:id="820924869">
          <w:marLeft w:val="0"/>
          <w:marRight w:val="0"/>
          <w:marTop w:val="0"/>
          <w:marBottom w:val="0"/>
          <w:divBdr>
            <w:top w:val="none" w:sz="0" w:space="0" w:color="auto"/>
            <w:left w:val="none" w:sz="0" w:space="0" w:color="auto"/>
            <w:bottom w:val="none" w:sz="0" w:space="0" w:color="auto"/>
            <w:right w:val="none" w:sz="0" w:space="0" w:color="auto"/>
          </w:divBdr>
          <w:divsChild>
            <w:div w:id="542250640">
              <w:marLeft w:val="0"/>
              <w:marRight w:val="0"/>
              <w:marTop w:val="0"/>
              <w:marBottom w:val="0"/>
              <w:divBdr>
                <w:top w:val="none" w:sz="0" w:space="0" w:color="auto"/>
                <w:left w:val="none" w:sz="0" w:space="0" w:color="auto"/>
                <w:bottom w:val="none" w:sz="0" w:space="0" w:color="auto"/>
                <w:right w:val="none" w:sz="0" w:space="0" w:color="auto"/>
              </w:divBdr>
            </w:div>
          </w:divsChild>
        </w:div>
        <w:div w:id="824737419">
          <w:marLeft w:val="0"/>
          <w:marRight w:val="0"/>
          <w:marTop w:val="0"/>
          <w:marBottom w:val="0"/>
          <w:divBdr>
            <w:top w:val="none" w:sz="0" w:space="0" w:color="auto"/>
            <w:left w:val="none" w:sz="0" w:space="0" w:color="auto"/>
            <w:bottom w:val="none" w:sz="0" w:space="0" w:color="auto"/>
            <w:right w:val="none" w:sz="0" w:space="0" w:color="auto"/>
          </w:divBdr>
          <w:divsChild>
            <w:div w:id="2056734830">
              <w:marLeft w:val="0"/>
              <w:marRight w:val="0"/>
              <w:marTop w:val="0"/>
              <w:marBottom w:val="0"/>
              <w:divBdr>
                <w:top w:val="none" w:sz="0" w:space="0" w:color="auto"/>
                <w:left w:val="none" w:sz="0" w:space="0" w:color="auto"/>
                <w:bottom w:val="none" w:sz="0" w:space="0" w:color="auto"/>
                <w:right w:val="none" w:sz="0" w:space="0" w:color="auto"/>
              </w:divBdr>
            </w:div>
          </w:divsChild>
        </w:div>
        <w:div w:id="927926284">
          <w:marLeft w:val="0"/>
          <w:marRight w:val="0"/>
          <w:marTop w:val="0"/>
          <w:marBottom w:val="0"/>
          <w:divBdr>
            <w:top w:val="none" w:sz="0" w:space="0" w:color="auto"/>
            <w:left w:val="none" w:sz="0" w:space="0" w:color="auto"/>
            <w:bottom w:val="none" w:sz="0" w:space="0" w:color="auto"/>
            <w:right w:val="none" w:sz="0" w:space="0" w:color="auto"/>
          </w:divBdr>
          <w:divsChild>
            <w:div w:id="250238496">
              <w:marLeft w:val="0"/>
              <w:marRight w:val="0"/>
              <w:marTop w:val="0"/>
              <w:marBottom w:val="0"/>
              <w:divBdr>
                <w:top w:val="none" w:sz="0" w:space="0" w:color="auto"/>
                <w:left w:val="none" w:sz="0" w:space="0" w:color="auto"/>
                <w:bottom w:val="none" w:sz="0" w:space="0" w:color="auto"/>
                <w:right w:val="none" w:sz="0" w:space="0" w:color="auto"/>
              </w:divBdr>
            </w:div>
          </w:divsChild>
        </w:div>
        <w:div w:id="929201034">
          <w:marLeft w:val="0"/>
          <w:marRight w:val="0"/>
          <w:marTop w:val="0"/>
          <w:marBottom w:val="0"/>
          <w:divBdr>
            <w:top w:val="none" w:sz="0" w:space="0" w:color="auto"/>
            <w:left w:val="none" w:sz="0" w:space="0" w:color="auto"/>
            <w:bottom w:val="none" w:sz="0" w:space="0" w:color="auto"/>
            <w:right w:val="none" w:sz="0" w:space="0" w:color="auto"/>
          </w:divBdr>
          <w:divsChild>
            <w:div w:id="988629005">
              <w:marLeft w:val="0"/>
              <w:marRight w:val="0"/>
              <w:marTop w:val="0"/>
              <w:marBottom w:val="0"/>
              <w:divBdr>
                <w:top w:val="none" w:sz="0" w:space="0" w:color="auto"/>
                <w:left w:val="none" w:sz="0" w:space="0" w:color="auto"/>
                <w:bottom w:val="none" w:sz="0" w:space="0" w:color="auto"/>
                <w:right w:val="none" w:sz="0" w:space="0" w:color="auto"/>
              </w:divBdr>
            </w:div>
          </w:divsChild>
        </w:div>
        <w:div w:id="1021591854">
          <w:marLeft w:val="0"/>
          <w:marRight w:val="0"/>
          <w:marTop w:val="0"/>
          <w:marBottom w:val="0"/>
          <w:divBdr>
            <w:top w:val="none" w:sz="0" w:space="0" w:color="auto"/>
            <w:left w:val="none" w:sz="0" w:space="0" w:color="auto"/>
            <w:bottom w:val="none" w:sz="0" w:space="0" w:color="auto"/>
            <w:right w:val="none" w:sz="0" w:space="0" w:color="auto"/>
          </w:divBdr>
          <w:divsChild>
            <w:div w:id="72624052">
              <w:marLeft w:val="0"/>
              <w:marRight w:val="0"/>
              <w:marTop w:val="0"/>
              <w:marBottom w:val="0"/>
              <w:divBdr>
                <w:top w:val="none" w:sz="0" w:space="0" w:color="auto"/>
                <w:left w:val="none" w:sz="0" w:space="0" w:color="auto"/>
                <w:bottom w:val="none" w:sz="0" w:space="0" w:color="auto"/>
                <w:right w:val="none" w:sz="0" w:space="0" w:color="auto"/>
              </w:divBdr>
            </w:div>
          </w:divsChild>
        </w:div>
        <w:div w:id="1040470992">
          <w:marLeft w:val="0"/>
          <w:marRight w:val="0"/>
          <w:marTop w:val="0"/>
          <w:marBottom w:val="0"/>
          <w:divBdr>
            <w:top w:val="none" w:sz="0" w:space="0" w:color="auto"/>
            <w:left w:val="none" w:sz="0" w:space="0" w:color="auto"/>
            <w:bottom w:val="none" w:sz="0" w:space="0" w:color="auto"/>
            <w:right w:val="none" w:sz="0" w:space="0" w:color="auto"/>
          </w:divBdr>
          <w:divsChild>
            <w:div w:id="1695766562">
              <w:marLeft w:val="0"/>
              <w:marRight w:val="0"/>
              <w:marTop w:val="0"/>
              <w:marBottom w:val="0"/>
              <w:divBdr>
                <w:top w:val="none" w:sz="0" w:space="0" w:color="auto"/>
                <w:left w:val="none" w:sz="0" w:space="0" w:color="auto"/>
                <w:bottom w:val="none" w:sz="0" w:space="0" w:color="auto"/>
                <w:right w:val="none" w:sz="0" w:space="0" w:color="auto"/>
              </w:divBdr>
            </w:div>
          </w:divsChild>
        </w:div>
        <w:div w:id="1053233792">
          <w:marLeft w:val="0"/>
          <w:marRight w:val="0"/>
          <w:marTop w:val="0"/>
          <w:marBottom w:val="0"/>
          <w:divBdr>
            <w:top w:val="none" w:sz="0" w:space="0" w:color="auto"/>
            <w:left w:val="none" w:sz="0" w:space="0" w:color="auto"/>
            <w:bottom w:val="none" w:sz="0" w:space="0" w:color="auto"/>
            <w:right w:val="none" w:sz="0" w:space="0" w:color="auto"/>
          </w:divBdr>
          <w:divsChild>
            <w:div w:id="947741167">
              <w:marLeft w:val="0"/>
              <w:marRight w:val="0"/>
              <w:marTop w:val="0"/>
              <w:marBottom w:val="0"/>
              <w:divBdr>
                <w:top w:val="none" w:sz="0" w:space="0" w:color="auto"/>
                <w:left w:val="none" w:sz="0" w:space="0" w:color="auto"/>
                <w:bottom w:val="none" w:sz="0" w:space="0" w:color="auto"/>
                <w:right w:val="none" w:sz="0" w:space="0" w:color="auto"/>
              </w:divBdr>
            </w:div>
          </w:divsChild>
        </w:div>
        <w:div w:id="1056510517">
          <w:marLeft w:val="0"/>
          <w:marRight w:val="0"/>
          <w:marTop w:val="0"/>
          <w:marBottom w:val="0"/>
          <w:divBdr>
            <w:top w:val="none" w:sz="0" w:space="0" w:color="auto"/>
            <w:left w:val="none" w:sz="0" w:space="0" w:color="auto"/>
            <w:bottom w:val="none" w:sz="0" w:space="0" w:color="auto"/>
            <w:right w:val="none" w:sz="0" w:space="0" w:color="auto"/>
          </w:divBdr>
          <w:divsChild>
            <w:div w:id="1595095352">
              <w:marLeft w:val="0"/>
              <w:marRight w:val="0"/>
              <w:marTop w:val="0"/>
              <w:marBottom w:val="0"/>
              <w:divBdr>
                <w:top w:val="none" w:sz="0" w:space="0" w:color="auto"/>
                <w:left w:val="none" w:sz="0" w:space="0" w:color="auto"/>
                <w:bottom w:val="none" w:sz="0" w:space="0" w:color="auto"/>
                <w:right w:val="none" w:sz="0" w:space="0" w:color="auto"/>
              </w:divBdr>
            </w:div>
          </w:divsChild>
        </w:div>
        <w:div w:id="1090395033">
          <w:marLeft w:val="0"/>
          <w:marRight w:val="0"/>
          <w:marTop w:val="0"/>
          <w:marBottom w:val="0"/>
          <w:divBdr>
            <w:top w:val="none" w:sz="0" w:space="0" w:color="auto"/>
            <w:left w:val="none" w:sz="0" w:space="0" w:color="auto"/>
            <w:bottom w:val="none" w:sz="0" w:space="0" w:color="auto"/>
            <w:right w:val="none" w:sz="0" w:space="0" w:color="auto"/>
          </w:divBdr>
          <w:divsChild>
            <w:div w:id="1278293201">
              <w:marLeft w:val="0"/>
              <w:marRight w:val="0"/>
              <w:marTop w:val="0"/>
              <w:marBottom w:val="0"/>
              <w:divBdr>
                <w:top w:val="none" w:sz="0" w:space="0" w:color="auto"/>
                <w:left w:val="none" w:sz="0" w:space="0" w:color="auto"/>
                <w:bottom w:val="none" w:sz="0" w:space="0" w:color="auto"/>
                <w:right w:val="none" w:sz="0" w:space="0" w:color="auto"/>
              </w:divBdr>
            </w:div>
          </w:divsChild>
        </w:div>
        <w:div w:id="1091927612">
          <w:marLeft w:val="0"/>
          <w:marRight w:val="0"/>
          <w:marTop w:val="0"/>
          <w:marBottom w:val="0"/>
          <w:divBdr>
            <w:top w:val="none" w:sz="0" w:space="0" w:color="auto"/>
            <w:left w:val="none" w:sz="0" w:space="0" w:color="auto"/>
            <w:bottom w:val="none" w:sz="0" w:space="0" w:color="auto"/>
            <w:right w:val="none" w:sz="0" w:space="0" w:color="auto"/>
          </w:divBdr>
          <w:divsChild>
            <w:div w:id="2064670031">
              <w:marLeft w:val="0"/>
              <w:marRight w:val="0"/>
              <w:marTop w:val="0"/>
              <w:marBottom w:val="0"/>
              <w:divBdr>
                <w:top w:val="none" w:sz="0" w:space="0" w:color="auto"/>
                <w:left w:val="none" w:sz="0" w:space="0" w:color="auto"/>
                <w:bottom w:val="none" w:sz="0" w:space="0" w:color="auto"/>
                <w:right w:val="none" w:sz="0" w:space="0" w:color="auto"/>
              </w:divBdr>
            </w:div>
          </w:divsChild>
        </w:div>
        <w:div w:id="1096830753">
          <w:marLeft w:val="0"/>
          <w:marRight w:val="0"/>
          <w:marTop w:val="0"/>
          <w:marBottom w:val="0"/>
          <w:divBdr>
            <w:top w:val="none" w:sz="0" w:space="0" w:color="auto"/>
            <w:left w:val="none" w:sz="0" w:space="0" w:color="auto"/>
            <w:bottom w:val="none" w:sz="0" w:space="0" w:color="auto"/>
            <w:right w:val="none" w:sz="0" w:space="0" w:color="auto"/>
          </w:divBdr>
          <w:divsChild>
            <w:div w:id="2052730705">
              <w:marLeft w:val="0"/>
              <w:marRight w:val="0"/>
              <w:marTop w:val="0"/>
              <w:marBottom w:val="0"/>
              <w:divBdr>
                <w:top w:val="none" w:sz="0" w:space="0" w:color="auto"/>
                <w:left w:val="none" w:sz="0" w:space="0" w:color="auto"/>
                <w:bottom w:val="none" w:sz="0" w:space="0" w:color="auto"/>
                <w:right w:val="none" w:sz="0" w:space="0" w:color="auto"/>
              </w:divBdr>
            </w:div>
          </w:divsChild>
        </w:div>
        <w:div w:id="1124159193">
          <w:marLeft w:val="0"/>
          <w:marRight w:val="0"/>
          <w:marTop w:val="0"/>
          <w:marBottom w:val="0"/>
          <w:divBdr>
            <w:top w:val="none" w:sz="0" w:space="0" w:color="auto"/>
            <w:left w:val="none" w:sz="0" w:space="0" w:color="auto"/>
            <w:bottom w:val="none" w:sz="0" w:space="0" w:color="auto"/>
            <w:right w:val="none" w:sz="0" w:space="0" w:color="auto"/>
          </w:divBdr>
          <w:divsChild>
            <w:div w:id="2118598392">
              <w:marLeft w:val="0"/>
              <w:marRight w:val="0"/>
              <w:marTop w:val="0"/>
              <w:marBottom w:val="0"/>
              <w:divBdr>
                <w:top w:val="none" w:sz="0" w:space="0" w:color="auto"/>
                <w:left w:val="none" w:sz="0" w:space="0" w:color="auto"/>
                <w:bottom w:val="none" w:sz="0" w:space="0" w:color="auto"/>
                <w:right w:val="none" w:sz="0" w:space="0" w:color="auto"/>
              </w:divBdr>
            </w:div>
          </w:divsChild>
        </w:div>
        <w:div w:id="1159610816">
          <w:marLeft w:val="0"/>
          <w:marRight w:val="0"/>
          <w:marTop w:val="0"/>
          <w:marBottom w:val="0"/>
          <w:divBdr>
            <w:top w:val="none" w:sz="0" w:space="0" w:color="auto"/>
            <w:left w:val="none" w:sz="0" w:space="0" w:color="auto"/>
            <w:bottom w:val="none" w:sz="0" w:space="0" w:color="auto"/>
            <w:right w:val="none" w:sz="0" w:space="0" w:color="auto"/>
          </w:divBdr>
          <w:divsChild>
            <w:div w:id="211040008">
              <w:marLeft w:val="0"/>
              <w:marRight w:val="0"/>
              <w:marTop w:val="0"/>
              <w:marBottom w:val="0"/>
              <w:divBdr>
                <w:top w:val="none" w:sz="0" w:space="0" w:color="auto"/>
                <w:left w:val="none" w:sz="0" w:space="0" w:color="auto"/>
                <w:bottom w:val="none" w:sz="0" w:space="0" w:color="auto"/>
                <w:right w:val="none" w:sz="0" w:space="0" w:color="auto"/>
              </w:divBdr>
            </w:div>
          </w:divsChild>
        </w:div>
        <w:div w:id="1184594181">
          <w:marLeft w:val="0"/>
          <w:marRight w:val="0"/>
          <w:marTop w:val="0"/>
          <w:marBottom w:val="0"/>
          <w:divBdr>
            <w:top w:val="none" w:sz="0" w:space="0" w:color="auto"/>
            <w:left w:val="none" w:sz="0" w:space="0" w:color="auto"/>
            <w:bottom w:val="none" w:sz="0" w:space="0" w:color="auto"/>
            <w:right w:val="none" w:sz="0" w:space="0" w:color="auto"/>
          </w:divBdr>
          <w:divsChild>
            <w:div w:id="1245189987">
              <w:marLeft w:val="0"/>
              <w:marRight w:val="0"/>
              <w:marTop w:val="0"/>
              <w:marBottom w:val="0"/>
              <w:divBdr>
                <w:top w:val="none" w:sz="0" w:space="0" w:color="auto"/>
                <w:left w:val="none" w:sz="0" w:space="0" w:color="auto"/>
                <w:bottom w:val="none" w:sz="0" w:space="0" w:color="auto"/>
                <w:right w:val="none" w:sz="0" w:space="0" w:color="auto"/>
              </w:divBdr>
            </w:div>
          </w:divsChild>
        </w:div>
        <w:div w:id="1209105200">
          <w:marLeft w:val="0"/>
          <w:marRight w:val="0"/>
          <w:marTop w:val="0"/>
          <w:marBottom w:val="0"/>
          <w:divBdr>
            <w:top w:val="none" w:sz="0" w:space="0" w:color="auto"/>
            <w:left w:val="none" w:sz="0" w:space="0" w:color="auto"/>
            <w:bottom w:val="none" w:sz="0" w:space="0" w:color="auto"/>
            <w:right w:val="none" w:sz="0" w:space="0" w:color="auto"/>
          </w:divBdr>
          <w:divsChild>
            <w:div w:id="2050914798">
              <w:marLeft w:val="0"/>
              <w:marRight w:val="0"/>
              <w:marTop w:val="0"/>
              <w:marBottom w:val="0"/>
              <w:divBdr>
                <w:top w:val="none" w:sz="0" w:space="0" w:color="auto"/>
                <w:left w:val="none" w:sz="0" w:space="0" w:color="auto"/>
                <w:bottom w:val="none" w:sz="0" w:space="0" w:color="auto"/>
                <w:right w:val="none" w:sz="0" w:space="0" w:color="auto"/>
              </w:divBdr>
            </w:div>
          </w:divsChild>
        </w:div>
        <w:div w:id="1235047996">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 w:id="1297830695">
          <w:marLeft w:val="0"/>
          <w:marRight w:val="0"/>
          <w:marTop w:val="0"/>
          <w:marBottom w:val="0"/>
          <w:divBdr>
            <w:top w:val="none" w:sz="0" w:space="0" w:color="auto"/>
            <w:left w:val="none" w:sz="0" w:space="0" w:color="auto"/>
            <w:bottom w:val="none" w:sz="0" w:space="0" w:color="auto"/>
            <w:right w:val="none" w:sz="0" w:space="0" w:color="auto"/>
          </w:divBdr>
          <w:divsChild>
            <w:div w:id="1102918975">
              <w:marLeft w:val="0"/>
              <w:marRight w:val="0"/>
              <w:marTop w:val="0"/>
              <w:marBottom w:val="0"/>
              <w:divBdr>
                <w:top w:val="none" w:sz="0" w:space="0" w:color="auto"/>
                <w:left w:val="none" w:sz="0" w:space="0" w:color="auto"/>
                <w:bottom w:val="none" w:sz="0" w:space="0" w:color="auto"/>
                <w:right w:val="none" w:sz="0" w:space="0" w:color="auto"/>
              </w:divBdr>
            </w:div>
          </w:divsChild>
        </w:div>
        <w:div w:id="1301568859">
          <w:marLeft w:val="0"/>
          <w:marRight w:val="0"/>
          <w:marTop w:val="0"/>
          <w:marBottom w:val="0"/>
          <w:divBdr>
            <w:top w:val="none" w:sz="0" w:space="0" w:color="auto"/>
            <w:left w:val="none" w:sz="0" w:space="0" w:color="auto"/>
            <w:bottom w:val="none" w:sz="0" w:space="0" w:color="auto"/>
            <w:right w:val="none" w:sz="0" w:space="0" w:color="auto"/>
          </w:divBdr>
          <w:divsChild>
            <w:div w:id="478228655">
              <w:marLeft w:val="0"/>
              <w:marRight w:val="0"/>
              <w:marTop w:val="0"/>
              <w:marBottom w:val="0"/>
              <w:divBdr>
                <w:top w:val="none" w:sz="0" w:space="0" w:color="auto"/>
                <w:left w:val="none" w:sz="0" w:space="0" w:color="auto"/>
                <w:bottom w:val="none" w:sz="0" w:space="0" w:color="auto"/>
                <w:right w:val="none" w:sz="0" w:space="0" w:color="auto"/>
              </w:divBdr>
            </w:div>
          </w:divsChild>
        </w:div>
        <w:div w:id="1323045402">
          <w:marLeft w:val="0"/>
          <w:marRight w:val="0"/>
          <w:marTop w:val="0"/>
          <w:marBottom w:val="0"/>
          <w:divBdr>
            <w:top w:val="none" w:sz="0" w:space="0" w:color="auto"/>
            <w:left w:val="none" w:sz="0" w:space="0" w:color="auto"/>
            <w:bottom w:val="none" w:sz="0" w:space="0" w:color="auto"/>
            <w:right w:val="none" w:sz="0" w:space="0" w:color="auto"/>
          </w:divBdr>
          <w:divsChild>
            <w:div w:id="958102202">
              <w:marLeft w:val="0"/>
              <w:marRight w:val="0"/>
              <w:marTop w:val="0"/>
              <w:marBottom w:val="0"/>
              <w:divBdr>
                <w:top w:val="none" w:sz="0" w:space="0" w:color="auto"/>
                <w:left w:val="none" w:sz="0" w:space="0" w:color="auto"/>
                <w:bottom w:val="none" w:sz="0" w:space="0" w:color="auto"/>
                <w:right w:val="none" w:sz="0" w:space="0" w:color="auto"/>
              </w:divBdr>
            </w:div>
          </w:divsChild>
        </w:div>
        <w:div w:id="1343511620">
          <w:marLeft w:val="0"/>
          <w:marRight w:val="0"/>
          <w:marTop w:val="0"/>
          <w:marBottom w:val="0"/>
          <w:divBdr>
            <w:top w:val="none" w:sz="0" w:space="0" w:color="auto"/>
            <w:left w:val="none" w:sz="0" w:space="0" w:color="auto"/>
            <w:bottom w:val="none" w:sz="0" w:space="0" w:color="auto"/>
            <w:right w:val="none" w:sz="0" w:space="0" w:color="auto"/>
          </w:divBdr>
          <w:divsChild>
            <w:div w:id="1555045300">
              <w:marLeft w:val="0"/>
              <w:marRight w:val="0"/>
              <w:marTop w:val="0"/>
              <w:marBottom w:val="0"/>
              <w:divBdr>
                <w:top w:val="none" w:sz="0" w:space="0" w:color="auto"/>
                <w:left w:val="none" w:sz="0" w:space="0" w:color="auto"/>
                <w:bottom w:val="none" w:sz="0" w:space="0" w:color="auto"/>
                <w:right w:val="none" w:sz="0" w:space="0" w:color="auto"/>
              </w:divBdr>
            </w:div>
          </w:divsChild>
        </w:div>
        <w:div w:id="1351834202">
          <w:marLeft w:val="0"/>
          <w:marRight w:val="0"/>
          <w:marTop w:val="0"/>
          <w:marBottom w:val="0"/>
          <w:divBdr>
            <w:top w:val="none" w:sz="0" w:space="0" w:color="auto"/>
            <w:left w:val="none" w:sz="0" w:space="0" w:color="auto"/>
            <w:bottom w:val="none" w:sz="0" w:space="0" w:color="auto"/>
            <w:right w:val="none" w:sz="0" w:space="0" w:color="auto"/>
          </w:divBdr>
          <w:divsChild>
            <w:div w:id="1397775278">
              <w:marLeft w:val="0"/>
              <w:marRight w:val="0"/>
              <w:marTop w:val="0"/>
              <w:marBottom w:val="0"/>
              <w:divBdr>
                <w:top w:val="none" w:sz="0" w:space="0" w:color="auto"/>
                <w:left w:val="none" w:sz="0" w:space="0" w:color="auto"/>
                <w:bottom w:val="none" w:sz="0" w:space="0" w:color="auto"/>
                <w:right w:val="none" w:sz="0" w:space="0" w:color="auto"/>
              </w:divBdr>
            </w:div>
          </w:divsChild>
        </w:div>
        <w:div w:id="1397825596">
          <w:marLeft w:val="0"/>
          <w:marRight w:val="0"/>
          <w:marTop w:val="0"/>
          <w:marBottom w:val="0"/>
          <w:divBdr>
            <w:top w:val="none" w:sz="0" w:space="0" w:color="auto"/>
            <w:left w:val="none" w:sz="0" w:space="0" w:color="auto"/>
            <w:bottom w:val="none" w:sz="0" w:space="0" w:color="auto"/>
            <w:right w:val="none" w:sz="0" w:space="0" w:color="auto"/>
          </w:divBdr>
          <w:divsChild>
            <w:div w:id="1951468490">
              <w:marLeft w:val="0"/>
              <w:marRight w:val="0"/>
              <w:marTop w:val="0"/>
              <w:marBottom w:val="0"/>
              <w:divBdr>
                <w:top w:val="none" w:sz="0" w:space="0" w:color="auto"/>
                <w:left w:val="none" w:sz="0" w:space="0" w:color="auto"/>
                <w:bottom w:val="none" w:sz="0" w:space="0" w:color="auto"/>
                <w:right w:val="none" w:sz="0" w:space="0" w:color="auto"/>
              </w:divBdr>
            </w:div>
          </w:divsChild>
        </w:div>
        <w:div w:id="1428383669">
          <w:marLeft w:val="0"/>
          <w:marRight w:val="0"/>
          <w:marTop w:val="0"/>
          <w:marBottom w:val="0"/>
          <w:divBdr>
            <w:top w:val="none" w:sz="0" w:space="0" w:color="auto"/>
            <w:left w:val="none" w:sz="0" w:space="0" w:color="auto"/>
            <w:bottom w:val="none" w:sz="0" w:space="0" w:color="auto"/>
            <w:right w:val="none" w:sz="0" w:space="0" w:color="auto"/>
          </w:divBdr>
          <w:divsChild>
            <w:div w:id="120420159">
              <w:marLeft w:val="0"/>
              <w:marRight w:val="0"/>
              <w:marTop w:val="0"/>
              <w:marBottom w:val="0"/>
              <w:divBdr>
                <w:top w:val="none" w:sz="0" w:space="0" w:color="auto"/>
                <w:left w:val="none" w:sz="0" w:space="0" w:color="auto"/>
                <w:bottom w:val="none" w:sz="0" w:space="0" w:color="auto"/>
                <w:right w:val="none" w:sz="0" w:space="0" w:color="auto"/>
              </w:divBdr>
            </w:div>
          </w:divsChild>
        </w:div>
        <w:div w:id="1525242967">
          <w:marLeft w:val="0"/>
          <w:marRight w:val="0"/>
          <w:marTop w:val="0"/>
          <w:marBottom w:val="0"/>
          <w:divBdr>
            <w:top w:val="none" w:sz="0" w:space="0" w:color="auto"/>
            <w:left w:val="none" w:sz="0" w:space="0" w:color="auto"/>
            <w:bottom w:val="none" w:sz="0" w:space="0" w:color="auto"/>
            <w:right w:val="none" w:sz="0" w:space="0" w:color="auto"/>
          </w:divBdr>
          <w:divsChild>
            <w:div w:id="339310549">
              <w:marLeft w:val="0"/>
              <w:marRight w:val="0"/>
              <w:marTop w:val="0"/>
              <w:marBottom w:val="0"/>
              <w:divBdr>
                <w:top w:val="none" w:sz="0" w:space="0" w:color="auto"/>
                <w:left w:val="none" w:sz="0" w:space="0" w:color="auto"/>
                <w:bottom w:val="none" w:sz="0" w:space="0" w:color="auto"/>
                <w:right w:val="none" w:sz="0" w:space="0" w:color="auto"/>
              </w:divBdr>
            </w:div>
          </w:divsChild>
        </w:div>
        <w:div w:id="1557202836">
          <w:marLeft w:val="0"/>
          <w:marRight w:val="0"/>
          <w:marTop w:val="0"/>
          <w:marBottom w:val="0"/>
          <w:divBdr>
            <w:top w:val="none" w:sz="0" w:space="0" w:color="auto"/>
            <w:left w:val="none" w:sz="0" w:space="0" w:color="auto"/>
            <w:bottom w:val="none" w:sz="0" w:space="0" w:color="auto"/>
            <w:right w:val="none" w:sz="0" w:space="0" w:color="auto"/>
          </w:divBdr>
          <w:divsChild>
            <w:div w:id="954748976">
              <w:marLeft w:val="0"/>
              <w:marRight w:val="0"/>
              <w:marTop w:val="0"/>
              <w:marBottom w:val="0"/>
              <w:divBdr>
                <w:top w:val="none" w:sz="0" w:space="0" w:color="auto"/>
                <w:left w:val="none" w:sz="0" w:space="0" w:color="auto"/>
                <w:bottom w:val="none" w:sz="0" w:space="0" w:color="auto"/>
                <w:right w:val="none" w:sz="0" w:space="0" w:color="auto"/>
              </w:divBdr>
            </w:div>
          </w:divsChild>
        </w:div>
        <w:div w:id="1594053247">
          <w:marLeft w:val="0"/>
          <w:marRight w:val="0"/>
          <w:marTop w:val="0"/>
          <w:marBottom w:val="0"/>
          <w:divBdr>
            <w:top w:val="none" w:sz="0" w:space="0" w:color="auto"/>
            <w:left w:val="none" w:sz="0" w:space="0" w:color="auto"/>
            <w:bottom w:val="none" w:sz="0" w:space="0" w:color="auto"/>
            <w:right w:val="none" w:sz="0" w:space="0" w:color="auto"/>
          </w:divBdr>
          <w:divsChild>
            <w:div w:id="647514199">
              <w:marLeft w:val="0"/>
              <w:marRight w:val="0"/>
              <w:marTop w:val="0"/>
              <w:marBottom w:val="0"/>
              <w:divBdr>
                <w:top w:val="none" w:sz="0" w:space="0" w:color="auto"/>
                <w:left w:val="none" w:sz="0" w:space="0" w:color="auto"/>
                <w:bottom w:val="none" w:sz="0" w:space="0" w:color="auto"/>
                <w:right w:val="none" w:sz="0" w:space="0" w:color="auto"/>
              </w:divBdr>
            </w:div>
          </w:divsChild>
        </w:div>
        <w:div w:id="1601911720">
          <w:marLeft w:val="0"/>
          <w:marRight w:val="0"/>
          <w:marTop w:val="0"/>
          <w:marBottom w:val="0"/>
          <w:divBdr>
            <w:top w:val="none" w:sz="0" w:space="0" w:color="auto"/>
            <w:left w:val="none" w:sz="0" w:space="0" w:color="auto"/>
            <w:bottom w:val="none" w:sz="0" w:space="0" w:color="auto"/>
            <w:right w:val="none" w:sz="0" w:space="0" w:color="auto"/>
          </w:divBdr>
          <w:divsChild>
            <w:div w:id="315763230">
              <w:marLeft w:val="0"/>
              <w:marRight w:val="0"/>
              <w:marTop w:val="0"/>
              <w:marBottom w:val="0"/>
              <w:divBdr>
                <w:top w:val="none" w:sz="0" w:space="0" w:color="auto"/>
                <w:left w:val="none" w:sz="0" w:space="0" w:color="auto"/>
                <w:bottom w:val="none" w:sz="0" w:space="0" w:color="auto"/>
                <w:right w:val="none" w:sz="0" w:space="0" w:color="auto"/>
              </w:divBdr>
            </w:div>
          </w:divsChild>
        </w:div>
        <w:div w:id="1614750418">
          <w:marLeft w:val="0"/>
          <w:marRight w:val="0"/>
          <w:marTop w:val="0"/>
          <w:marBottom w:val="0"/>
          <w:divBdr>
            <w:top w:val="none" w:sz="0" w:space="0" w:color="auto"/>
            <w:left w:val="none" w:sz="0" w:space="0" w:color="auto"/>
            <w:bottom w:val="none" w:sz="0" w:space="0" w:color="auto"/>
            <w:right w:val="none" w:sz="0" w:space="0" w:color="auto"/>
          </w:divBdr>
          <w:divsChild>
            <w:div w:id="1637449256">
              <w:marLeft w:val="0"/>
              <w:marRight w:val="0"/>
              <w:marTop w:val="0"/>
              <w:marBottom w:val="0"/>
              <w:divBdr>
                <w:top w:val="none" w:sz="0" w:space="0" w:color="auto"/>
                <w:left w:val="none" w:sz="0" w:space="0" w:color="auto"/>
                <w:bottom w:val="none" w:sz="0" w:space="0" w:color="auto"/>
                <w:right w:val="none" w:sz="0" w:space="0" w:color="auto"/>
              </w:divBdr>
            </w:div>
          </w:divsChild>
        </w:div>
        <w:div w:id="1618101886">
          <w:marLeft w:val="0"/>
          <w:marRight w:val="0"/>
          <w:marTop w:val="0"/>
          <w:marBottom w:val="0"/>
          <w:divBdr>
            <w:top w:val="none" w:sz="0" w:space="0" w:color="auto"/>
            <w:left w:val="none" w:sz="0" w:space="0" w:color="auto"/>
            <w:bottom w:val="none" w:sz="0" w:space="0" w:color="auto"/>
            <w:right w:val="none" w:sz="0" w:space="0" w:color="auto"/>
          </w:divBdr>
          <w:divsChild>
            <w:div w:id="681854223">
              <w:marLeft w:val="0"/>
              <w:marRight w:val="0"/>
              <w:marTop w:val="0"/>
              <w:marBottom w:val="0"/>
              <w:divBdr>
                <w:top w:val="none" w:sz="0" w:space="0" w:color="auto"/>
                <w:left w:val="none" w:sz="0" w:space="0" w:color="auto"/>
                <w:bottom w:val="none" w:sz="0" w:space="0" w:color="auto"/>
                <w:right w:val="none" w:sz="0" w:space="0" w:color="auto"/>
              </w:divBdr>
            </w:div>
          </w:divsChild>
        </w:div>
        <w:div w:id="1663191396">
          <w:marLeft w:val="0"/>
          <w:marRight w:val="0"/>
          <w:marTop w:val="0"/>
          <w:marBottom w:val="0"/>
          <w:divBdr>
            <w:top w:val="none" w:sz="0" w:space="0" w:color="auto"/>
            <w:left w:val="none" w:sz="0" w:space="0" w:color="auto"/>
            <w:bottom w:val="none" w:sz="0" w:space="0" w:color="auto"/>
            <w:right w:val="none" w:sz="0" w:space="0" w:color="auto"/>
          </w:divBdr>
          <w:divsChild>
            <w:div w:id="849030650">
              <w:marLeft w:val="0"/>
              <w:marRight w:val="0"/>
              <w:marTop w:val="0"/>
              <w:marBottom w:val="0"/>
              <w:divBdr>
                <w:top w:val="none" w:sz="0" w:space="0" w:color="auto"/>
                <w:left w:val="none" w:sz="0" w:space="0" w:color="auto"/>
                <w:bottom w:val="none" w:sz="0" w:space="0" w:color="auto"/>
                <w:right w:val="none" w:sz="0" w:space="0" w:color="auto"/>
              </w:divBdr>
            </w:div>
          </w:divsChild>
        </w:div>
        <w:div w:id="1666740609">
          <w:marLeft w:val="0"/>
          <w:marRight w:val="0"/>
          <w:marTop w:val="0"/>
          <w:marBottom w:val="0"/>
          <w:divBdr>
            <w:top w:val="none" w:sz="0" w:space="0" w:color="auto"/>
            <w:left w:val="none" w:sz="0" w:space="0" w:color="auto"/>
            <w:bottom w:val="none" w:sz="0" w:space="0" w:color="auto"/>
            <w:right w:val="none" w:sz="0" w:space="0" w:color="auto"/>
          </w:divBdr>
          <w:divsChild>
            <w:div w:id="278688345">
              <w:marLeft w:val="0"/>
              <w:marRight w:val="0"/>
              <w:marTop w:val="0"/>
              <w:marBottom w:val="0"/>
              <w:divBdr>
                <w:top w:val="none" w:sz="0" w:space="0" w:color="auto"/>
                <w:left w:val="none" w:sz="0" w:space="0" w:color="auto"/>
                <w:bottom w:val="none" w:sz="0" w:space="0" w:color="auto"/>
                <w:right w:val="none" w:sz="0" w:space="0" w:color="auto"/>
              </w:divBdr>
            </w:div>
          </w:divsChild>
        </w:div>
        <w:div w:id="1668054714">
          <w:marLeft w:val="0"/>
          <w:marRight w:val="0"/>
          <w:marTop w:val="0"/>
          <w:marBottom w:val="0"/>
          <w:divBdr>
            <w:top w:val="none" w:sz="0" w:space="0" w:color="auto"/>
            <w:left w:val="none" w:sz="0" w:space="0" w:color="auto"/>
            <w:bottom w:val="none" w:sz="0" w:space="0" w:color="auto"/>
            <w:right w:val="none" w:sz="0" w:space="0" w:color="auto"/>
          </w:divBdr>
          <w:divsChild>
            <w:div w:id="816647942">
              <w:marLeft w:val="0"/>
              <w:marRight w:val="0"/>
              <w:marTop w:val="0"/>
              <w:marBottom w:val="0"/>
              <w:divBdr>
                <w:top w:val="none" w:sz="0" w:space="0" w:color="auto"/>
                <w:left w:val="none" w:sz="0" w:space="0" w:color="auto"/>
                <w:bottom w:val="none" w:sz="0" w:space="0" w:color="auto"/>
                <w:right w:val="none" w:sz="0" w:space="0" w:color="auto"/>
              </w:divBdr>
            </w:div>
          </w:divsChild>
        </w:div>
        <w:div w:id="1672178665">
          <w:marLeft w:val="0"/>
          <w:marRight w:val="0"/>
          <w:marTop w:val="0"/>
          <w:marBottom w:val="0"/>
          <w:divBdr>
            <w:top w:val="none" w:sz="0" w:space="0" w:color="auto"/>
            <w:left w:val="none" w:sz="0" w:space="0" w:color="auto"/>
            <w:bottom w:val="none" w:sz="0" w:space="0" w:color="auto"/>
            <w:right w:val="none" w:sz="0" w:space="0" w:color="auto"/>
          </w:divBdr>
          <w:divsChild>
            <w:div w:id="469253660">
              <w:marLeft w:val="0"/>
              <w:marRight w:val="0"/>
              <w:marTop w:val="0"/>
              <w:marBottom w:val="0"/>
              <w:divBdr>
                <w:top w:val="none" w:sz="0" w:space="0" w:color="auto"/>
                <w:left w:val="none" w:sz="0" w:space="0" w:color="auto"/>
                <w:bottom w:val="none" w:sz="0" w:space="0" w:color="auto"/>
                <w:right w:val="none" w:sz="0" w:space="0" w:color="auto"/>
              </w:divBdr>
            </w:div>
          </w:divsChild>
        </w:div>
        <w:div w:id="1684241273">
          <w:marLeft w:val="0"/>
          <w:marRight w:val="0"/>
          <w:marTop w:val="0"/>
          <w:marBottom w:val="0"/>
          <w:divBdr>
            <w:top w:val="none" w:sz="0" w:space="0" w:color="auto"/>
            <w:left w:val="none" w:sz="0" w:space="0" w:color="auto"/>
            <w:bottom w:val="none" w:sz="0" w:space="0" w:color="auto"/>
            <w:right w:val="none" w:sz="0" w:space="0" w:color="auto"/>
          </w:divBdr>
          <w:divsChild>
            <w:div w:id="1261838074">
              <w:marLeft w:val="0"/>
              <w:marRight w:val="0"/>
              <w:marTop w:val="0"/>
              <w:marBottom w:val="0"/>
              <w:divBdr>
                <w:top w:val="none" w:sz="0" w:space="0" w:color="auto"/>
                <w:left w:val="none" w:sz="0" w:space="0" w:color="auto"/>
                <w:bottom w:val="none" w:sz="0" w:space="0" w:color="auto"/>
                <w:right w:val="none" w:sz="0" w:space="0" w:color="auto"/>
              </w:divBdr>
            </w:div>
          </w:divsChild>
        </w:div>
        <w:div w:id="1717393550">
          <w:marLeft w:val="0"/>
          <w:marRight w:val="0"/>
          <w:marTop w:val="0"/>
          <w:marBottom w:val="0"/>
          <w:divBdr>
            <w:top w:val="none" w:sz="0" w:space="0" w:color="auto"/>
            <w:left w:val="none" w:sz="0" w:space="0" w:color="auto"/>
            <w:bottom w:val="none" w:sz="0" w:space="0" w:color="auto"/>
            <w:right w:val="none" w:sz="0" w:space="0" w:color="auto"/>
          </w:divBdr>
          <w:divsChild>
            <w:div w:id="1396735057">
              <w:marLeft w:val="0"/>
              <w:marRight w:val="0"/>
              <w:marTop w:val="0"/>
              <w:marBottom w:val="0"/>
              <w:divBdr>
                <w:top w:val="none" w:sz="0" w:space="0" w:color="auto"/>
                <w:left w:val="none" w:sz="0" w:space="0" w:color="auto"/>
                <w:bottom w:val="none" w:sz="0" w:space="0" w:color="auto"/>
                <w:right w:val="none" w:sz="0" w:space="0" w:color="auto"/>
              </w:divBdr>
            </w:div>
          </w:divsChild>
        </w:div>
        <w:div w:id="1719740001">
          <w:marLeft w:val="0"/>
          <w:marRight w:val="0"/>
          <w:marTop w:val="0"/>
          <w:marBottom w:val="0"/>
          <w:divBdr>
            <w:top w:val="none" w:sz="0" w:space="0" w:color="auto"/>
            <w:left w:val="none" w:sz="0" w:space="0" w:color="auto"/>
            <w:bottom w:val="none" w:sz="0" w:space="0" w:color="auto"/>
            <w:right w:val="none" w:sz="0" w:space="0" w:color="auto"/>
          </w:divBdr>
          <w:divsChild>
            <w:div w:id="1004355604">
              <w:marLeft w:val="0"/>
              <w:marRight w:val="0"/>
              <w:marTop w:val="0"/>
              <w:marBottom w:val="0"/>
              <w:divBdr>
                <w:top w:val="none" w:sz="0" w:space="0" w:color="auto"/>
                <w:left w:val="none" w:sz="0" w:space="0" w:color="auto"/>
                <w:bottom w:val="none" w:sz="0" w:space="0" w:color="auto"/>
                <w:right w:val="none" w:sz="0" w:space="0" w:color="auto"/>
              </w:divBdr>
            </w:div>
          </w:divsChild>
        </w:div>
        <w:div w:id="1830440879">
          <w:marLeft w:val="0"/>
          <w:marRight w:val="0"/>
          <w:marTop w:val="0"/>
          <w:marBottom w:val="0"/>
          <w:divBdr>
            <w:top w:val="none" w:sz="0" w:space="0" w:color="auto"/>
            <w:left w:val="none" w:sz="0" w:space="0" w:color="auto"/>
            <w:bottom w:val="none" w:sz="0" w:space="0" w:color="auto"/>
            <w:right w:val="none" w:sz="0" w:space="0" w:color="auto"/>
          </w:divBdr>
          <w:divsChild>
            <w:div w:id="1658267877">
              <w:marLeft w:val="0"/>
              <w:marRight w:val="0"/>
              <w:marTop w:val="0"/>
              <w:marBottom w:val="0"/>
              <w:divBdr>
                <w:top w:val="none" w:sz="0" w:space="0" w:color="auto"/>
                <w:left w:val="none" w:sz="0" w:space="0" w:color="auto"/>
                <w:bottom w:val="none" w:sz="0" w:space="0" w:color="auto"/>
                <w:right w:val="none" w:sz="0" w:space="0" w:color="auto"/>
              </w:divBdr>
            </w:div>
          </w:divsChild>
        </w:div>
        <w:div w:id="1834564940">
          <w:marLeft w:val="0"/>
          <w:marRight w:val="0"/>
          <w:marTop w:val="0"/>
          <w:marBottom w:val="0"/>
          <w:divBdr>
            <w:top w:val="none" w:sz="0" w:space="0" w:color="auto"/>
            <w:left w:val="none" w:sz="0" w:space="0" w:color="auto"/>
            <w:bottom w:val="none" w:sz="0" w:space="0" w:color="auto"/>
            <w:right w:val="none" w:sz="0" w:space="0" w:color="auto"/>
          </w:divBdr>
          <w:divsChild>
            <w:div w:id="898904070">
              <w:marLeft w:val="0"/>
              <w:marRight w:val="0"/>
              <w:marTop w:val="0"/>
              <w:marBottom w:val="0"/>
              <w:divBdr>
                <w:top w:val="none" w:sz="0" w:space="0" w:color="auto"/>
                <w:left w:val="none" w:sz="0" w:space="0" w:color="auto"/>
                <w:bottom w:val="none" w:sz="0" w:space="0" w:color="auto"/>
                <w:right w:val="none" w:sz="0" w:space="0" w:color="auto"/>
              </w:divBdr>
            </w:div>
          </w:divsChild>
        </w:div>
        <w:div w:id="1834641400">
          <w:marLeft w:val="0"/>
          <w:marRight w:val="0"/>
          <w:marTop w:val="0"/>
          <w:marBottom w:val="0"/>
          <w:divBdr>
            <w:top w:val="none" w:sz="0" w:space="0" w:color="auto"/>
            <w:left w:val="none" w:sz="0" w:space="0" w:color="auto"/>
            <w:bottom w:val="none" w:sz="0" w:space="0" w:color="auto"/>
            <w:right w:val="none" w:sz="0" w:space="0" w:color="auto"/>
          </w:divBdr>
          <w:divsChild>
            <w:div w:id="808865327">
              <w:marLeft w:val="0"/>
              <w:marRight w:val="0"/>
              <w:marTop w:val="0"/>
              <w:marBottom w:val="0"/>
              <w:divBdr>
                <w:top w:val="none" w:sz="0" w:space="0" w:color="auto"/>
                <w:left w:val="none" w:sz="0" w:space="0" w:color="auto"/>
                <w:bottom w:val="none" w:sz="0" w:space="0" w:color="auto"/>
                <w:right w:val="none" w:sz="0" w:space="0" w:color="auto"/>
              </w:divBdr>
            </w:div>
          </w:divsChild>
        </w:div>
        <w:div w:id="1892302838">
          <w:marLeft w:val="0"/>
          <w:marRight w:val="0"/>
          <w:marTop w:val="0"/>
          <w:marBottom w:val="0"/>
          <w:divBdr>
            <w:top w:val="none" w:sz="0" w:space="0" w:color="auto"/>
            <w:left w:val="none" w:sz="0" w:space="0" w:color="auto"/>
            <w:bottom w:val="none" w:sz="0" w:space="0" w:color="auto"/>
            <w:right w:val="none" w:sz="0" w:space="0" w:color="auto"/>
          </w:divBdr>
          <w:divsChild>
            <w:div w:id="1347055196">
              <w:marLeft w:val="0"/>
              <w:marRight w:val="0"/>
              <w:marTop w:val="0"/>
              <w:marBottom w:val="0"/>
              <w:divBdr>
                <w:top w:val="none" w:sz="0" w:space="0" w:color="auto"/>
                <w:left w:val="none" w:sz="0" w:space="0" w:color="auto"/>
                <w:bottom w:val="none" w:sz="0" w:space="0" w:color="auto"/>
                <w:right w:val="none" w:sz="0" w:space="0" w:color="auto"/>
              </w:divBdr>
            </w:div>
          </w:divsChild>
        </w:div>
        <w:div w:id="1952206728">
          <w:marLeft w:val="0"/>
          <w:marRight w:val="0"/>
          <w:marTop w:val="0"/>
          <w:marBottom w:val="0"/>
          <w:divBdr>
            <w:top w:val="none" w:sz="0" w:space="0" w:color="auto"/>
            <w:left w:val="none" w:sz="0" w:space="0" w:color="auto"/>
            <w:bottom w:val="none" w:sz="0" w:space="0" w:color="auto"/>
            <w:right w:val="none" w:sz="0" w:space="0" w:color="auto"/>
          </w:divBdr>
          <w:divsChild>
            <w:div w:id="1155147455">
              <w:marLeft w:val="0"/>
              <w:marRight w:val="0"/>
              <w:marTop w:val="0"/>
              <w:marBottom w:val="0"/>
              <w:divBdr>
                <w:top w:val="none" w:sz="0" w:space="0" w:color="auto"/>
                <w:left w:val="none" w:sz="0" w:space="0" w:color="auto"/>
                <w:bottom w:val="none" w:sz="0" w:space="0" w:color="auto"/>
                <w:right w:val="none" w:sz="0" w:space="0" w:color="auto"/>
              </w:divBdr>
            </w:div>
          </w:divsChild>
        </w:div>
        <w:div w:id="1978295120">
          <w:marLeft w:val="0"/>
          <w:marRight w:val="0"/>
          <w:marTop w:val="0"/>
          <w:marBottom w:val="0"/>
          <w:divBdr>
            <w:top w:val="none" w:sz="0" w:space="0" w:color="auto"/>
            <w:left w:val="none" w:sz="0" w:space="0" w:color="auto"/>
            <w:bottom w:val="none" w:sz="0" w:space="0" w:color="auto"/>
            <w:right w:val="none" w:sz="0" w:space="0" w:color="auto"/>
          </w:divBdr>
          <w:divsChild>
            <w:div w:id="1711302443">
              <w:marLeft w:val="0"/>
              <w:marRight w:val="0"/>
              <w:marTop w:val="0"/>
              <w:marBottom w:val="0"/>
              <w:divBdr>
                <w:top w:val="none" w:sz="0" w:space="0" w:color="auto"/>
                <w:left w:val="none" w:sz="0" w:space="0" w:color="auto"/>
                <w:bottom w:val="none" w:sz="0" w:space="0" w:color="auto"/>
                <w:right w:val="none" w:sz="0" w:space="0" w:color="auto"/>
              </w:divBdr>
            </w:div>
          </w:divsChild>
        </w:div>
        <w:div w:id="2030326265">
          <w:marLeft w:val="0"/>
          <w:marRight w:val="0"/>
          <w:marTop w:val="0"/>
          <w:marBottom w:val="0"/>
          <w:divBdr>
            <w:top w:val="none" w:sz="0" w:space="0" w:color="auto"/>
            <w:left w:val="none" w:sz="0" w:space="0" w:color="auto"/>
            <w:bottom w:val="none" w:sz="0" w:space="0" w:color="auto"/>
            <w:right w:val="none" w:sz="0" w:space="0" w:color="auto"/>
          </w:divBdr>
          <w:divsChild>
            <w:div w:id="1854227621">
              <w:marLeft w:val="0"/>
              <w:marRight w:val="0"/>
              <w:marTop w:val="0"/>
              <w:marBottom w:val="0"/>
              <w:divBdr>
                <w:top w:val="none" w:sz="0" w:space="0" w:color="auto"/>
                <w:left w:val="none" w:sz="0" w:space="0" w:color="auto"/>
                <w:bottom w:val="none" w:sz="0" w:space="0" w:color="auto"/>
                <w:right w:val="none" w:sz="0" w:space="0" w:color="auto"/>
              </w:divBdr>
            </w:div>
          </w:divsChild>
        </w:div>
        <w:div w:id="2067022251">
          <w:marLeft w:val="0"/>
          <w:marRight w:val="0"/>
          <w:marTop w:val="0"/>
          <w:marBottom w:val="0"/>
          <w:divBdr>
            <w:top w:val="none" w:sz="0" w:space="0" w:color="auto"/>
            <w:left w:val="none" w:sz="0" w:space="0" w:color="auto"/>
            <w:bottom w:val="none" w:sz="0" w:space="0" w:color="auto"/>
            <w:right w:val="none" w:sz="0" w:space="0" w:color="auto"/>
          </w:divBdr>
          <w:divsChild>
            <w:div w:id="1907492801">
              <w:marLeft w:val="0"/>
              <w:marRight w:val="0"/>
              <w:marTop w:val="0"/>
              <w:marBottom w:val="0"/>
              <w:divBdr>
                <w:top w:val="none" w:sz="0" w:space="0" w:color="auto"/>
                <w:left w:val="none" w:sz="0" w:space="0" w:color="auto"/>
                <w:bottom w:val="none" w:sz="0" w:space="0" w:color="auto"/>
                <w:right w:val="none" w:sz="0" w:space="0" w:color="auto"/>
              </w:divBdr>
            </w:div>
          </w:divsChild>
        </w:div>
        <w:div w:id="2102411884">
          <w:marLeft w:val="0"/>
          <w:marRight w:val="0"/>
          <w:marTop w:val="0"/>
          <w:marBottom w:val="0"/>
          <w:divBdr>
            <w:top w:val="none" w:sz="0" w:space="0" w:color="auto"/>
            <w:left w:val="none" w:sz="0" w:space="0" w:color="auto"/>
            <w:bottom w:val="none" w:sz="0" w:space="0" w:color="auto"/>
            <w:right w:val="none" w:sz="0" w:space="0" w:color="auto"/>
          </w:divBdr>
          <w:divsChild>
            <w:div w:id="168296858">
              <w:marLeft w:val="0"/>
              <w:marRight w:val="0"/>
              <w:marTop w:val="0"/>
              <w:marBottom w:val="0"/>
              <w:divBdr>
                <w:top w:val="none" w:sz="0" w:space="0" w:color="auto"/>
                <w:left w:val="none" w:sz="0" w:space="0" w:color="auto"/>
                <w:bottom w:val="none" w:sz="0" w:space="0" w:color="auto"/>
                <w:right w:val="none" w:sz="0" w:space="0" w:color="auto"/>
              </w:divBdr>
            </w:div>
          </w:divsChild>
        </w:div>
        <w:div w:id="2110393755">
          <w:marLeft w:val="0"/>
          <w:marRight w:val="0"/>
          <w:marTop w:val="0"/>
          <w:marBottom w:val="0"/>
          <w:divBdr>
            <w:top w:val="none" w:sz="0" w:space="0" w:color="auto"/>
            <w:left w:val="none" w:sz="0" w:space="0" w:color="auto"/>
            <w:bottom w:val="none" w:sz="0" w:space="0" w:color="auto"/>
            <w:right w:val="none" w:sz="0" w:space="0" w:color="auto"/>
          </w:divBdr>
          <w:divsChild>
            <w:div w:id="388382918">
              <w:marLeft w:val="0"/>
              <w:marRight w:val="0"/>
              <w:marTop w:val="0"/>
              <w:marBottom w:val="0"/>
              <w:divBdr>
                <w:top w:val="none" w:sz="0" w:space="0" w:color="auto"/>
                <w:left w:val="none" w:sz="0" w:space="0" w:color="auto"/>
                <w:bottom w:val="none" w:sz="0" w:space="0" w:color="auto"/>
                <w:right w:val="none" w:sz="0" w:space="0" w:color="auto"/>
              </w:divBdr>
            </w:div>
          </w:divsChild>
        </w:div>
        <w:div w:id="2139840127">
          <w:marLeft w:val="0"/>
          <w:marRight w:val="0"/>
          <w:marTop w:val="0"/>
          <w:marBottom w:val="0"/>
          <w:divBdr>
            <w:top w:val="none" w:sz="0" w:space="0" w:color="auto"/>
            <w:left w:val="none" w:sz="0" w:space="0" w:color="auto"/>
            <w:bottom w:val="none" w:sz="0" w:space="0" w:color="auto"/>
            <w:right w:val="none" w:sz="0" w:space="0" w:color="auto"/>
          </w:divBdr>
          <w:divsChild>
            <w:div w:id="18179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035">
      <w:bodyDiv w:val="1"/>
      <w:marLeft w:val="0"/>
      <w:marRight w:val="0"/>
      <w:marTop w:val="0"/>
      <w:marBottom w:val="0"/>
      <w:divBdr>
        <w:top w:val="none" w:sz="0" w:space="0" w:color="auto"/>
        <w:left w:val="none" w:sz="0" w:space="0" w:color="auto"/>
        <w:bottom w:val="none" w:sz="0" w:space="0" w:color="auto"/>
        <w:right w:val="none" w:sz="0" w:space="0" w:color="auto"/>
      </w:divBdr>
      <w:divsChild>
        <w:div w:id="1421217042">
          <w:marLeft w:val="0"/>
          <w:marRight w:val="0"/>
          <w:marTop w:val="0"/>
          <w:marBottom w:val="0"/>
          <w:divBdr>
            <w:top w:val="none" w:sz="0" w:space="0" w:color="auto"/>
            <w:left w:val="none" w:sz="0" w:space="0" w:color="auto"/>
            <w:bottom w:val="none" w:sz="0" w:space="0" w:color="auto"/>
            <w:right w:val="none" w:sz="0" w:space="0" w:color="auto"/>
          </w:divBdr>
        </w:div>
      </w:divsChild>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microsoft.com/office/2007/relationships/diagramDrawing" Target="diagrams/drawing1.xml"/><Relationship Id="rId42" Type="http://schemas.openxmlformats.org/officeDocument/2006/relationships/diagramData" Target="diagrams/data6.xml"/><Relationship Id="rId63" Type="http://schemas.openxmlformats.org/officeDocument/2006/relationships/diagramLayout" Target="diagrams/layout10.xml"/><Relationship Id="rId84" Type="http://schemas.openxmlformats.org/officeDocument/2006/relationships/diagramQuickStyle" Target="diagrams/quickStyle14.xml"/><Relationship Id="rId138" Type="http://schemas.openxmlformats.org/officeDocument/2006/relationships/diagramLayout" Target="diagrams/layout25.xml"/><Relationship Id="rId107" Type="http://schemas.openxmlformats.org/officeDocument/2006/relationships/diagramData" Target="diagrams/data19.xml"/><Relationship Id="rId11" Type="http://schemas.openxmlformats.org/officeDocument/2006/relationships/image" Target="media/image1.emf"/><Relationship Id="rId32" Type="http://schemas.openxmlformats.org/officeDocument/2006/relationships/diagramData" Target="diagrams/data4.xml"/><Relationship Id="rId53" Type="http://schemas.openxmlformats.org/officeDocument/2006/relationships/diagramLayout" Target="diagrams/layout8.xml"/><Relationship Id="rId74" Type="http://schemas.openxmlformats.org/officeDocument/2006/relationships/diagramQuickStyle" Target="diagrams/quickStyle12.xml"/><Relationship Id="rId128" Type="http://schemas.openxmlformats.org/officeDocument/2006/relationships/diagramLayout" Target="diagrams/layout23.xml"/><Relationship Id="rId149" Type="http://schemas.openxmlformats.org/officeDocument/2006/relationships/diagramLayout" Target="diagrams/layout27.xml"/><Relationship Id="rId5" Type="http://schemas.openxmlformats.org/officeDocument/2006/relationships/numbering" Target="numbering.xml"/><Relationship Id="rId95" Type="http://schemas.openxmlformats.org/officeDocument/2006/relationships/diagramColors" Target="diagrams/colors16.xml"/><Relationship Id="rId22" Type="http://schemas.openxmlformats.org/officeDocument/2006/relationships/diagramData" Target="diagrams/data2.xml"/><Relationship Id="rId43" Type="http://schemas.openxmlformats.org/officeDocument/2006/relationships/diagramLayout" Target="diagrams/layout6.xml"/><Relationship Id="rId64" Type="http://schemas.openxmlformats.org/officeDocument/2006/relationships/diagramQuickStyle" Target="diagrams/quickStyle10.xml"/><Relationship Id="rId118" Type="http://schemas.openxmlformats.org/officeDocument/2006/relationships/diagramLayout" Target="diagrams/layout21.xml"/><Relationship Id="rId139" Type="http://schemas.openxmlformats.org/officeDocument/2006/relationships/diagramQuickStyle" Target="diagrams/quickStyle25.xml"/><Relationship Id="rId80" Type="http://schemas.openxmlformats.org/officeDocument/2006/relationships/diagramColors" Target="diagrams/colors13.xml"/><Relationship Id="rId85" Type="http://schemas.openxmlformats.org/officeDocument/2006/relationships/diagramColors" Target="diagrams/colors14.xml"/><Relationship Id="rId150" Type="http://schemas.openxmlformats.org/officeDocument/2006/relationships/diagramQuickStyle" Target="diagrams/quickStyle27.xml"/><Relationship Id="rId155"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diagramData" Target="diagrams/data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diagramQuickStyle" Target="diagrams/quickStyle9.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diagramQuickStyle" Target="diagrams/quickStyle22.xml"/><Relationship Id="rId129" Type="http://schemas.openxmlformats.org/officeDocument/2006/relationships/diagramQuickStyle" Target="diagrams/quickStyle23.xml"/><Relationship Id="rId54" Type="http://schemas.openxmlformats.org/officeDocument/2006/relationships/diagramQuickStyle" Target="diagrams/quickStyle8.xml"/><Relationship Id="rId70" Type="http://schemas.openxmlformats.org/officeDocument/2006/relationships/diagramColors" Target="diagrams/colors11.xml"/><Relationship Id="rId75" Type="http://schemas.openxmlformats.org/officeDocument/2006/relationships/diagramColors" Target="diagrams/colors12.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Colors" Target="diagrams/colors25.xml"/><Relationship Id="rId145" Type="http://schemas.openxmlformats.org/officeDocument/2006/relationships/diagramQuickStyle" Target="diagrams/quickStyle26.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Layout" Target="diagrams/layout2.xml"/><Relationship Id="rId28" Type="http://schemas.openxmlformats.org/officeDocument/2006/relationships/diagramLayout" Target="diagrams/layout3.xml"/><Relationship Id="rId49" Type="http://schemas.openxmlformats.org/officeDocument/2006/relationships/diagramQuickStyle" Target="diagrams/quickStyle7.xml"/><Relationship Id="rId114" Type="http://schemas.openxmlformats.org/officeDocument/2006/relationships/diagramQuickStyle" Target="diagrams/quickStyle20.xml"/><Relationship Id="rId119" Type="http://schemas.openxmlformats.org/officeDocument/2006/relationships/diagramQuickStyle" Target="diagrams/quickStyle21.xml"/><Relationship Id="rId44" Type="http://schemas.openxmlformats.org/officeDocument/2006/relationships/diagramQuickStyle" Target="diagrams/quickStyle6.xml"/><Relationship Id="rId60" Type="http://schemas.openxmlformats.org/officeDocument/2006/relationships/diagramColors" Target="diagrams/colors9.xml"/><Relationship Id="rId65" Type="http://schemas.openxmlformats.org/officeDocument/2006/relationships/diagramColors" Target="diagrams/colors10.xml"/><Relationship Id="rId81" Type="http://schemas.microsoft.com/office/2007/relationships/diagramDrawing" Target="diagrams/drawing13.xml"/><Relationship Id="rId86" Type="http://schemas.microsoft.com/office/2007/relationships/diagramDrawing" Target="diagrams/drawing14.xml"/><Relationship Id="rId130" Type="http://schemas.openxmlformats.org/officeDocument/2006/relationships/diagramColors" Target="diagrams/colors23.xml"/><Relationship Id="rId135" Type="http://schemas.openxmlformats.org/officeDocument/2006/relationships/diagramColors" Target="diagrams/colors24.xml"/><Relationship Id="rId151" Type="http://schemas.openxmlformats.org/officeDocument/2006/relationships/diagramColors" Target="diagrams/colors27.xml"/><Relationship Id="rId156"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diagramLayout" Target="diagrams/layout1.xml"/><Relationship Id="rId39" Type="http://schemas.openxmlformats.org/officeDocument/2006/relationships/diagramQuickStyle" Target="diagrams/quickStyle5.xml"/><Relationship Id="rId109" Type="http://schemas.openxmlformats.org/officeDocument/2006/relationships/diagramQuickStyle" Target="diagrams/quickStyle19.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microsoft.com/office/2007/relationships/diagramDrawing" Target="diagrams/drawing12.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microsoft.com/office/2007/relationships/diagramDrawing" Target="diagrams/drawing25.xml"/><Relationship Id="rId146" Type="http://schemas.openxmlformats.org/officeDocument/2006/relationships/diagramColors" Target="diagrams/colors26.xml"/><Relationship Id="rId7" Type="http://schemas.openxmlformats.org/officeDocument/2006/relationships/settings" Target="settings.xml"/><Relationship Id="rId71" Type="http://schemas.microsoft.com/office/2007/relationships/diagramDrawing" Target="diagrams/drawing11.xml"/><Relationship Id="rId92" Type="http://schemas.openxmlformats.org/officeDocument/2006/relationships/diagramData" Target="diagrams/data16.xm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microsoft.com/office/2007/relationships/diagramDrawing" Target="diagrams/drawing10.xml"/><Relationship Id="rId87" Type="http://schemas.openxmlformats.org/officeDocument/2006/relationships/diagramData" Target="diagrams/data15.xml"/><Relationship Id="rId110" Type="http://schemas.openxmlformats.org/officeDocument/2006/relationships/diagramColors" Target="diagrams/colors19.xml"/><Relationship Id="rId115" Type="http://schemas.openxmlformats.org/officeDocument/2006/relationships/diagramColors" Target="diagrams/colors20.xml"/><Relationship Id="rId131" Type="http://schemas.microsoft.com/office/2007/relationships/diagramDrawing" Target="diagrams/drawing23.xml"/><Relationship Id="rId136" Type="http://schemas.microsoft.com/office/2007/relationships/diagramDrawing" Target="diagrams/drawing24.xml"/><Relationship Id="rId157" Type="http://schemas.openxmlformats.org/officeDocument/2006/relationships/fontTable" Target="fontTable.xml"/><Relationship Id="rId61" Type="http://schemas.microsoft.com/office/2007/relationships/diagramDrawing" Target="diagrams/drawing9.xml"/><Relationship Id="rId82" Type="http://schemas.openxmlformats.org/officeDocument/2006/relationships/diagramData" Target="diagrams/data14.xml"/><Relationship Id="rId152" Type="http://schemas.microsoft.com/office/2007/relationships/diagramDrawing" Target="diagrams/drawing27.xml"/><Relationship Id="rId19" Type="http://schemas.openxmlformats.org/officeDocument/2006/relationships/diagramQuickStyle" Target="diagrams/quickStyle1.xml"/><Relationship Id="rId14" Type="http://schemas.openxmlformats.org/officeDocument/2006/relationships/image" Target="media/image4.png"/><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microsoft.com/office/2007/relationships/diagramDrawing" Target="diagrams/drawing8.xml"/><Relationship Id="rId77" Type="http://schemas.openxmlformats.org/officeDocument/2006/relationships/diagramData" Target="diagrams/data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microsoft.com/office/2007/relationships/diagramDrawing" Target="diagrams/drawing22.xml"/><Relationship Id="rId147" Type="http://schemas.microsoft.com/office/2007/relationships/diagramDrawing" Target="diagrams/drawing26.xml"/><Relationship Id="rId8" Type="http://schemas.openxmlformats.org/officeDocument/2006/relationships/webSettings" Target="webSettings.xml"/><Relationship Id="rId51" Type="http://schemas.microsoft.com/office/2007/relationships/diagramDrawing" Target="diagrams/drawing7.xml"/><Relationship Id="rId72" Type="http://schemas.openxmlformats.org/officeDocument/2006/relationships/diagramData" Target="diagrams/data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1.xml"/><Relationship Id="rId142" Type="http://schemas.openxmlformats.org/officeDocument/2006/relationships/image" Target="media/image7.png"/><Relationship Id="rId3" Type="http://schemas.openxmlformats.org/officeDocument/2006/relationships/customXml" Target="../customXml/item3.xml"/><Relationship Id="rId25" Type="http://schemas.openxmlformats.org/officeDocument/2006/relationships/diagramColors" Target="diagrams/colors2.xml"/><Relationship Id="rId46" Type="http://schemas.microsoft.com/office/2007/relationships/diagramDrawing" Target="diagrams/drawing6.xml"/><Relationship Id="rId67" Type="http://schemas.openxmlformats.org/officeDocument/2006/relationships/diagramData" Target="diagrams/data11.xml"/><Relationship Id="rId116" Type="http://schemas.microsoft.com/office/2007/relationships/diagramDrawing" Target="diagrams/drawing20.xml"/><Relationship Id="rId137" Type="http://schemas.openxmlformats.org/officeDocument/2006/relationships/diagramData" Target="diagrams/data25.xml"/><Relationship Id="rId158" Type="http://schemas.openxmlformats.org/officeDocument/2006/relationships/theme" Target="theme/theme1.xml"/><Relationship Id="rId20" Type="http://schemas.openxmlformats.org/officeDocument/2006/relationships/diagramColors" Target="diagrams/colors1.xml"/><Relationship Id="rId41" Type="http://schemas.microsoft.com/office/2007/relationships/diagramDrawing" Target="diagrams/drawing5.xml"/><Relationship Id="rId62" Type="http://schemas.openxmlformats.org/officeDocument/2006/relationships/diagramData" Target="diagrams/data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9.xml"/><Relationship Id="rId132" Type="http://schemas.openxmlformats.org/officeDocument/2006/relationships/diagramData" Target="diagrams/data24.xml"/><Relationship Id="rId153" Type="http://schemas.openxmlformats.org/officeDocument/2006/relationships/image" Target="media/image8.jpeg"/><Relationship Id="rId15" Type="http://schemas.openxmlformats.org/officeDocument/2006/relationships/image" Target="media/image5.png"/><Relationship Id="rId36" Type="http://schemas.microsoft.com/office/2007/relationships/diagramDrawing" Target="diagrams/drawing4.xml"/><Relationship Id="rId57" Type="http://schemas.openxmlformats.org/officeDocument/2006/relationships/diagramData" Target="diagrams/data9.xml"/><Relationship Id="rId106" Type="http://schemas.microsoft.com/office/2007/relationships/diagramDrawing" Target="diagrams/drawing18.xml"/><Relationship Id="rId127" Type="http://schemas.openxmlformats.org/officeDocument/2006/relationships/diagramData" Target="diagrams/data23.xml"/><Relationship Id="rId10" Type="http://schemas.openxmlformats.org/officeDocument/2006/relationships/endnotes" Target="endnotes.xml"/><Relationship Id="rId31" Type="http://schemas.microsoft.com/office/2007/relationships/diagramDrawing" Target="diagrams/drawing3.xml"/><Relationship Id="rId52" Type="http://schemas.openxmlformats.org/officeDocument/2006/relationships/diagramData" Target="diagrams/data8.xml"/><Relationship Id="rId73" Type="http://schemas.openxmlformats.org/officeDocument/2006/relationships/diagramLayout" Target="diagrams/layout12.xml"/><Relationship Id="rId78" Type="http://schemas.openxmlformats.org/officeDocument/2006/relationships/diagramLayout" Target="diagrams/layout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2.xml"/><Relationship Id="rId143" Type="http://schemas.openxmlformats.org/officeDocument/2006/relationships/diagramData" Target="diagrams/data26.xml"/><Relationship Id="rId148" Type="http://schemas.openxmlformats.org/officeDocument/2006/relationships/diagramData" Target="diagrams/data27.xml"/><Relationship Id="rId4" Type="http://schemas.openxmlformats.org/officeDocument/2006/relationships/customXml" Target="../customXml/item4.xml"/><Relationship Id="rId9" Type="http://schemas.openxmlformats.org/officeDocument/2006/relationships/footnotes" Target="footnotes.xml"/><Relationship Id="rId26" Type="http://schemas.microsoft.com/office/2007/relationships/diagramDrawing" Target="diagrams/drawing2.xml"/><Relationship Id="rId47" Type="http://schemas.openxmlformats.org/officeDocument/2006/relationships/diagramData" Target="diagrams/data7.xml"/><Relationship Id="rId68" Type="http://schemas.openxmlformats.org/officeDocument/2006/relationships/diagramLayout" Target="diagrams/layout11.xml"/><Relationship Id="rId89" Type="http://schemas.openxmlformats.org/officeDocument/2006/relationships/diagramQuickStyle" Target="diagrams/quickStyle15.xml"/><Relationship Id="rId112" Type="http://schemas.openxmlformats.org/officeDocument/2006/relationships/diagramData" Target="diagrams/data20.xml"/><Relationship Id="rId133" Type="http://schemas.openxmlformats.org/officeDocument/2006/relationships/diagramLayout" Target="diagrams/layout24.xml"/><Relationship Id="rId154" Type="http://schemas.openxmlformats.org/officeDocument/2006/relationships/image" Target="media/image9.emf"/><Relationship Id="rId16" Type="http://schemas.openxmlformats.org/officeDocument/2006/relationships/image" Target="media/image6.png"/><Relationship Id="rId37" Type="http://schemas.openxmlformats.org/officeDocument/2006/relationships/diagramData" Target="diagrams/data5.xml"/><Relationship Id="rId58" Type="http://schemas.openxmlformats.org/officeDocument/2006/relationships/diagramLayout" Target="diagrams/layout9.xml"/><Relationship Id="rId79" Type="http://schemas.openxmlformats.org/officeDocument/2006/relationships/diagramQuickStyle" Target="diagrams/quickStyle13.xml"/><Relationship Id="rId102" Type="http://schemas.openxmlformats.org/officeDocument/2006/relationships/diagramData" Target="diagrams/data18.xml"/><Relationship Id="rId123" Type="http://schemas.openxmlformats.org/officeDocument/2006/relationships/diagramLayout" Target="diagrams/layout22.xml"/><Relationship Id="rId144" Type="http://schemas.openxmlformats.org/officeDocument/2006/relationships/diagramLayout" Target="diagrams/layout26.xml"/><Relationship Id="rId90" Type="http://schemas.openxmlformats.org/officeDocument/2006/relationships/diagramColors" Target="diagrams/colors15.xml"/><Relationship Id="rId27" Type="http://schemas.openxmlformats.org/officeDocument/2006/relationships/diagramData" Target="diagrams/data3.xml"/><Relationship Id="rId48" Type="http://schemas.openxmlformats.org/officeDocument/2006/relationships/diagramLayout" Target="diagrams/layout7.xml"/><Relationship Id="rId69" Type="http://schemas.openxmlformats.org/officeDocument/2006/relationships/diagramQuickStyle" Target="diagrams/quickStyle11.xml"/><Relationship Id="rId113" Type="http://schemas.openxmlformats.org/officeDocument/2006/relationships/diagramLayout" Target="diagrams/layout20.xml"/><Relationship Id="rId134" Type="http://schemas.openxmlformats.org/officeDocument/2006/relationships/diagramQuickStyle" Target="diagrams/quickStyle24.xml"/></Relationships>
</file>

<file path=word/_rels/footnotes.xml.rels><?xml version="1.0" encoding="UTF-8" standalone="yes"?>
<Relationships xmlns="http://schemas.openxmlformats.org/package/2006/relationships"><Relationship Id="rId2" Type="http://schemas.openxmlformats.org/officeDocument/2006/relationships/hyperlink" Target="https://ckan.org/" TargetMode="External"/><Relationship Id="rId1" Type="http://schemas.openxmlformats.org/officeDocument/2006/relationships/hyperlink" Target="https://ifas.mhlw.go.jp/faspub/IO_S010303.do?_errCheck=false&amp;_searched=false&amp;_sessionId=BA947AF4C66C968676784E434D9DBED9&amp;method=a_menu_o01Action&amp;param=&amp;_focus=actionlink_a_menu_o01&amp;_posx=0&amp;_posy=0&amp;_rowidx=0&amp;_language=&amp;_timezoneOffset=-540&amp;_status=&amp;_labelMapArchive=&amp;_wfinfo=&amp;_wfinfo_RefParams=&amp;_ActionHistoryList%5B0%5D.action=%2FIO_S01030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57898-D988-4875-BB7E-91FBABCA5F06}"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8393BB32-DCEC-444E-BE71-739A64EC1342}">
      <dgm:prSet phldrT="[テキスト]"/>
      <dgm:spPr/>
      <dgm:t>
        <a:bodyPr/>
        <a:lstStyle/>
        <a:p>
          <a:r>
            <a:rPr lang="ja-JP"/>
            <a:t>基本</a:t>
          </a:r>
          <a:r>
            <a:rPr lang="ja-JP" altLang="en-US"/>
            <a:t>モデル</a:t>
          </a:r>
          <a:endParaRPr kumimoji="1" lang="ja-JP" altLang="en-US"/>
        </a:p>
      </dgm:t>
    </dgm:pt>
    <dgm:pt modelId="{95A2504F-3648-4A86-9FD8-FCBA01020741}" type="parTrans" cxnId="{2DF8A244-1C6A-4A9D-90AA-6E306E2B9B9E}">
      <dgm:prSet/>
      <dgm:spPr/>
      <dgm:t>
        <a:bodyPr/>
        <a:lstStyle/>
        <a:p>
          <a:endParaRPr kumimoji="1" lang="ja-JP" altLang="en-US"/>
        </a:p>
      </dgm:t>
    </dgm:pt>
    <dgm:pt modelId="{3DAAD668-E7F4-4A88-8FA2-B0B712B9EE21}" type="sibTrans" cxnId="{2DF8A244-1C6A-4A9D-90AA-6E306E2B9B9E}">
      <dgm:prSet/>
      <dgm:spPr/>
      <dgm:t>
        <a:bodyPr/>
        <a:lstStyle/>
        <a:p>
          <a:endParaRPr kumimoji="1" lang="ja-JP" altLang="en-US"/>
        </a:p>
      </dgm:t>
    </dgm:pt>
    <dgm:pt modelId="{65FBD2BE-2A64-4D3B-8E83-22D02143A18B}">
      <dgm:prSet/>
      <dgm:spPr/>
      <dgm:t>
        <a:bodyPr/>
        <a:lstStyle/>
        <a:p>
          <a:r>
            <a:rPr lang="ja-JP"/>
            <a:t>公共施設・観光施設</a:t>
          </a:r>
        </a:p>
      </dgm:t>
    </dgm:pt>
    <dgm:pt modelId="{88167674-A2E1-4CC7-B839-27F56C899E18}" type="parTrans" cxnId="{7306CDF1-DDE1-44F5-9402-628284F59D84}">
      <dgm:prSet/>
      <dgm:spPr/>
      <dgm:t>
        <a:bodyPr/>
        <a:lstStyle/>
        <a:p>
          <a:endParaRPr kumimoji="1" lang="ja-JP" altLang="en-US"/>
        </a:p>
      </dgm:t>
    </dgm:pt>
    <dgm:pt modelId="{689910F5-D0BF-4CF1-A11F-32CC83B7C981}" type="sibTrans" cxnId="{7306CDF1-DDE1-44F5-9402-628284F59D84}">
      <dgm:prSet/>
      <dgm:spPr/>
      <dgm:t>
        <a:bodyPr/>
        <a:lstStyle/>
        <a:p>
          <a:endParaRPr kumimoji="1" lang="ja-JP" altLang="en-US"/>
        </a:p>
      </dgm:t>
    </dgm:pt>
    <dgm:pt modelId="{FD3D542B-5F21-4410-AF33-64C90FCEED6F}">
      <dgm:prSet/>
      <dgm:spPr/>
      <dgm:t>
        <a:bodyPr/>
        <a:lstStyle/>
        <a:p>
          <a:r>
            <a:rPr lang="ja-JP"/>
            <a:t>医療機関</a:t>
          </a:r>
        </a:p>
      </dgm:t>
    </dgm:pt>
    <dgm:pt modelId="{17B6734D-CE2A-49FB-87F6-B106EAEC06A7}" type="parTrans" cxnId="{87803A9F-9389-4B44-9B26-99B8CD231E5B}">
      <dgm:prSet/>
      <dgm:spPr/>
      <dgm:t>
        <a:bodyPr/>
        <a:lstStyle/>
        <a:p>
          <a:endParaRPr kumimoji="1" lang="ja-JP" altLang="en-US"/>
        </a:p>
      </dgm:t>
    </dgm:pt>
    <dgm:pt modelId="{BE0DB315-D656-426D-A7B3-0B8CE7E630F8}" type="sibTrans" cxnId="{87803A9F-9389-4B44-9B26-99B8CD231E5B}">
      <dgm:prSet/>
      <dgm:spPr/>
      <dgm:t>
        <a:bodyPr/>
        <a:lstStyle/>
        <a:p>
          <a:endParaRPr kumimoji="1" lang="ja-JP" altLang="en-US"/>
        </a:p>
      </dgm:t>
    </dgm:pt>
    <dgm:pt modelId="{1FA37E5C-D371-4330-838D-8E583A8A8F8D}">
      <dgm:prSet/>
      <dgm:spPr/>
      <dgm:t>
        <a:bodyPr/>
        <a:lstStyle/>
        <a:p>
          <a:r>
            <a:rPr lang="ja-JP"/>
            <a:t>教育機関</a:t>
          </a:r>
        </a:p>
      </dgm:t>
    </dgm:pt>
    <dgm:pt modelId="{CFE21079-FA57-4845-911D-F6C443E81ED7}" type="parTrans" cxnId="{D4FF4973-C763-4A75-A46C-202A09E2FA1A}">
      <dgm:prSet/>
      <dgm:spPr/>
      <dgm:t>
        <a:bodyPr/>
        <a:lstStyle/>
        <a:p>
          <a:endParaRPr kumimoji="1" lang="ja-JP" altLang="en-US"/>
        </a:p>
      </dgm:t>
    </dgm:pt>
    <dgm:pt modelId="{20D783A6-A140-4FBE-BAAD-90665EE6DCC1}" type="sibTrans" cxnId="{D4FF4973-C763-4A75-A46C-202A09E2FA1A}">
      <dgm:prSet/>
      <dgm:spPr/>
      <dgm:t>
        <a:bodyPr/>
        <a:lstStyle/>
        <a:p>
          <a:endParaRPr kumimoji="1" lang="ja-JP" altLang="en-US"/>
        </a:p>
      </dgm:t>
    </dgm:pt>
    <dgm:pt modelId="{7F3CEDEC-93D9-40D2-B1BC-C6D757251D2E}">
      <dgm:prSet/>
      <dgm:spPr/>
      <dgm:t>
        <a:bodyPr/>
        <a:lstStyle/>
        <a:p>
          <a:r>
            <a:rPr lang="ja-JP"/>
            <a:t>介護サービス事業所</a:t>
          </a:r>
        </a:p>
      </dgm:t>
    </dgm:pt>
    <dgm:pt modelId="{5EF6451B-F92E-4E0A-9E86-380274285AE0}" type="parTrans" cxnId="{FC2780E8-0FF6-426A-A994-96BC84DDAEF4}">
      <dgm:prSet/>
      <dgm:spPr/>
      <dgm:t>
        <a:bodyPr/>
        <a:lstStyle/>
        <a:p>
          <a:endParaRPr kumimoji="1" lang="ja-JP" altLang="en-US"/>
        </a:p>
      </dgm:t>
    </dgm:pt>
    <dgm:pt modelId="{B23E8524-BF22-4E59-8E45-488866C48EE9}" type="sibTrans" cxnId="{FC2780E8-0FF6-426A-A994-96BC84DDAEF4}">
      <dgm:prSet/>
      <dgm:spPr/>
      <dgm:t>
        <a:bodyPr/>
        <a:lstStyle/>
        <a:p>
          <a:endParaRPr kumimoji="1" lang="ja-JP" altLang="en-US"/>
        </a:p>
      </dgm:t>
    </dgm:pt>
    <dgm:pt modelId="{94D6C28F-7638-46AC-BF50-FFD1430B9CDA}">
      <dgm:prSet/>
      <dgm:spPr/>
      <dgm:t>
        <a:bodyPr/>
        <a:lstStyle/>
        <a:p>
          <a:r>
            <a:rPr lang="ja-JP"/>
            <a:t>子育て</a:t>
          </a:r>
          <a:r>
            <a:rPr lang="ja-JP" altLang="en-US"/>
            <a:t>支援</a:t>
          </a:r>
          <a:r>
            <a:rPr lang="ja-JP"/>
            <a:t>施設</a:t>
          </a:r>
        </a:p>
      </dgm:t>
    </dgm:pt>
    <dgm:pt modelId="{385FAB6F-0F6F-4A45-8F1A-1E5571734297}" type="parTrans" cxnId="{9966C949-A115-46EE-B0BD-8C66228D7C27}">
      <dgm:prSet/>
      <dgm:spPr/>
      <dgm:t>
        <a:bodyPr/>
        <a:lstStyle/>
        <a:p>
          <a:endParaRPr kumimoji="1" lang="ja-JP" altLang="en-US"/>
        </a:p>
      </dgm:t>
    </dgm:pt>
    <dgm:pt modelId="{DEDDA349-F688-46B0-A2EF-A856D672DAC4}" type="sibTrans" cxnId="{9966C949-A115-46EE-B0BD-8C66228D7C27}">
      <dgm:prSet/>
      <dgm:spPr/>
      <dgm:t>
        <a:bodyPr/>
        <a:lstStyle/>
        <a:p>
          <a:endParaRPr kumimoji="1" lang="ja-JP" altLang="en-US"/>
        </a:p>
      </dgm:t>
    </dgm:pt>
    <dgm:pt modelId="{BB465AD8-C113-41C8-B74F-FD7AD144E2AB}">
      <dgm:prSet/>
      <dgm:spPr/>
      <dgm:t>
        <a:bodyPr/>
        <a:lstStyle/>
        <a:p>
          <a:r>
            <a:rPr lang="ja-JP"/>
            <a:t>事業所</a:t>
          </a:r>
        </a:p>
      </dgm:t>
    </dgm:pt>
    <dgm:pt modelId="{F5B930D9-6BF8-4C82-8DEB-40366373578A}" type="parTrans" cxnId="{06B5F88E-54AD-4FAA-9967-D9BE7CCCAAA5}">
      <dgm:prSet/>
      <dgm:spPr/>
      <dgm:t>
        <a:bodyPr/>
        <a:lstStyle/>
        <a:p>
          <a:endParaRPr kumimoji="1" lang="ja-JP" altLang="en-US"/>
        </a:p>
      </dgm:t>
    </dgm:pt>
    <dgm:pt modelId="{579EA524-5B4B-48DC-AD4A-0E7B328D5CF3}" type="sibTrans" cxnId="{06B5F88E-54AD-4FAA-9967-D9BE7CCCAAA5}">
      <dgm:prSet/>
      <dgm:spPr/>
      <dgm:t>
        <a:bodyPr/>
        <a:lstStyle/>
        <a:p>
          <a:endParaRPr kumimoji="1" lang="ja-JP" altLang="en-US"/>
        </a:p>
      </dgm:t>
    </dgm:pt>
    <dgm:pt modelId="{81B35B3E-93AE-498C-8C6E-1DFEFA63D079}">
      <dgm:prSet/>
      <dgm:spPr/>
      <dgm:t>
        <a:bodyPr/>
        <a:lstStyle/>
        <a:p>
          <a:r>
            <a:rPr lang="ja-JP"/>
            <a:t>食品等営業許可・届出事業所</a:t>
          </a:r>
        </a:p>
      </dgm:t>
    </dgm:pt>
    <dgm:pt modelId="{EBD57A47-130D-4FC5-BB7F-F92AAD23602A}" type="parTrans" cxnId="{E913165E-99AD-43B5-8DC5-57940B2CD965}">
      <dgm:prSet/>
      <dgm:spPr/>
      <dgm:t>
        <a:bodyPr/>
        <a:lstStyle/>
        <a:p>
          <a:endParaRPr kumimoji="1" lang="ja-JP" altLang="en-US"/>
        </a:p>
      </dgm:t>
    </dgm:pt>
    <dgm:pt modelId="{CC41E3C0-1C2E-47DB-AA14-B5D00D7AA140}" type="sibTrans" cxnId="{E913165E-99AD-43B5-8DC5-57940B2CD965}">
      <dgm:prSet/>
      <dgm:spPr/>
      <dgm:t>
        <a:bodyPr/>
        <a:lstStyle/>
        <a:p>
          <a:endParaRPr kumimoji="1" lang="ja-JP" altLang="en-US"/>
        </a:p>
      </dgm:t>
    </dgm:pt>
    <dgm:pt modelId="{2DAD52D1-3FE0-49D3-86B5-E9FF20EAA942}">
      <dgm:prSet/>
      <dgm:spPr/>
      <dgm:t>
        <a:bodyPr/>
        <a:lstStyle/>
        <a:p>
          <a:r>
            <a:rPr lang="ja-JP"/>
            <a:t>公園</a:t>
          </a:r>
        </a:p>
      </dgm:t>
    </dgm:pt>
    <dgm:pt modelId="{1816B2EB-47A5-40D9-9309-C22611E79E5B}" type="parTrans" cxnId="{B6004942-9B68-4BD1-BEC2-6E56EFB6AB12}">
      <dgm:prSet/>
      <dgm:spPr/>
      <dgm:t>
        <a:bodyPr/>
        <a:lstStyle/>
        <a:p>
          <a:endParaRPr kumimoji="1" lang="ja-JP" altLang="en-US"/>
        </a:p>
      </dgm:t>
    </dgm:pt>
    <dgm:pt modelId="{56152C3A-F7DE-4914-AA95-A2DF81E75504}" type="sibTrans" cxnId="{B6004942-9B68-4BD1-BEC2-6E56EFB6AB12}">
      <dgm:prSet/>
      <dgm:spPr/>
      <dgm:t>
        <a:bodyPr/>
        <a:lstStyle/>
        <a:p>
          <a:endParaRPr kumimoji="1" lang="ja-JP" altLang="en-US"/>
        </a:p>
      </dgm:t>
    </dgm:pt>
    <dgm:pt modelId="{606FD73E-9D78-4B50-A897-FCE6B0EE3924}">
      <dgm:prSet/>
      <dgm:spPr/>
      <dgm:t>
        <a:bodyPr/>
        <a:lstStyle/>
        <a:p>
          <a:r>
            <a:rPr lang="ja-JP"/>
            <a:t>入浴施設</a:t>
          </a:r>
        </a:p>
      </dgm:t>
    </dgm:pt>
    <dgm:pt modelId="{9013A052-81F2-431E-AC23-4F4AD1EA189A}" type="parTrans" cxnId="{D6D480BC-AEE6-4525-8AFA-B3D5B2235D29}">
      <dgm:prSet/>
      <dgm:spPr/>
      <dgm:t>
        <a:bodyPr/>
        <a:lstStyle/>
        <a:p>
          <a:endParaRPr kumimoji="1" lang="ja-JP" altLang="en-US"/>
        </a:p>
      </dgm:t>
    </dgm:pt>
    <dgm:pt modelId="{B2AF4E47-BD9E-4A98-B769-387E8F117DD1}" type="sibTrans" cxnId="{D6D480BC-AEE6-4525-8AFA-B3D5B2235D29}">
      <dgm:prSet/>
      <dgm:spPr/>
      <dgm:t>
        <a:bodyPr/>
        <a:lstStyle/>
        <a:p>
          <a:endParaRPr kumimoji="1" lang="ja-JP" altLang="en-US"/>
        </a:p>
      </dgm:t>
    </dgm:pt>
    <dgm:pt modelId="{F15631CB-4ACA-4936-B447-1520FC9D91B2}">
      <dgm:prSet/>
      <dgm:spPr/>
      <dgm:t>
        <a:bodyPr/>
        <a:lstStyle/>
        <a:p>
          <a:r>
            <a:rPr lang="ja-JP"/>
            <a:t>クリーニング施設（コインランドリー含む）</a:t>
          </a:r>
        </a:p>
      </dgm:t>
    </dgm:pt>
    <dgm:pt modelId="{1E560D66-D108-4F87-92FF-7A49062B8EA8}" type="parTrans" cxnId="{ACAE9F55-D3B7-45CA-9F36-F403D54C2063}">
      <dgm:prSet/>
      <dgm:spPr/>
      <dgm:t>
        <a:bodyPr/>
        <a:lstStyle/>
        <a:p>
          <a:endParaRPr kumimoji="1" lang="ja-JP" altLang="en-US"/>
        </a:p>
      </dgm:t>
    </dgm:pt>
    <dgm:pt modelId="{6AE0D18A-48B3-4566-9726-826735EA5D60}" type="sibTrans" cxnId="{ACAE9F55-D3B7-45CA-9F36-F403D54C2063}">
      <dgm:prSet/>
      <dgm:spPr/>
      <dgm:t>
        <a:bodyPr/>
        <a:lstStyle/>
        <a:p>
          <a:endParaRPr kumimoji="1" lang="ja-JP" altLang="en-US"/>
        </a:p>
      </dgm:t>
    </dgm:pt>
    <dgm:pt modelId="{6602F7C6-E6DC-4D07-BFF2-51AC8EA6C420}">
      <dgm:prSet/>
      <dgm:spPr/>
      <dgm:t>
        <a:bodyPr/>
        <a:lstStyle/>
        <a:p>
          <a:r>
            <a:rPr lang="ja-JP"/>
            <a:t>交番</a:t>
          </a:r>
        </a:p>
      </dgm:t>
    </dgm:pt>
    <dgm:pt modelId="{33BB4221-D5A5-4423-8C89-02F96C53A8F5}" type="parTrans" cxnId="{CA37DCCE-23E3-40FC-B5D2-0C287391B592}">
      <dgm:prSet/>
      <dgm:spPr/>
      <dgm:t>
        <a:bodyPr/>
        <a:lstStyle/>
        <a:p>
          <a:endParaRPr kumimoji="1" lang="ja-JP" altLang="en-US"/>
        </a:p>
      </dgm:t>
    </dgm:pt>
    <dgm:pt modelId="{FAF2126B-4D78-435C-AB7F-FEB10D66B6FF}" type="sibTrans" cxnId="{CA37DCCE-23E3-40FC-B5D2-0C287391B592}">
      <dgm:prSet/>
      <dgm:spPr/>
      <dgm:t>
        <a:bodyPr/>
        <a:lstStyle/>
        <a:p>
          <a:endParaRPr kumimoji="1" lang="ja-JP" altLang="en-US"/>
        </a:p>
      </dgm:t>
    </dgm:pt>
    <dgm:pt modelId="{4558AFF7-702C-4767-AC7C-89D3D5F32256}">
      <dgm:prSet/>
      <dgm:spPr/>
      <dgm:t>
        <a:bodyPr/>
        <a:lstStyle/>
        <a:p>
          <a:r>
            <a:rPr lang="ja-JP"/>
            <a:t>指定緊急避難場所</a:t>
          </a:r>
        </a:p>
      </dgm:t>
    </dgm:pt>
    <dgm:pt modelId="{1C411227-6044-4F7D-9E3A-6831496FB5F0}" type="parTrans" cxnId="{D921108B-059D-444F-9FB2-83968B91DC0B}">
      <dgm:prSet/>
      <dgm:spPr/>
      <dgm:t>
        <a:bodyPr/>
        <a:lstStyle/>
        <a:p>
          <a:endParaRPr kumimoji="1" lang="ja-JP" altLang="en-US"/>
        </a:p>
      </dgm:t>
    </dgm:pt>
    <dgm:pt modelId="{28EA2281-32C2-4DB8-9A59-DAC008BCD204}" type="sibTrans" cxnId="{D921108B-059D-444F-9FB2-83968B91DC0B}">
      <dgm:prSet/>
      <dgm:spPr/>
      <dgm:t>
        <a:bodyPr/>
        <a:lstStyle/>
        <a:p>
          <a:endParaRPr kumimoji="1" lang="ja-JP" altLang="en-US"/>
        </a:p>
      </dgm:t>
    </dgm:pt>
    <dgm:pt modelId="{8D165C13-84BA-4527-8FA4-E74D459161A4}" type="pres">
      <dgm:prSet presAssocID="{EC457898-D988-4875-BB7E-91FBABCA5F06}" presName="hierChild1" presStyleCnt="0">
        <dgm:presLayoutVars>
          <dgm:orgChart val="1"/>
          <dgm:chPref val="1"/>
          <dgm:dir/>
          <dgm:animOne val="branch"/>
          <dgm:animLvl val="lvl"/>
          <dgm:resizeHandles/>
        </dgm:presLayoutVars>
      </dgm:prSet>
      <dgm:spPr/>
    </dgm:pt>
    <dgm:pt modelId="{FA410464-8B79-4EBB-936A-B39875A24432}" type="pres">
      <dgm:prSet presAssocID="{8393BB32-DCEC-444E-BE71-739A64EC1342}" presName="hierRoot1" presStyleCnt="0">
        <dgm:presLayoutVars>
          <dgm:hierBranch val="init"/>
        </dgm:presLayoutVars>
      </dgm:prSet>
      <dgm:spPr/>
    </dgm:pt>
    <dgm:pt modelId="{A15A73FE-1F7D-4EF8-A05F-A03066E01EAD}" type="pres">
      <dgm:prSet presAssocID="{8393BB32-DCEC-444E-BE71-739A64EC1342}" presName="rootComposite1" presStyleCnt="0"/>
      <dgm:spPr/>
    </dgm:pt>
    <dgm:pt modelId="{6E84A285-17E0-471B-8D2C-D48F7B0546FE}" type="pres">
      <dgm:prSet presAssocID="{8393BB32-DCEC-444E-BE71-739A64EC1342}" presName="rootText1" presStyleLbl="node0" presStyleIdx="0" presStyleCnt="1">
        <dgm:presLayoutVars>
          <dgm:chPref val="3"/>
        </dgm:presLayoutVars>
      </dgm:prSet>
      <dgm:spPr/>
    </dgm:pt>
    <dgm:pt modelId="{4EB07035-D653-40E9-9791-A170F8685599}" type="pres">
      <dgm:prSet presAssocID="{8393BB32-DCEC-444E-BE71-739A64EC1342}" presName="rootConnector1" presStyleLbl="node1" presStyleIdx="0" presStyleCnt="0"/>
      <dgm:spPr/>
    </dgm:pt>
    <dgm:pt modelId="{50A04449-CACD-4630-9F58-65E34296C84F}" type="pres">
      <dgm:prSet presAssocID="{8393BB32-DCEC-444E-BE71-739A64EC1342}" presName="hierChild2" presStyleCnt="0"/>
      <dgm:spPr/>
    </dgm:pt>
    <dgm:pt modelId="{B2FCD1E7-AABC-4748-A932-0866E852BBA1}" type="pres">
      <dgm:prSet presAssocID="{88167674-A2E1-4CC7-B839-27F56C899E18}" presName="Name64" presStyleLbl="parChTrans1D2" presStyleIdx="0" presStyleCnt="12"/>
      <dgm:spPr/>
    </dgm:pt>
    <dgm:pt modelId="{594B6995-D7B7-43DF-96DA-71D748EB9695}" type="pres">
      <dgm:prSet presAssocID="{65FBD2BE-2A64-4D3B-8E83-22D02143A18B}" presName="hierRoot2" presStyleCnt="0">
        <dgm:presLayoutVars>
          <dgm:hierBranch val="init"/>
        </dgm:presLayoutVars>
      </dgm:prSet>
      <dgm:spPr/>
    </dgm:pt>
    <dgm:pt modelId="{4BA6CFB6-EDDB-4C9E-86FA-E1530131AC48}" type="pres">
      <dgm:prSet presAssocID="{65FBD2BE-2A64-4D3B-8E83-22D02143A18B}" presName="rootComposite" presStyleCnt="0"/>
      <dgm:spPr/>
    </dgm:pt>
    <dgm:pt modelId="{DA5B4509-656C-4EDD-AA92-9DB26DC46F7E}" type="pres">
      <dgm:prSet presAssocID="{65FBD2BE-2A64-4D3B-8E83-22D02143A18B}" presName="rootText" presStyleLbl="node2" presStyleIdx="0" presStyleCnt="12">
        <dgm:presLayoutVars>
          <dgm:chPref val="3"/>
        </dgm:presLayoutVars>
      </dgm:prSet>
      <dgm:spPr/>
    </dgm:pt>
    <dgm:pt modelId="{9AFE4E9A-9341-4E20-83BD-A0DBDA2E15C6}" type="pres">
      <dgm:prSet presAssocID="{65FBD2BE-2A64-4D3B-8E83-22D02143A18B}" presName="rootConnector" presStyleLbl="node2" presStyleIdx="0" presStyleCnt="12"/>
      <dgm:spPr/>
    </dgm:pt>
    <dgm:pt modelId="{2646E6D9-2514-4E35-B29A-50F37B9FB24B}" type="pres">
      <dgm:prSet presAssocID="{65FBD2BE-2A64-4D3B-8E83-22D02143A18B}" presName="hierChild4" presStyleCnt="0"/>
      <dgm:spPr/>
    </dgm:pt>
    <dgm:pt modelId="{BB9BD6ED-481C-4E2B-9281-FEF66CCB46B6}" type="pres">
      <dgm:prSet presAssocID="{65FBD2BE-2A64-4D3B-8E83-22D02143A18B}" presName="hierChild5" presStyleCnt="0"/>
      <dgm:spPr/>
    </dgm:pt>
    <dgm:pt modelId="{52070AA8-CF4D-41F5-9860-6522B2058B92}" type="pres">
      <dgm:prSet presAssocID="{17B6734D-CE2A-49FB-87F6-B106EAEC06A7}" presName="Name64" presStyleLbl="parChTrans1D2" presStyleIdx="1" presStyleCnt="12"/>
      <dgm:spPr/>
    </dgm:pt>
    <dgm:pt modelId="{5E0995DC-7F70-4E85-BEC9-7025D4DEB919}" type="pres">
      <dgm:prSet presAssocID="{FD3D542B-5F21-4410-AF33-64C90FCEED6F}" presName="hierRoot2" presStyleCnt="0">
        <dgm:presLayoutVars>
          <dgm:hierBranch val="init"/>
        </dgm:presLayoutVars>
      </dgm:prSet>
      <dgm:spPr/>
    </dgm:pt>
    <dgm:pt modelId="{A318054D-AD22-4732-814E-6D93B96F3FF5}" type="pres">
      <dgm:prSet presAssocID="{FD3D542B-5F21-4410-AF33-64C90FCEED6F}" presName="rootComposite" presStyleCnt="0"/>
      <dgm:spPr/>
    </dgm:pt>
    <dgm:pt modelId="{BDA7EC1A-C641-4C7B-98F9-1B1FF3514B08}" type="pres">
      <dgm:prSet presAssocID="{FD3D542B-5F21-4410-AF33-64C90FCEED6F}" presName="rootText" presStyleLbl="node2" presStyleIdx="1" presStyleCnt="12">
        <dgm:presLayoutVars>
          <dgm:chPref val="3"/>
        </dgm:presLayoutVars>
      </dgm:prSet>
      <dgm:spPr/>
    </dgm:pt>
    <dgm:pt modelId="{DDCEC139-CD56-4D30-8FDE-68CE91CE2282}" type="pres">
      <dgm:prSet presAssocID="{FD3D542B-5F21-4410-AF33-64C90FCEED6F}" presName="rootConnector" presStyleLbl="node2" presStyleIdx="1" presStyleCnt="12"/>
      <dgm:spPr/>
    </dgm:pt>
    <dgm:pt modelId="{64902A5D-A4F7-46DF-B9A8-9F98F3C0EBB1}" type="pres">
      <dgm:prSet presAssocID="{FD3D542B-5F21-4410-AF33-64C90FCEED6F}" presName="hierChild4" presStyleCnt="0"/>
      <dgm:spPr/>
    </dgm:pt>
    <dgm:pt modelId="{002FDBBC-22D2-406C-A096-9574AE69D301}" type="pres">
      <dgm:prSet presAssocID="{FD3D542B-5F21-4410-AF33-64C90FCEED6F}" presName="hierChild5" presStyleCnt="0"/>
      <dgm:spPr/>
    </dgm:pt>
    <dgm:pt modelId="{19724EF1-C41B-4FC5-9596-7F03ED371AE0}" type="pres">
      <dgm:prSet presAssocID="{CFE21079-FA57-4845-911D-F6C443E81ED7}" presName="Name64" presStyleLbl="parChTrans1D2" presStyleIdx="2" presStyleCnt="12"/>
      <dgm:spPr/>
    </dgm:pt>
    <dgm:pt modelId="{A57D51FB-922B-4CC0-BA8E-0E3421A2C184}" type="pres">
      <dgm:prSet presAssocID="{1FA37E5C-D371-4330-838D-8E583A8A8F8D}" presName="hierRoot2" presStyleCnt="0">
        <dgm:presLayoutVars>
          <dgm:hierBranch val="init"/>
        </dgm:presLayoutVars>
      </dgm:prSet>
      <dgm:spPr/>
    </dgm:pt>
    <dgm:pt modelId="{B4FCA031-AE1F-485B-9AEA-83ABBF47CAEB}" type="pres">
      <dgm:prSet presAssocID="{1FA37E5C-D371-4330-838D-8E583A8A8F8D}" presName="rootComposite" presStyleCnt="0"/>
      <dgm:spPr/>
    </dgm:pt>
    <dgm:pt modelId="{68B3C8B7-55DB-4A64-B019-57D4997BA37A}" type="pres">
      <dgm:prSet presAssocID="{1FA37E5C-D371-4330-838D-8E583A8A8F8D}" presName="rootText" presStyleLbl="node2" presStyleIdx="2" presStyleCnt="12">
        <dgm:presLayoutVars>
          <dgm:chPref val="3"/>
        </dgm:presLayoutVars>
      </dgm:prSet>
      <dgm:spPr/>
    </dgm:pt>
    <dgm:pt modelId="{5C0A3863-0F58-4723-8D02-E9735E30F4EC}" type="pres">
      <dgm:prSet presAssocID="{1FA37E5C-D371-4330-838D-8E583A8A8F8D}" presName="rootConnector" presStyleLbl="node2" presStyleIdx="2" presStyleCnt="12"/>
      <dgm:spPr/>
    </dgm:pt>
    <dgm:pt modelId="{89C6E941-1D44-4678-858D-64565F68D245}" type="pres">
      <dgm:prSet presAssocID="{1FA37E5C-D371-4330-838D-8E583A8A8F8D}" presName="hierChild4" presStyleCnt="0"/>
      <dgm:spPr/>
    </dgm:pt>
    <dgm:pt modelId="{E46E6B87-1348-4F31-8A62-3BED6310A750}" type="pres">
      <dgm:prSet presAssocID="{1FA37E5C-D371-4330-838D-8E583A8A8F8D}" presName="hierChild5" presStyleCnt="0"/>
      <dgm:spPr/>
    </dgm:pt>
    <dgm:pt modelId="{1DEE2B06-1C3D-438F-A690-08FC0A09BA1F}" type="pres">
      <dgm:prSet presAssocID="{5EF6451B-F92E-4E0A-9E86-380274285AE0}" presName="Name64" presStyleLbl="parChTrans1D2" presStyleIdx="3" presStyleCnt="12"/>
      <dgm:spPr/>
    </dgm:pt>
    <dgm:pt modelId="{F9484E06-81CB-4889-87BF-BF40679F11C0}" type="pres">
      <dgm:prSet presAssocID="{7F3CEDEC-93D9-40D2-B1BC-C6D757251D2E}" presName="hierRoot2" presStyleCnt="0">
        <dgm:presLayoutVars>
          <dgm:hierBranch val="init"/>
        </dgm:presLayoutVars>
      </dgm:prSet>
      <dgm:spPr/>
    </dgm:pt>
    <dgm:pt modelId="{8726C58E-3872-4980-B1EE-321638A2B517}" type="pres">
      <dgm:prSet presAssocID="{7F3CEDEC-93D9-40D2-B1BC-C6D757251D2E}" presName="rootComposite" presStyleCnt="0"/>
      <dgm:spPr/>
    </dgm:pt>
    <dgm:pt modelId="{6004DA4E-51CA-4E98-9DFF-A7CAD2D653F5}" type="pres">
      <dgm:prSet presAssocID="{7F3CEDEC-93D9-40D2-B1BC-C6D757251D2E}" presName="rootText" presStyleLbl="node2" presStyleIdx="3" presStyleCnt="12">
        <dgm:presLayoutVars>
          <dgm:chPref val="3"/>
        </dgm:presLayoutVars>
      </dgm:prSet>
      <dgm:spPr/>
    </dgm:pt>
    <dgm:pt modelId="{5452DE41-2E27-4C9D-98F2-848C3761A71D}" type="pres">
      <dgm:prSet presAssocID="{7F3CEDEC-93D9-40D2-B1BC-C6D757251D2E}" presName="rootConnector" presStyleLbl="node2" presStyleIdx="3" presStyleCnt="12"/>
      <dgm:spPr/>
    </dgm:pt>
    <dgm:pt modelId="{1FD764B5-F43A-469E-9711-FD3ABC20D1EF}" type="pres">
      <dgm:prSet presAssocID="{7F3CEDEC-93D9-40D2-B1BC-C6D757251D2E}" presName="hierChild4" presStyleCnt="0"/>
      <dgm:spPr/>
    </dgm:pt>
    <dgm:pt modelId="{FDD9F780-0DA2-4E22-9A97-C7B8935A6AD1}" type="pres">
      <dgm:prSet presAssocID="{7F3CEDEC-93D9-40D2-B1BC-C6D757251D2E}" presName="hierChild5" presStyleCnt="0"/>
      <dgm:spPr/>
    </dgm:pt>
    <dgm:pt modelId="{AAE1025D-9EF7-4A2C-A87E-D5522241BF8D}" type="pres">
      <dgm:prSet presAssocID="{385FAB6F-0F6F-4A45-8F1A-1E5571734297}" presName="Name64" presStyleLbl="parChTrans1D2" presStyleIdx="4" presStyleCnt="12"/>
      <dgm:spPr/>
    </dgm:pt>
    <dgm:pt modelId="{E12DD5DE-0006-4CC6-824C-F7502C965C4B}" type="pres">
      <dgm:prSet presAssocID="{94D6C28F-7638-46AC-BF50-FFD1430B9CDA}" presName="hierRoot2" presStyleCnt="0">
        <dgm:presLayoutVars>
          <dgm:hierBranch val="init"/>
        </dgm:presLayoutVars>
      </dgm:prSet>
      <dgm:spPr/>
    </dgm:pt>
    <dgm:pt modelId="{9F370091-5E05-41CF-B2DD-D88325CB4CA2}" type="pres">
      <dgm:prSet presAssocID="{94D6C28F-7638-46AC-BF50-FFD1430B9CDA}" presName="rootComposite" presStyleCnt="0"/>
      <dgm:spPr/>
    </dgm:pt>
    <dgm:pt modelId="{403B6D97-0A1E-41B0-AA88-73C49178BC23}" type="pres">
      <dgm:prSet presAssocID="{94D6C28F-7638-46AC-BF50-FFD1430B9CDA}" presName="rootText" presStyleLbl="node2" presStyleIdx="4" presStyleCnt="12">
        <dgm:presLayoutVars>
          <dgm:chPref val="3"/>
        </dgm:presLayoutVars>
      </dgm:prSet>
      <dgm:spPr/>
    </dgm:pt>
    <dgm:pt modelId="{0A14B49D-B1E2-48A9-917F-E9BD78C7056B}" type="pres">
      <dgm:prSet presAssocID="{94D6C28F-7638-46AC-BF50-FFD1430B9CDA}" presName="rootConnector" presStyleLbl="node2" presStyleIdx="4" presStyleCnt="12"/>
      <dgm:spPr/>
    </dgm:pt>
    <dgm:pt modelId="{F759C1F1-CC84-49A9-9F60-7487DC239758}" type="pres">
      <dgm:prSet presAssocID="{94D6C28F-7638-46AC-BF50-FFD1430B9CDA}" presName="hierChild4" presStyleCnt="0"/>
      <dgm:spPr/>
    </dgm:pt>
    <dgm:pt modelId="{E4EAEF03-7348-4911-B864-D64AA63274EF}" type="pres">
      <dgm:prSet presAssocID="{94D6C28F-7638-46AC-BF50-FFD1430B9CDA}" presName="hierChild5" presStyleCnt="0"/>
      <dgm:spPr/>
    </dgm:pt>
    <dgm:pt modelId="{5262EF1E-B7E2-4405-84FF-0F69DE734F19}" type="pres">
      <dgm:prSet presAssocID="{F5B930D9-6BF8-4C82-8DEB-40366373578A}" presName="Name64" presStyleLbl="parChTrans1D2" presStyleIdx="5" presStyleCnt="12"/>
      <dgm:spPr/>
    </dgm:pt>
    <dgm:pt modelId="{EA869E8E-35B3-4C37-AC83-1D7A268B13F7}" type="pres">
      <dgm:prSet presAssocID="{BB465AD8-C113-41C8-B74F-FD7AD144E2AB}" presName="hierRoot2" presStyleCnt="0">
        <dgm:presLayoutVars>
          <dgm:hierBranch val="init"/>
        </dgm:presLayoutVars>
      </dgm:prSet>
      <dgm:spPr/>
    </dgm:pt>
    <dgm:pt modelId="{E811B02C-8E3C-4C78-B2B6-1E01F3135101}" type="pres">
      <dgm:prSet presAssocID="{BB465AD8-C113-41C8-B74F-FD7AD144E2AB}" presName="rootComposite" presStyleCnt="0"/>
      <dgm:spPr/>
    </dgm:pt>
    <dgm:pt modelId="{94992316-26A2-4FDD-88F0-A695A834A6CE}" type="pres">
      <dgm:prSet presAssocID="{BB465AD8-C113-41C8-B74F-FD7AD144E2AB}" presName="rootText" presStyleLbl="node2" presStyleIdx="5" presStyleCnt="12">
        <dgm:presLayoutVars>
          <dgm:chPref val="3"/>
        </dgm:presLayoutVars>
      </dgm:prSet>
      <dgm:spPr/>
    </dgm:pt>
    <dgm:pt modelId="{FDF27E56-F6EC-43EC-849A-FE415652D481}" type="pres">
      <dgm:prSet presAssocID="{BB465AD8-C113-41C8-B74F-FD7AD144E2AB}" presName="rootConnector" presStyleLbl="node2" presStyleIdx="5" presStyleCnt="12"/>
      <dgm:spPr/>
    </dgm:pt>
    <dgm:pt modelId="{CE9680CD-40A3-40BA-A153-65ED2D69CE8C}" type="pres">
      <dgm:prSet presAssocID="{BB465AD8-C113-41C8-B74F-FD7AD144E2AB}" presName="hierChild4" presStyleCnt="0"/>
      <dgm:spPr/>
    </dgm:pt>
    <dgm:pt modelId="{24CDB053-9935-441F-B032-27D979730EFD}" type="pres">
      <dgm:prSet presAssocID="{BB465AD8-C113-41C8-B74F-FD7AD144E2AB}" presName="hierChild5" presStyleCnt="0"/>
      <dgm:spPr/>
    </dgm:pt>
    <dgm:pt modelId="{3EB65EBF-88A8-40E9-89BD-F181663BB43F}" type="pres">
      <dgm:prSet presAssocID="{EBD57A47-130D-4FC5-BB7F-F92AAD23602A}" presName="Name64" presStyleLbl="parChTrans1D2" presStyleIdx="6" presStyleCnt="12"/>
      <dgm:spPr/>
    </dgm:pt>
    <dgm:pt modelId="{F65012D4-60B8-4DDB-A15E-385247CF1154}" type="pres">
      <dgm:prSet presAssocID="{81B35B3E-93AE-498C-8C6E-1DFEFA63D079}" presName="hierRoot2" presStyleCnt="0">
        <dgm:presLayoutVars>
          <dgm:hierBranch val="init"/>
        </dgm:presLayoutVars>
      </dgm:prSet>
      <dgm:spPr/>
    </dgm:pt>
    <dgm:pt modelId="{9F3B92E6-F7C2-4EB2-9579-A3FEB768AAF8}" type="pres">
      <dgm:prSet presAssocID="{81B35B3E-93AE-498C-8C6E-1DFEFA63D079}" presName="rootComposite" presStyleCnt="0"/>
      <dgm:spPr/>
    </dgm:pt>
    <dgm:pt modelId="{89DC0A4E-26DC-4DEC-B563-B480DC2FB3A8}" type="pres">
      <dgm:prSet presAssocID="{81B35B3E-93AE-498C-8C6E-1DFEFA63D079}" presName="rootText" presStyleLbl="node2" presStyleIdx="6" presStyleCnt="12">
        <dgm:presLayoutVars>
          <dgm:chPref val="3"/>
        </dgm:presLayoutVars>
      </dgm:prSet>
      <dgm:spPr/>
    </dgm:pt>
    <dgm:pt modelId="{9B6CEC6C-E8ED-4A8D-942F-9B73FB4EF957}" type="pres">
      <dgm:prSet presAssocID="{81B35B3E-93AE-498C-8C6E-1DFEFA63D079}" presName="rootConnector" presStyleLbl="node2" presStyleIdx="6" presStyleCnt="12"/>
      <dgm:spPr/>
    </dgm:pt>
    <dgm:pt modelId="{3460BA20-52FA-4F21-9E90-1A9B52887879}" type="pres">
      <dgm:prSet presAssocID="{81B35B3E-93AE-498C-8C6E-1DFEFA63D079}" presName="hierChild4" presStyleCnt="0"/>
      <dgm:spPr/>
    </dgm:pt>
    <dgm:pt modelId="{E8FFFD01-E1D2-4E61-A9A4-861A47863BFE}" type="pres">
      <dgm:prSet presAssocID="{81B35B3E-93AE-498C-8C6E-1DFEFA63D079}" presName="hierChild5" presStyleCnt="0"/>
      <dgm:spPr/>
    </dgm:pt>
    <dgm:pt modelId="{05D729F6-1727-44BB-9226-F0D84D47C4F9}" type="pres">
      <dgm:prSet presAssocID="{1816B2EB-47A5-40D9-9309-C22611E79E5B}" presName="Name64" presStyleLbl="parChTrans1D2" presStyleIdx="7" presStyleCnt="12"/>
      <dgm:spPr/>
    </dgm:pt>
    <dgm:pt modelId="{5CCB9C23-20DD-4CA3-9BBA-1C42C88AB820}" type="pres">
      <dgm:prSet presAssocID="{2DAD52D1-3FE0-49D3-86B5-E9FF20EAA942}" presName="hierRoot2" presStyleCnt="0">
        <dgm:presLayoutVars>
          <dgm:hierBranch val="init"/>
        </dgm:presLayoutVars>
      </dgm:prSet>
      <dgm:spPr/>
    </dgm:pt>
    <dgm:pt modelId="{2E23F614-E77D-4391-8F82-DDBF75532632}" type="pres">
      <dgm:prSet presAssocID="{2DAD52D1-3FE0-49D3-86B5-E9FF20EAA942}" presName="rootComposite" presStyleCnt="0"/>
      <dgm:spPr/>
    </dgm:pt>
    <dgm:pt modelId="{32DE0D6E-1FB5-49FB-A863-45EB50543AC0}" type="pres">
      <dgm:prSet presAssocID="{2DAD52D1-3FE0-49D3-86B5-E9FF20EAA942}" presName="rootText" presStyleLbl="node2" presStyleIdx="7" presStyleCnt="12">
        <dgm:presLayoutVars>
          <dgm:chPref val="3"/>
        </dgm:presLayoutVars>
      </dgm:prSet>
      <dgm:spPr/>
    </dgm:pt>
    <dgm:pt modelId="{FDCEA075-9850-41C5-BC6E-9A4AA1DE2CF3}" type="pres">
      <dgm:prSet presAssocID="{2DAD52D1-3FE0-49D3-86B5-E9FF20EAA942}" presName="rootConnector" presStyleLbl="node2" presStyleIdx="7" presStyleCnt="12"/>
      <dgm:spPr/>
    </dgm:pt>
    <dgm:pt modelId="{8ABCAC15-4FDE-426E-B34C-59F5A54B8DFC}" type="pres">
      <dgm:prSet presAssocID="{2DAD52D1-3FE0-49D3-86B5-E9FF20EAA942}" presName="hierChild4" presStyleCnt="0"/>
      <dgm:spPr/>
    </dgm:pt>
    <dgm:pt modelId="{D37A754B-115C-4D8E-9ABB-812845E2A8AC}" type="pres">
      <dgm:prSet presAssocID="{2DAD52D1-3FE0-49D3-86B5-E9FF20EAA942}" presName="hierChild5" presStyleCnt="0"/>
      <dgm:spPr/>
    </dgm:pt>
    <dgm:pt modelId="{C27B3F36-759D-4432-9D6B-CDBFF7393FCC}" type="pres">
      <dgm:prSet presAssocID="{9013A052-81F2-431E-AC23-4F4AD1EA189A}" presName="Name64" presStyleLbl="parChTrans1D2" presStyleIdx="8" presStyleCnt="12"/>
      <dgm:spPr/>
    </dgm:pt>
    <dgm:pt modelId="{AFD20C46-C079-4B03-852E-32245AF3CB6D}" type="pres">
      <dgm:prSet presAssocID="{606FD73E-9D78-4B50-A897-FCE6B0EE3924}" presName="hierRoot2" presStyleCnt="0">
        <dgm:presLayoutVars>
          <dgm:hierBranch val="init"/>
        </dgm:presLayoutVars>
      </dgm:prSet>
      <dgm:spPr/>
    </dgm:pt>
    <dgm:pt modelId="{AC8D4A5C-DDCD-4E4E-89BE-B9FAFB9A5BA0}" type="pres">
      <dgm:prSet presAssocID="{606FD73E-9D78-4B50-A897-FCE6B0EE3924}" presName="rootComposite" presStyleCnt="0"/>
      <dgm:spPr/>
    </dgm:pt>
    <dgm:pt modelId="{667F8840-1D58-4DD4-96E4-A9B0FA5C969E}" type="pres">
      <dgm:prSet presAssocID="{606FD73E-9D78-4B50-A897-FCE6B0EE3924}" presName="rootText" presStyleLbl="node2" presStyleIdx="8" presStyleCnt="12">
        <dgm:presLayoutVars>
          <dgm:chPref val="3"/>
        </dgm:presLayoutVars>
      </dgm:prSet>
      <dgm:spPr/>
    </dgm:pt>
    <dgm:pt modelId="{66E7DC59-7D80-4ADA-BF33-BACD88EEF905}" type="pres">
      <dgm:prSet presAssocID="{606FD73E-9D78-4B50-A897-FCE6B0EE3924}" presName="rootConnector" presStyleLbl="node2" presStyleIdx="8" presStyleCnt="12"/>
      <dgm:spPr/>
    </dgm:pt>
    <dgm:pt modelId="{808656C5-23A7-48D3-B7E6-461372906EE6}" type="pres">
      <dgm:prSet presAssocID="{606FD73E-9D78-4B50-A897-FCE6B0EE3924}" presName="hierChild4" presStyleCnt="0"/>
      <dgm:spPr/>
    </dgm:pt>
    <dgm:pt modelId="{9605B8AC-1E75-4013-B114-2DFF18956EED}" type="pres">
      <dgm:prSet presAssocID="{606FD73E-9D78-4B50-A897-FCE6B0EE3924}" presName="hierChild5" presStyleCnt="0"/>
      <dgm:spPr/>
    </dgm:pt>
    <dgm:pt modelId="{F6E80224-86C0-484B-AF17-DDD29C379CBE}" type="pres">
      <dgm:prSet presAssocID="{1E560D66-D108-4F87-92FF-7A49062B8EA8}" presName="Name64" presStyleLbl="parChTrans1D2" presStyleIdx="9" presStyleCnt="12"/>
      <dgm:spPr/>
    </dgm:pt>
    <dgm:pt modelId="{26190679-B4A6-45EB-9FFC-266A481FF38B}" type="pres">
      <dgm:prSet presAssocID="{F15631CB-4ACA-4936-B447-1520FC9D91B2}" presName="hierRoot2" presStyleCnt="0">
        <dgm:presLayoutVars>
          <dgm:hierBranch val="init"/>
        </dgm:presLayoutVars>
      </dgm:prSet>
      <dgm:spPr/>
    </dgm:pt>
    <dgm:pt modelId="{9FA3367B-3319-4828-96E3-ABA672FE7381}" type="pres">
      <dgm:prSet presAssocID="{F15631CB-4ACA-4936-B447-1520FC9D91B2}" presName="rootComposite" presStyleCnt="0"/>
      <dgm:spPr/>
    </dgm:pt>
    <dgm:pt modelId="{45DA31B7-5210-4DB6-A5C8-7BF8BE65543B}" type="pres">
      <dgm:prSet presAssocID="{F15631CB-4ACA-4936-B447-1520FC9D91B2}" presName="rootText" presStyleLbl="node2" presStyleIdx="9" presStyleCnt="12">
        <dgm:presLayoutVars>
          <dgm:chPref val="3"/>
        </dgm:presLayoutVars>
      </dgm:prSet>
      <dgm:spPr/>
    </dgm:pt>
    <dgm:pt modelId="{4FC56AEE-0613-421E-8F67-92C8452E7D36}" type="pres">
      <dgm:prSet presAssocID="{F15631CB-4ACA-4936-B447-1520FC9D91B2}" presName="rootConnector" presStyleLbl="node2" presStyleIdx="9" presStyleCnt="12"/>
      <dgm:spPr/>
    </dgm:pt>
    <dgm:pt modelId="{E86A8BD9-ECA8-4B63-9693-A532D84C3393}" type="pres">
      <dgm:prSet presAssocID="{F15631CB-4ACA-4936-B447-1520FC9D91B2}" presName="hierChild4" presStyleCnt="0"/>
      <dgm:spPr/>
    </dgm:pt>
    <dgm:pt modelId="{9746733A-D195-4D07-9094-76EBF48B32A4}" type="pres">
      <dgm:prSet presAssocID="{F15631CB-4ACA-4936-B447-1520FC9D91B2}" presName="hierChild5" presStyleCnt="0"/>
      <dgm:spPr/>
    </dgm:pt>
    <dgm:pt modelId="{E2ABBB02-8029-4E27-A469-5B8BB1E5C5DB}" type="pres">
      <dgm:prSet presAssocID="{33BB4221-D5A5-4423-8C89-02F96C53A8F5}" presName="Name64" presStyleLbl="parChTrans1D2" presStyleIdx="10" presStyleCnt="12"/>
      <dgm:spPr/>
    </dgm:pt>
    <dgm:pt modelId="{C621768B-7737-4C9E-9AC6-CC9E0BE1BEF7}" type="pres">
      <dgm:prSet presAssocID="{6602F7C6-E6DC-4D07-BFF2-51AC8EA6C420}" presName="hierRoot2" presStyleCnt="0">
        <dgm:presLayoutVars>
          <dgm:hierBranch val="init"/>
        </dgm:presLayoutVars>
      </dgm:prSet>
      <dgm:spPr/>
    </dgm:pt>
    <dgm:pt modelId="{F8BAF4D7-E734-4749-B999-C51AA57B054C}" type="pres">
      <dgm:prSet presAssocID="{6602F7C6-E6DC-4D07-BFF2-51AC8EA6C420}" presName="rootComposite" presStyleCnt="0"/>
      <dgm:spPr/>
    </dgm:pt>
    <dgm:pt modelId="{4B95D043-A7F7-4225-A762-F3EA05270796}" type="pres">
      <dgm:prSet presAssocID="{6602F7C6-E6DC-4D07-BFF2-51AC8EA6C420}" presName="rootText" presStyleLbl="node2" presStyleIdx="10" presStyleCnt="12">
        <dgm:presLayoutVars>
          <dgm:chPref val="3"/>
        </dgm:presLayoutVars>
      </dgm:prSet>
      <dgm:spPr/>
    </dgm:pt>
    <dgm:pt modelId="{844502B7-4928-4FEC-A689-F55C6ED519D0}" type="pres">
      <dgm:prSet presAssocID="{6602F7C6-E6DC-4D07-BFF2-51AC8EA6C420}" presName="rootConnector" presStyleLbl="node2" presStyleIdx="10" presStyleCnt="12"/>
      <dgm:spPr/>
    </dgm:pt>
    <dgm:pt modelId="{FA076667-7F82-4D13-B538-2D326FA712B6}" type="pres">
      <dgm:prSet presAssocID="{6602F7C6-E6DC-4D07-BFF2-51AC8EA6C420}" presName="hierChild4" presStyleCnt="0"/>
      <dgm:spPr/>
    </dgm:pt>
    <dgm:pt modelId="{E47EA817-E268-4602-BFE5-BC8606726F14}" type="pres">
      <dgm:prSet presAssocID="{6602F7C6-E6DC-4D07-BFF2-51AC8EA6C420}" presName="hierChild5" presStyleCnt="0"/>
      <dgm:spPr/>
    </dgm:pt>
    <dgm:pt modelId="{912F7D19-F278-41D5-AC04-3AE7F97E7FED}" type="pres">
      <dgm:prSet presAssocID="{1C411227-6044-4F7D-9E3A-6831496FB5F0}" presName="Name64" presStyleLbl="parChTrans1D2" presStyleIdx="11" presStyleCnt="12"/>
      <dgm:spPr/>
    </dgm:pt>
    <dgm:pt modelId="{161BA885-5A11-48F1-AFC9-7E18A877294C}" type="pres">
      <dgm:prSet presAssocID="{4558AFF7-702C-4767-AC7C-89D3D5F32256}" presName="hierRoot2" presStyleCnt="0">
        <dgm:presLayoutVars>
          <dgm:hierBranch val="init"/>
        </dgm:presLayoutVars>
      </dgm:prSet>
      <dgm:spPr/>
    </dgm:pt>
    <dgm:pt modelId="{AF197F7B-16D0-4A23-BE01-B034E74A2DC0}" type="pres">
      <dgm:prSet presAssocID="{4558AFF7-702C-4767-AC7C-89D3D5F32256}" presName="rootComposite" presStyleCnt="0"/>
      <dgm:spPr/>
    </dgm:pt>
    <dgm:pt modelId="{52131E1F-A32F-45CE-8573-3736FAA6EACA}" type="pres">
      <dgm:prSet presAssocID="{4558AFF7-702C-4767-AC7C-89D3D5F32256}" presName="rootText" presStyleLbl="node2" presStyleIdx="11" presStyleCnt="12">
        <dgm:presLayoutVars>
          <dgm:chPref val="3"/>
        </dgm:presLayoutVars>
      </dgm:prSet>
      <dgm:spPr/>
    </dgm:pt>
    <dgm:pt modelId="{D5131D9D-9952-4CEF-9C9E-9E2437431AAA}" type="pres">
      <dgm:prSet presAssocID="{4558AFF7-702C-4767-AC7C-89D3D5F32256}" presName="rootConnector" presStyleLbl="node2" presStyleIdx="11" presStyleCnt="12"/>
      <dgm:spPr/>
    </dgm:pt>
    <dgm:pt modelId="{B7F03F44-8FBF-4E43-AEBB-68B24F457658}" type="pres">
      <dgm:prSet presAssocID="{4558AFF7-702C-4767-AC7C-89D3D5F32256}" presName="hierChild4" presStyleCnt="0"/>
      <dgm:spPr/>
    </dgm:pt>
    <dgm:pt modelId="{1169E0BF-E86A-4524-8AA6-7D6395742046}" type="pres">
      <dgm:prSet presAssocID="{4558AFF7-702C-4767-AC7C-89D3D5F32256}" presName="hierChild5" presStyleCnt="0"/>
      <dgm:spPr/>
    </dgm:pt>
    <dgm:pt modelId="{8C6CFFC1-6AC5-402F-BD83-B688FCF42113}" type="pres">
      <dgm:prSet presAssocID="{8393BB32-DCEC-444E-BE71-739A64EC1342}" presName="hierChild3" presStyleCnt="0"/>
      <dgm:spPr/>
    </dgm:pt>
  </dgm:ptLst>
  <dgm:cxnLst>
    <dgm:cxn modelId="{5F306E06-1B75-483F-B35A-94E2EFE8AD0F}" type="presOf" srcId="{BB465AD8-C113-41C8-B74F-FD7AD144E2AB}" destId="{94992316-26A2-4FDD-88F0-A695A834A6CE}" srcOrd="0" destOrd="0" presId="urn:microsoft.com/office/officeart/2009/3/layout/HorizontalOrganizationChart"/>
    <dgm:cxn modelId="{DD211909-BC7C-481E-A6F1-0101A7745880}" type="presOf" srcId="{1816B2EB-47A5-40D9-9309-C22611E79E5B}" destId="{05D729F6-1727-44BB-9226-F0D84D47C4F9}" srcOrd="0" destOrd="0" presId="urn:microsoft.com/office/officeart/2009/3/layout/HorizontalOrganizationChart"/>
    <dgm:cxn modelId="{87F00C15-951A-406B-87F6-82B558EC6AE7}" type="presOf" srcId="{EC457898-D988-4875-BB7E-91FBABCA5F06}" destId="{8D165C13-84BA-4527-8FA4-E74D459161A4}" srcOrd="0" destOrd="0" presId="urn:microsoft.com/office/officeart/2009/3/layout/HorizontalOrganizationChart"/>
    <dgm:cxn modelId="{C0E91515-8871-48BF-BF56-0874579BE677}" type="presOf" srcId="{1E560D66-D108-4F87-92FF-7A49062B8EA8}" destId="{F6E80224-86C0-484B-AF17-DDD29C379CBE}" srcOrd="0" destOrd="0" presId="urn:microsoft.com/office/officeart/2009/3/layout/HorizontalOrganizationChart"/>
    <dgm:cxn modelId="{23756B1D-B29F-4D2A-80B6-59233EEE3A9D}" type="presOf" srcId="{9013A052-81F2-431E-AC23-4F4AD1EA189A}" destId="{C27B3F36-759D-4432-9D6B-CDBFF7393FCC}" srcOrd="0" destOrd="0" presId="urn:microsoft.com/office/officeart/2009/3/layout/HorizontalOrganizationChart"/>
    <dgm:cxn modelId="{2CF99A27-C4D9-40C0-ADB8-F5BA01A33EB8}" type="presOf" srcId="{606FD73E-9D78-4B50-A897-FCE6B0EE3924}" destId="{667F8840-1D58-4DD4-96E4-A9B0FA5C969E}" srcOrd="0" destOrd="0" presId="urn:microsoft.com/office/officeart/2009/3/layout/HorizontalOrganizationChart"/>
    <dgm:cxn modelId="{24CB1A30-C188-414C-BE5D-6BFA6F7BA95D}" type="presOf" srcId="{65FBD2BE-2A64-4D3B-8E83-22D02143A18B}" destId="{9AFE4E9A-9341-4E20-83BD-A0DBDA2E15C6}" srcOrd="1" destOrd="0" presId="urn:microsoft.com/office/officeart/2009/3/layout/HorizontalOrganizationChart"/>
    <dgm:cxn modelId="{76F7A731-B3A6-425E-9268-457AFEE3883C}" type="presOf" srcId="{65FBD2BE-2A64-4D3B-8E83-22D02143A18B}" destId="{DA5B4509-656C-4EDD-AA92-9DB26DC46F7E}" srcOrd="0" destOrd="0" presId="urn:microsoft.com/office/officeart/2009/3/layout/HorizontalOrganizationChart"/>
    <dgm:cxn modelId="{7EEC873C-9288-434E-8896-6C4B6D6F09B3}" type="presOf" srcId="{F15631CB-4ACA-4936-B447-1520FC9D91B2}" destId="{4FC56AEE-0613-421E-8F67-92C8452E7D36}" srcOrd="1" destOrd="0" presId="urn:microsoft.com/office/officeart/2009/3/layout/HorizontalOrganizationChart"/>
    <dgm:cxn modelId="{E913165E-99AD-43B5-8DC5-57940B2CD965}" srcId="{8393BB32-DCEC-444E-BE71-739A64EC1342}" destId="{81B35B3E-93AE-498C-8C6E-1DFEFA63D079}" srcOrd="6" destOrd="0" parTransId="{EBD57A47-130D-4FC5-BB7F-F92AAD23602A}" sibTransId="{CC41E3C0-1C2E-47DB-AA14-B5D00D7AA140}"/>
    <dgm:cxn modelId="{56134C61-2400-494B-9006-DF8A6428609A}" type="presOf" srcId="{F5B930D9-6BF8-4C82-8DEB-40366373578A}" destId="{5262EF1E-B7E2-4405-84FF-0F69DE734F19}" srcOrd="0" destOrd="0" presId="urn:microsoft.com/office/officeart/2009/3/layout/HorizontalOrganizationChart"/>
    <dgm:cxn modelId="{B6004942-9B68-4BD1-BEC2-6E56EFB6AB12}" srcId="{8393BB32-DCEC-444E-BE71-739A64EC1342}" destId="{2DAD52D1-3FE0-49D3-86B5-E9FF20EAA942}" srcOrd="7" destOrd="0" parTransId="{1816B2EB-47A5-40D9-9309-C22611E79E5B}" sibTransId="{56152C3A-F7DE-4914-AA95-A2DF81E75504}"/>
    <dgm:cxn modelId="{2DF8A244-1C6A-4A9D-90AA-6E306E2B9B9E}" srcId="{EC457898-D988-4875-BB7E-91FBABCA5F06}" destId="{8393BB32-DCEC-444E-BE71-739A64EC1342}" srcOrd="0" destOrd="0" parTransId="{95A2504F-3648-4A86-9FD8-FCBA01020741}" sibTransId="{3DAAD668-E7F4-4A88-8FA2-B0B712B9EE21}"/>
    <dgm:cxn modelId="{BEEDAA64-F54A-4471-BDC4-30BF691D67B4}" type="presOf" srcId="{1FA37E5C-D371-4330-838D-8E583A8A8F8D}" destId="{5C0A3863-0F58-4723-8D02-E9735E30F4EC}" srcOrd="1" destOrd="0" presId="urn:microsoft.com/office/officeart/2009/3/layout/HorizontalOrganizationChart"/>
    <dgm:cxn modelId="{BDAC7446-1CF4-44E7-8E5A-273C672586E3}" type="presOf" srcId="{1FA37E5C-D371-4330-838D-8E583A8A8F8D}" destId="{68B3C8B7-55DB-4A64-B019-57D4997BA37A}" srcOrd="0" destOrd="0" presId="urn:microsoft.com/office/officeart/2009/3/layout/HorizontalOrganizationChart"/>
    <dgm:cxn modelId="{7EA0B849-E983-41C5-8948-5565BDAD566D}" type="presOf" srcId="{81B35B3E-93AE-498C-8C6E-1DFEFA63D079}" destId="{9B6CEC6C-E8ED-4A8D-942F-9B73FB4EF957}" srcOrd="1" destOrd="0" presId="urn:microsoft.com/office/officeart/2009/3/layout/HorizontalOrganizationChart"/>
    <dgm:cxn modelId="{9966C949-A115-46EE-B0BD-8C66228D7C27}" srcId="{8393BB32-DCEC-444E-BE71-739A64EC1342}" destId="{94D6C28F-7638-46AC-BF50-FFD1430B9CDA}" srcOrd="4" destOrd="0" parTransId="{385FAB6F-0F6F-4A45-8F1A-1E5571734297}" sibTransId="{DEDDA349-F688-46B0-A2EF-A856D672DAC4}"/>
    <dgm:cxn modelId="{49F3EA4A-3F62-40EB-8CC1-CBEF192E4C52}" type="presOf" srcId="{F15631CB-4ACA-4936-B447-1520FC9D91B2}" destId="{45DA31B7-5210-4DB6-A5C8-7BF8BE65543B}" srcOrd="0" destOrd="0" presId="urn:microsoft.com/office/officeart/2009/3/layout/HorizontalOrganizationChart"/>
    <dgm:cxn modelId="{F62C8A6B-8B1E-4218-A864-A1FB803243D0}" type="presOf" srcId="{FD3D542B-5F21-4410-AF33-64C90FCEED6F}" destId="{BDA7EC1A-C641-4C7B-98F9-1B1FF3514B08}" srcOrd="0" destOrd="0" presId="urn:microsoft.com/office/officeart/2009/3/layout/HorizontalOrganizationChart"/>
    <dgm:cxn modelId="{98CEF24B-88FF-4251-B11F-E1D42B2A281D}" type="presOf" srcId="{606FD73E-9D78-4B50-A897-FCE6B0EE3924}" destId="{66E7DC59-7D80-4ADA-BF33-BACD88EEF905}" srcOrd="1" destOrd="0" presId="urn:microsoft.com/office/officeart/2009/3/layout/HorizontalOrganizationChart"/>
    <dgm:cxn modelId="{703B0F4C-9CC8-4C3C-A82D-EC8BBFD9620D}" type="presOf" srcId="{CFE21079-FA57-4845-911D-F6C443E81ED7}" destId="{19724EF1-C41B-4FC5-9596-7F03ED371AE0}" srcOrd="0" destOrd="0" presId="urn:microsoft.com/office/officeart/2009/3/layout/HorizontalOrganizationChart"/>
    <dgm:cxn modelId="{DCEEA16E-E753-4FB3-AA1D-51CE70AC0E53}" type="presOf" srcId="{1C411227-6044-4F7D-9E3A-6831496FB5F0}" destId="{912F7D19-F278-41D5-AC04-3AE7F97E7FED}" srcOrd="0" destOrd="0" presId="urn:microsoft.com/office/officeart/2009/3/layout/HorizontalOrganizationChart"/>
    <dgm:cxn modelId="{D1DAF86E-537E-4C14-9A2B-EAD865A78CDC}" type="presOf" srcId="{5EF6451B-F92E-4E0A-9E86-380274285AE0}" destId="{1DEE2B06-1C3D-438F-A690-08FC0A09BA1F}" srcOrd="0" destOrd="0" presId="urn:microsoft.com/office/officeart/2009/3/layout/HorizontalOrganizationChart"/>
    <dgm:cxn modelId="{ECD1D152-9E4D-4AB6-9373-477E1B6911A5}" type="presOf" srcId="{6602F7C6-E6DC-4D07-BFF2-51AC8EA6C420}" destId="{844502B7-4928-4FEC-A689-F55C6ED519D0}" srcOrd="1" destOrd="0" presId="urn:microsoft.com/office/officeart/2009/3/layout/HorizontalOrganizationChart"/>
    <dgm:cxn modelId="{D4FF4973-C763-4A75-A46C-202A09E2FA1A}" srcId="{8393BB32-DCEC-444E-BE71-739A64EC1342}" destId="{1FA37E5C-D371-4330-838D-8E583A8A8F8D}" srcOrd="2" destOrd="0" parTransId="{CFE21079-FA57-4845-911D-F6C443E81ED7}" sibTransId="{20D783A6-A140-4FBE-BAAD-90665EE6DCC1}"/>
    <dgm:cxn modelId="{ACAE9F55-D3B7-45CA-9F36-F403D54C2063}" srcId="{8393BB32-DCEC-444E-BE71-739A64EC1342}" destId="{F15631CB-4ACA-4936-B447-1520FC9D91B2}" srcOrd="9" destOrd="0" parTransId="{1E560D66-D108-4F87-92FF-7A49062B8EA8}" sibTransId="{6AE0D18A-48B3-4566-9726-826735EA5D60}"/>
    <dgm:cxn modelId="{0B2C0F7A-8F04-457D-A37C-CBAC2E6C8D7C}" type="presOf" srcId="{33BB4221-D5A5-4423-8C89-02F96C53A8F5}" destId="{E2ABBB02-8029-4E27-A469-5B8BB1E5C5DB}" srcOrd="0" destOrd="0" presId="urn:microsoft.com/office/officeart/2009/3/layout/HorizontalOrganizationChart"/>
    <dgm:cxn modelId="{A449ED86-162D-46DC-8DB1-317D4E434222}" type="presOf" srcId="{17B6734D-CE2A-49FB-87F6-B106EAEC06A7}" destId="{52070AA8-CF4D-41F5-9860-6522B2058B92}" srcOrd="0" destOrd="0" presId="urn:microsoft.com/office/officeart/2009/3/layout/HorizontalOrganizationChart"/>
    <dgm:cxn modelId="{D921108B-059D-444F-9FB2-83968B91DC0B}" srcId="{8393BB32-DCEC-444E-BE71-739A64EC1342}" destId="{4558AFF7-702C-4767-AC7C-89D3D5F32256}" srcOrd="11" destOrd="0" parTransId="{1C411227-6044-4F7D-9E3A-6831496FB5F0}" sibTransId="{28EA2281-32C2-4DB8-9A59-DAC008BCD204}"/>
    <dgm:cxn modelId="{06B5F88E-54AD-4FAA-9967-D9BE7CCCAAA5}" srcId="{8393BB32-DCEC-444E-BE71-739A64EC1342}" destId="{BB465AD8-C113-41C8-B74F-FD7AD144E2AB}" srcOrd="5" destOrd="0" parTransId="{F5B930D9-6BF8-4C82-8DEB-40366373578A}" sibTransId="{579EA524-5B4B-48DC-AD4A-0E7B328D5CF3}"/>
    <dgm:cxn modelId="{73CC1B96-6FBA-4D34-AB47-C7BACDD0E24A}" type="presOf" srcId="{385FAB6F-0F6F-4A45-8F1A-1E5571734297}" destId="{AAE1025D-9EF7-4A2C-A87E-D5522241BF8D}" srcOrd="0" destOrd="0" presId="urn:microsoft.com/office/officeart/2009/3/layout/HorizontalOrganizationChart"/>
    <dgm:cxn modelId="{825A5597-9F22-41FF-80FD-7617F3C0C99D}" type="presOf" srcId="{81B35B3E-93AE-498C-8C6E-1DFEFA63D079}" destId="{89DC0A4E-26DC-4DEC-B563-B480DC2FB3A8}" srcOrd="0" destOrd="0" presId="urn:microsoft.com/office/officeart/2009/3/layout/HorizontalOrganizationChart"/>
    <dgm:cxn modelId="{F00CE09A-B331-478B-8B63-0E3357D752AF}" type="presOf" srcId="{4558AFF7-702C-4767-AC7C-89D3D5F32256}" destId="{D5131D9D-9952-4CEF-9C9E-9E2437431AAA}" srcOrd="1" destOrd="0" presId="urn:microsoft.com/office/officeart/2009/3/layout/HorizontalOrganizationChart"/>
    <dgm:cxn modelId="{87803A9F-9389-4B44-9B26-99B8CD231E5B}" srcId="{8393BB32-DCEC-444E-BE71-739A64EC1342}" destId="{FD3D542B-5F21-4410-AF33-64C90FCEED6F}" srcOrd="1" destOrd="0" parTransId="{17B6734D-CE2A-49FB-87F6-B106EAEC06A7}" sibTransId="{BE0DB315-D656-426D-A7B3-0B8CE7E630F8}"/>
    <dgm:cxn modelId="{1CC937A5-37FC-4646-94BC-59BB26FB4F95}" type="presOf" srcId="{2DAD52D1-3FE0-49D3-86B5-E9FF20EAA942}" destId="{FDCEA075-9850-41C5-BC6E-9A4AA1DE2CF3}" srcOrd="1" destOrd="0" presId="urn:microsoft.com/office/officeart/2009/3/layout/HorizontalOrganizationChart"/>
    <dgm:cxn modelId="{2AF169B6-0BC3-4CAA-A80E-4E7307E8AE1A}" type="presOf" srcId="{7F3CEDEC-93D9-40D2-B1BC-C6D757251D2E}" destId="{6004DA4E-51CA-4E98-9DFF-A7CAD2D653F5}" srcOrd="0" destOrd="0" presId="urn:microsoft.com/office/officeart/2009/3/layout/HorizontalOrganizationChart"/>
    <dgm:cxn modelId="{6BE8B3B8-AF85-4CE8-A052-7AC4C66FC293}" type="presOf" srcId="{88167674-A2E1-4CC7-B839-27F56C899E18}" destId="{B2FCD1E7-AABC-4748-A932-0866E852BBA1}" srcOrd="0" destOrd="0" presId="urn:microsoft.com/office/officeart/2009/3/layout/HorizontalOrganizationChart"/>
    <dgm:cxn modelId="{C34412BA-A42D-40DF-9491-82DC07D14706}" type="presOf" srcId="{8393BB32-DCEC-444E-BE71-739A64EC1342}" destId="{4EB07035-D653-40E9-9791-A170F8685599}" srcOrd="1" destOrd="0" presId="urn:microsoft.com/office/officeart/2009/3/layout/HorizontalOrganizationChart"/>
    <dgm:cxn modelId="{D6D480BC-AEE6-4525-8AFA-B3D5B2235D29}" srcId="{8393BB32-DCEC-444E-BE71-739A64EC1342}" destId="{606FD73E-9D78-4B50-A897-FCE6B0EE3924}" srcOrd="8" destOrd="0" parTransId="{9013A052-81F2-431E-AC23-4F4AD1EA189A}" sibTransId="{B2AF4E47-BD9E-4A98-B769-387E8F117DD1}"/>
    <dgm:cxn modelId="{FB142DBF-5BC0-44EE-A458-589C0C460297}" type="presOf" srcId="{8393BB32-DCEC-444E-BE71-739A64EC1342}" destId="{6E84A285-17E0-471B-8D2C-D48F7B0546FE}" srcOrd="0" destOrd="0" presId="urn:microsoft.com/office/officeart/2009/3/layout/HorizontalOrganizationChart"/>
    <dgm:cxn modelId="{A0CA32C5-CC1A-40E7-94DD-91796F43EE8F}" type="presOf" srcId="{94D6C28F-7638-46AC-BF50-FFD1430B9CDA}" destId="{0A14B49D-B1E2-48A9-917F-E9BD78C7056B}" srcOrd="1" destOrd="0" presId="urn:microsoft.com/office/officeart/2009/3/layout/HorizontalOrganizationChart"/>
    <dgm:cxn modelId="{BE1421C8-1C51-49B6-9656-3A70CE36906E}" type="presOf" srcId="{6602F7C6-E6DC-4D07-BFF2-51AC8EA6C420}" destId="{4B95D043-A7F7-4225-A762-F3EA05270796}" srcOrd="0" destOrd="0" presId="urn:microsoft.com/office/officeart/2009/3/layout/HorizontalOrganizationChart"/>
    <dgm:cxn modelId="{991F34CD-6CDC-4930-9812-BCBF72D6F724}" type="presOf" srcId="{BB465AD8-C113-41C8-B74F-FD7AD144E2AB}" destId="{FDF27E56-F6EC-43EC-849A-FE415652D481}" srcOrd="1" destOrd="0" presId="urn:microsoft.com/office/officeart/2009/3/layout/HorizontalOrganizationChart"/>
    <dgm:cxn modelId="{CA37DCCE-23E3-40FC-B5D2-0C287391B592}" srcId="{8393BB32-DCEC-444E-BE71-739A64EC1342}" destId="{6602F7C6-E6DC-4D07-BFF2-51AC8EA6C420}" srcOrd="10" destOrd="0" parTransId="{33BB4221-D5A5-4423-8C89-02F96C53A8F5}" sibTransId="{FAF2126B-4D78-435C-AB7F-FEB10D66B6FF}"/>
    <dgm:cxn modelId="{1E3977CF-6E3F-483C-AB53-3F001C844006}" type="presOf" srcId="{FD3D542B-5F21-4410-AF33-64C90FCEED6F}" destId="{DDCEC139-CD56-4D30-8FDE-68CE91CE2282}" srcOrd="1" destOrd="0" presId="urn:microsoft.com/office/officeart/2009/3/layout/HorizontalOrganizationChart"/>
    <dgm:cxn modelId="{1F2E76D0-C12A-4DE2-B358-93EF22BB4612}" type="presOf" srcId="{7F3CEDEC-93D9-40D2-B1BC-C6D757251D2E}" destId="{5452DE41-2E27-4C9D-98F2-848C3761A71D}" srcOrd="1" destOrd="0" presId="urn:microsoft.com/office/officeart/2009/3/layout/HorizontalOrganizationChart"/>
    <dgm:cxn modelId="{FC2780E8-0FF6-426A-A994-96BC84DDAEF4}" srcId="{8393BB32-DCEC-444E-BE71-739A64EC1342}" destId="{7F3CEDEC-93D9-40D2-B1BC-C6D757251D2E}" srcOrd="3" destOrd="0" parTransId="{5EF6451B-F92E-4E0A-9E86-380274285AE0}" sibTransId="{B23E8524-BF22-4E59-8E45-488866C48EE9}"/>
    <dgm:cxn modelId="{193356EA-5F3E-4101-9FA7-4DE597453FC5}" type="presOf" srcId="{EBD57A47-130D-4FC5-BB7F-F92AAD23602A}" destId="{3EB65EBF-88A8-40E9-89BD-F181663BB43F}" srcOrd="0" destOrd="0" presId="urn:microsoft.com/office/officeart/2009/3/layout/HorizontalOrganizationChart"/>
    <dgm:cxn modelId="{7306CDF1-DDE1-44F5-9402-628284F59D84}" srcId="{8393BB32-DCEC-444E-BE71-739A64EC1342}" destId="{65FBD2BE-2A64-4D3B-8E83-22D02143A18B}" srcOrd="0" destOrd="0" parTransId="{88167674-A2E1-4CC7-B839-27F56C899E18}" sibTransId="{689910F5-D0BF-4CF1-A11F-32CC83B7C981}"/>
    <dgm:cxn modelId="{8508E5F2-0FFA-4209-AA6B-D9C785FAB6AC}" type="presOf" srcId="{2DAD52D1-3FE0-49D3-86B5-E9FF20EAA942}" destId="{32DE0D6E-1FB5-49FB-A863-45EB50543AC0}" srcOrd="0" destOrd="0" presId="urn:microsoft.com/office/officeart/2009/3/layout/HorizontalOrganizationChart"/>
    <dgm:cxn modelId="{7F2B67F5-8E7D-4DBA-A62C-6EAECC3E453D}" type="presOf" srcId="{4558AFF7-702C-4767-AC7C-89D3D5F32256}" destId="{52131E1F-A32F-45CE-8573-3736FAA6EACA}" srcOrd="0" destOrd="0" presId="urn:microsoft.com/office/officeart/2009/3/layout/HorizontalOrganizationChart"/>
    <dgm:cxn modelId="{EBEDB6F5-43DF-4F19-8C1A-4640F78801FB}" type="presOf" srcId="{94D6C28F-7638-46AC-BF50-FFD1430B9CDA}" destId="{403B6D97-0A1E-41B0-AA88-73C49178BC23}" srcOrd="0" destOrd="0" presId="urn:microsoft.com/office/officeart/2009/3/layout/HorizontalOrganizationChart"/>
    <dgm:cxn modelId="{CDA508C9-D278-49C1-91D9-9F8929DBCF93}" type="presParOf" srcId="{8D165C13-84BA-4527-8FA4-E74D459161A4}" destId="{FA410464-8B79-4EBB-936A-B39875A24432}" srcOrd="0" destOrd="0" presId="urn:microsoft.com/office/officeart/2009/3/layout/HorizontalOrganizationChart"/>
    <dgm:cxn modelId="{9367CF93-1F99-4A34-920A-5CFDFA660215}" type="presParOf" srcId="{FA410464-8B79-4EBB-936A-B39875A24432}" destId="{A15A73FE-1F7D-4EF8-A05F-A03066E01EAD}" srcOrd="0" destOrd="0" presId="urn:microsoft.com/office/officeart/2009/3/layout/HorizontalOrganizationChart"/>
    <dgm:cxn modelId="{A75F14A8-E552-43E3-8980-3CED268DF660}" type="presParOf" srcId="{A15A73FE-1F7D-4EF8-A05F-A03066E01EAD}" destId="{6E84A285-17E0-471B-8D2C-D48F7B0546FE}" srcOrd="0" destOrd="0" presId="urn:microsoft.com/office/officeart/2009/3/layout/HorizontalOrganizationChart"/>
    <dgm:cxn modelId="{AB7F3BA6-F0FF-44B5-B938-1B8E4DC50FF9}" type="presParOf" srcId="{A15A73FE-1F7D-4EF8-A05F-A03066E01EAD}" destId="{4EB07035-D653-40E9-9791-A170F8685599}" srcOrd="1" destOrd="0" presId="urn:microsoft.com/office/officeart/2009/3/layout/HorizontalOrganizationChart"/>
    <dgm:cxn modelId="{3BDDBCC0-DE87-4C9F-ADD7-DA7CF0A203EE}" type="presParOf" srcId="{FA410464-8B79-4EBB-936A-B39875A24432}" destId="{50A04449-CACD-4630-9F58-65E34296C84F}" srcOrd="1" destOrd="0" presId="urn:microsoft.com/office/officeart/2009/3/layout/HorizontalOrganizationChart"/>
    <dgm:cxn modelId="{3D81AD8D-4E6E-403E-9B5E-38DFF4FD9FAC}" type="presParOf" srcId="{50A04449-CACD-4630-9F58-65E34296C84F}" destId="{B2FCD1E7-AABC-4748-A932-0866E852BBA1}" srcOrd="0" destOrd="0" presId="urn:microsoft.com/office/officeart/2009/3/layout/HorizontalOrganizationChart"/>
    <dgm:cxn modelId="{D1B87CFF-F3D9-40DA-9393-DB772F8D0D0C}" type="presParOf" srcId="{50A04449-CACD-4630-9F58-65E34296C84F}" destId="{594B6995-D7B7-43DF-96DA-71D748EB9695}" srcOrd="1" destOrd="0" presId="urn:microsoft.com/office/officeart/2009/3/layout/HorizontalOrganizationChart"/>
    <dgm:cxn modelId="{600D77FB-44BA-47BD-AA5A-E3C80DBF1134}" type="presParOf" srcId="{594B6995-D7B7-43DF-96DA-71D748EB9695}" destId="{4BA6CFB6-EDDB-4C9E-86FA-E1530131AC48}" srcOrd="0" destOrd="0" presId="urn:microsoft.com/office/officeart/2009/3/layout/HorizontalOrganizationChart"/>
    <dgm:cxn modelId="{8AFA6B60-0776-4E94-900D-237CACB796CB}" type="presParOf" srcId="{4BA6CFB6-EDDB-4C9E-86FA-E1530131AC48}" destId="{DA5B4509-656C-4EDD-AA92-9DB26DC46F7E}" srcOrd="0" destOrd="0" presId="urn:microsoft.com/office/officeart/2009/3/layout/HorizontalOrganizationChart"/>
    <dgm:cxn modelId="{AF7059D7-D83B-4291-BD0F-BB9A3402518C}" type="presParOf" srcId="{4BA6CFB6-EDDB-4C9E-86FA-E1530131AC48}" destId="{9AFE4E9A-9341-4E20-83BD-A0DBDA2E15C6}" srcOrd="1" destOrd="0" presId="urn:microsoft.com/office/officeart/2009/3/layout/HorizontalOrganizationChart"/>
    <dgm:cxn modelId="{7ADFD7CD-FE8A-46C9-B32F-9D33D7E7AFE4}" type="presParOf" srcId="{594B6995-D7B7-43DF-96DA-71D748EB9695}" destId="{2646E6D9-2514-4E35-B29A-50F37B9FB24B}" srcOrd="1" destOrd="0" presId="urn:microsoft.com/office/officeart/2009/3/layout/HorizontalOrganizationChart"/>
    <dgm:cxn modelId="{93E9BD80-60CB-45FD-A61A-757C4D3BBC60}" type="presParOf" srcId="{594B6995-D7B7-43DF-96DA-71D748EB9695}" destId="{BB9BD6ED-481C-4E2B-9281-FEF66CCB46B6}" srcOrd="2" destOrd="0" presId="urn:microsoft.com/office/officeart/2009/3/layout/HorizontalOrganizationChart"/>
    <dgm:cxn modelId="{90147DFE-88D7-4ADA-AFF2-1AD94923B4F2}" type="presParOf" srcId="{50A04449-CACD-4630-9F58-65E34296C84F}" destId="{52070AA8-CF4D-41F5-9860-6522B2058B92}" srcOrd="2" destOrd="0" presId="urn:microsoft.com/office/officeart/2009/3/layout/HorizontalOrganizationChart"/>
    <dgm:cxn modelId="{843AA01E-552C-4CC0-B085-E935420EDF7E}" type="presParOf" srcId="{50A04449-CACD-4630-9F58-65E34296C84F}" destId="{5E0995DC-7F70-4E85-BEC9-7025D4DEB919}" srcOrd="3" destOrd="0" presId="urn:microsoft.com/office/officeart/2009/3/layout/HorizontalOrganizationChart"/>
    <dgm:cxn modelId="{B745B593-998B-4F29-8D34-32D11A0DC3FA}" type="presParOf" srcId="{5E0995DC-7F70-4E85-BEC9-7025D4DEB919}" destId="{A318054D-AD22-4732-814E-6D93B96F3FF5}" srcOrd="0" destOrd="0" presId="urn:microsoft.com/office/officeart/2009/3/layout/HorizontalOrganizationChart"/>
    <dgm:cxn modelId="{91439CB5-FB9D-4CB7-8EA8-46894B71557A}" type="presParOf" srcId="{A318054D-AD22-4732-814E-6D93B96F3FF5}" destId="{BDA7EC1A-C641-4C7B-98F9-1B1FF3514B08}" srcOrd="0" destOrd="0" presId="urn:microsoft.com/office/officeart/2009/3/layout/HorizontalOrganizationChart"/>
    <dgm:cxn modelId="{45A63EA4-F720-4303-8B80-7F862640801F}" type="presParOf" srcId="{A318054D-AD22-4732-814E-6D93B96F3FF5}" destId="{DDCEC139-CD56-4D30-8FDE-68CE91CE2282}" srcOrd="1" destOrd="0" presId="urn:microsoft.com/office/officeart/2009/3/layout/HorizontalOrganizationChart"/>
    <dgm:cxn modelId="{40ED492B-0FE5-4A94-A494-B8B6B7841F18}" type="presParOf" srcId="{5E0995DC-7F70-4E85-BEC9-7025D4DEB919}" destId="{64902A5D-A4F7-46DF-B9A8-9F98F3C0EBB1}" srcOrd="1" destOrd="0" presId="urn:microsoft.com/office/officeart/2009/3/layout/HorizontalOrganizationChart"/>
    <dgm:cxn modelId="{04E0E11F-99B4-4953-A14D-6B67E041B053}" type="presParOf" srcId="{5E0995DC-7F70-4E85-BEC9-7025D4DEB919}" destId="{002FDBBC-22D2-406C-A096-9574AE69D301}" srcOrd="2" destOrd="0" presId="urn:microsoft.com/office/officeart/2009/3/layout/HorizontalOrganizationChart"/>
    <dgm:cxn modelId="{135592E9-ED7A-4CE9-8621-E5E69F2F05D2}" type="presParOf" srcId="{50A04449-CACD-4630-9F58-65E34296C84F}" destId="{19724EF1-C41B-4FC5-9596-7F03ED371AE0}" srcOrd="4" destOrd="0" presId="urn:microsoft.com/office/officeart/2009/3/layout/HorizontalOrganizationChart"/>
    <dgm:cxn modelId="{EEE6120E-AF55-40BC-87A8-F7EE8FE4FD55}" type="presParOf" srcId="{50A04449-CACD-4630-9F58-65E34296C84F}" destId="{A57D51FB-922B-4CC0-BA8E-0E3421A2C184}" srcOrd="5" destOrd="0" presId="urn:microsoft.com/office/officeart/2009/3/layout/HorizontalOrganizationChart"/>
    <dgm:cxn modelId="{2E90C058-6F29-42B2-9F92-63FEAE5A48D3}" type="presParOf" srcId="{A57D51FB-922B-4CC0-BA8E-0E3421A2C184}" destId="{B4FCA031-AE1F-485B-9AEA-83ABBF47CAEB}" srcOrd="0" destOrd="0" presId="urn:microsoft.com/office/officeart/2009/3/layout/HorizontalOrganizationChart"/>
    <dgm:cxn modelId="{9DEE1960-74AC-446B-8FB4-5E0F819D2F82}" type="presParOf" srcId="{B4FCA031-AE1F-485B-9AEA-83ABBF47CAEB}" destId="{68B3C8B7-55DB-4A64-B019-57D4997BA37A}" srcOrd="0" destOrd="0" presId="urn:microsoft.com/office/officeart/2009/3/layout/HorizontalOrganizationChart"/>
    <dgm:cxn modelId="{7D40934E-1140-4507-B154-D260DD093152}" type="presParOf" srcId="{B4FCA031-AE1F-485B-9AEA-83ABBF47CAEB}" destId="{5C0A3863-0F58-4723-8D02-E9735E30F4EC}" srcOrd="1" destOrd="0" presId="urn:microsoft.com/office/officeart/2009/3/layout/HorizontalOrganizationChart"/>
    <dgm:cxn modelId="{DC12B7AA-5435-45BE-A12F-AE8398049D71}" type="presParOf" srcId="{A57D51FB-922B-4CC0-BA8E-0E3421A2C184}" destId="{89C6E941-1D44-4678-858D-64565F68D245}" srcOrd="1" destOrd="0" presId="urn:microsoft.com/office/officeart/2009/3/layout/HorizontalOrganizationChart"/>
    <dgm:cxn modelId="{B8D4FDBB-B2BE-4C05-B19E-F9E461C2B461}" type="presParOf" srcId="{A57D51FB-922B-4CC0-BA8E-0E3421A2C184}" destId="{E46E6B87-1348-4F31-8A62-3BED6310A750}" srcOrd="2" destOrd="0" presId="urn:microsoft.com/office/officeart/2009/3/layout/HorizontalOrganizationChart"/>
    <dgm:cxn modelId="{09AE8920-1917-4BB1-92C0-FB1211B3FF35}" type="presParOf" srcId="{50A04449-CACD-4630-9F58-65E34296C84F}" destId="{1DEE2B06-1C3D-438F-A690-08FC0A09BA1F}" srcOrd="6" destOrd="0" presId="urn:microsoft.com/office/officeart/2009/3/layout/HorizontalOrganizationChart"/>
    <dgm:cxn modelId="{92458A7B-E375-4448-8E53-DEB44D6E4DDB}" type="presParOf" srcId="{50A04449-CACD-4630-9F58-65E34296C84F}" destId="{F9484E06-81CB-4889-87BF-BF40679F11C0}" srcOrd="7" destOrd="0" presId="urn:microsoft.com/office/officeart/2009/3/layout/HorizontalOrganizationChart"/>
    <dgm:cxn modelId="{003A05C0-6079-4687-87BC-7601F90A7205}" type="presParOf" srcId="{F9484E06-81CB-4889-87BF-BF40679F11C0}" destId="{8726C58E-3872-4980-B1EE-321638A2B517}" srcOrd="0" destOrd="0" presId="urn:microsoft.com/office/officeart/2009/3/layout/HorizontalOrganizationChart"/>
    <dgm:cxn modelId="{38E06465-3B6B-4A72-8A57-B123D3FAE9E1}" type="presParOf" srcId="{8726C58E-3872-4980-B1EE-321638A2B517}" destId="{6004DA4E-51CA-4E98-9DFF-A7CAD2D653F5}" srcOrd="0" destOrd="0" presId="urn:microsoft.com/office/officeart/2009/3/layout/HorizontalOrganizationChart"/>
    <dgm:cxn modelId="{BE4B6C3A-C333-46F7-B66D-85D6449B6C22}" type="presParOf" srcId="{8726C58E-3872-4980-B1EE-321638A2B517}" destId="{5452DE41-2E27-4C9D-98F2-848C3761A71D}" srcOrd="1" destOrd="0" presId="urn:microsoft.com/office/officeart/2009/3/layout/HorizontalOrganizationChart"/>
    <dgm:cxn modelId="{73D7D97A-94D6-45F5-B791-1A68D458A258}" type="presParOf" srcId="{F9484E06-81CB-4889-87BF-BF40679F11C0}" destId="{1FD764B5-F43A-469E-9711-FD3ABC20D1EF}" srcOrd="1" destOrd="0" presId="urn:microsoft.com/office/officeart/2009/3/layout/HorizontalOrganizationChart"/>
    <dgm:cxn modelId="{DF0393C3-2784-40B4-BADE-82A70C3B70BA}" type="presParOf" srcId="{F9484E06-81CB-4889-87BF-BF40679F11C0}" destId="{FDD9F780-0DA2-4E22-9A97-C7B8935A6AD1}" srcOrd="2" destOrd="0" presId="urn:microsoft.com/office/officeart/2009/3/layout/HorizontalOrganizationChart"/>
    <dgm:cxn modelId="{374F2383-7995-4CA0-8FF3-654034C80A2C}" type="presParOf" srcId="{50A04449-CACD-4630-9F58-65E34296C84F}" destId="{AAE1025D-9EF7-4A2C-A87E-D5522241BF8D}" srcOrd="8" destOrd="0" presId="urn:microsoft.com/office/officeart/2009/3/layout/HorizontalOrganizationChart"/>
    <dgm:cxn modelId="{2AA6927E-5146-436B-B92E-3FB8A7A45BC9}" type="presParOf" srcId="{50A04449-CACD-4630-9F58-65E34296C84F}" destId="{E12DD5DE-0006-4CC6-824C-F7502C965C4B}" srcOrd="9" destOrd="0" presId="urn:microsoft.com/office/officeart/2009/3/layout/HorizontalOrganizationChart"/>
    <dgm:cxn modelId="{C7887CE3-C457-4216-A4DE-E9FD03F80837}" type="presParOf" srcId="{E12DD5DE-0006-4CC6-824C-F7502C965C4B}" destId="{9F370091-5E05-41CF-B2DD-D88325CB4CA2}" srcOrd="0" destOrd="0" presId="urn:microsoft.com/office/officeart/2009/3/layout/HorizontalOrganizationChart"/>
    <dgm:cxn modelId="{98D3C7B2-856A-4551-8309-E5AB545842A9}" type="presParOf" srcId="{9F370091-5E05-41CF-B2DD-D88325CB4CA2}" destId="{403B6D97-0A1E-41B0-AA88-73C49178BC23}" srcOrd="0" destOrd="0" presId="urn:microsoft.com/office/officeart/2009/3/layout/HorizontalOrganizationChart"/>
    <dgm:cxn modelId="{BED97967-3DF9-485E-B310-25B45E70A04D}" type="presParOf" srcId="{9F370091-5E05-41CF-B2DD-D88325CB4CA2}" destId="{0A14B49D-B1E2-48A9-917F-E9BD78C7056B}" srcOrd="1" destOrd="0" presId="urn:microsoft.com/office/officeart/2009/3/layout/HorizontalOrganizationChart"/>
    <dgm:cxn modelId="{E616039B-4A67-46F6-B27D-14A24F6F9DCD}" type="presParOf" srcId="{E12DD5DE-0006-4CC6-824C-F7502C965C4B}" destId="{F759C1F1-CC84-49A9-9F60-7487DC239758}" srcOrd="1" destOrd="0" presId="urn:microsoft.com/office/officeart/2009/3/layout/HorizontalOrganizationChart"/>
    <dgm:cxn modelId="{6C15E0FC-A342-4DF3-B511-0BA7235366DA}" type="presParOf" srcId="{E12DD5DE-0006-4CC6-824C-F7502C965C4B}" destId="{E4EAEF03-7348-4911-B864-D64AA63274EF}" srcOrd="2" destOrd="0" presId="urn:microsoft.com/office/officeart/2009/3/layout/HorizontalOrganizationChart"/>
    <dgm:cxn modelId="{33AF5BB9-66EF-478A-8CDD-AF485905F4DA}" type="presParOf" srcId="{50A04449-CACD-4630-9F58-65E34296C84F}" destId="{5262EF1E-B7E2-4405-84FF-0F69DE734F19}" srcOrd="10" destOrd="0" presId="urn:microsoft.com/office/officeart/2009/3/layout/HorizontalOrganizationChart"/>
    <dgm:cxn modelId="{AD66E777-3054-45EF-BC4B-73B902A2794D}" type="presParOf" srcId="{50A04449-CACD-4630-9F58-65E34296C84F}" destId="{EA869E8E-35B3-4C37-AC83-1D7A268B13F7}" srcOrd="11" destOrd="0" presId="urn:microsoft.com/office/officeart/2009/3/layout/HorizontalOrganizationChart"/>
    <dgm:cxn modelId="{D98912CE-88ED-4B6F-9279-E6FF30090AFF}" type="presParOf" srcId="{EA869E8E-35B3-4C37-AC83-1D7A268B13F7}" destId="{E811B02C-8E3C-4C78-B2B6-1E01F3135101}" srcOrd="0" destOrd="0" presId="urn:microsoft.com/office/officeart/2009/3/layout/HorizontalOrganizationChart"/>
    <dgm:cxn modelId="{8929D90B-6F66-4B19-9BE5-859CE02A833E}" type="presParOf" srcId="{E811B02C-8E3C-4C78-B2B6-1E01F3135101}" destId="{94992316-26A2-4FDD-88F0-A695A834A6CE}" srcOrd="0" destOrd="0" presId="urn:microsoft.com/office/officeart/2009/3/layout/HorizontalOrganizationChart"/>
    <dgm:cxn modelId="{204319AA-7993-49CA-9695-F0C7250C084A}" type="presParOf" srcId="{E811B02C-8E3C-4C78-B2B6-1E01F3135101}" destId="{FDF27E56-F6EC-43EC-849A-FE415652D481}" srcOrd="1" destOrd="0" presId="urn:microsoft.com/office/officeart/2009/3/layout/HorizontalOrganizationChart"/>
    <dgm:cxn modelId="{890D37B7-604C-470B-B9E0-6E761609CF25}" type="presParOf" srcId="{EA869E8E-35B3-4C37-AC83-1D7A268B13F7}" destId="{CE9680CD-40A3-40BA-A153-65ED2D69CE8C}" srcOrd="1" destOrd="0" presId="urn:microsoft.com/office/officeart/2009/3/layout/HorizontalOrganizationChart"/>
    <dgm:cxn modelId="{25BD3685-1EBA-4D07-B5B1-1C3B53138C3B}" type="presParOf" srcId="{EA869E8E-35B3-4C37-AC83-1D7A268B13F7}" destId="{24CDB053-9935-441F-B032-27D979730EFD}" srcOrd="2" destOrd="0" presId="urn:microsoft.com/office/officeart/2009/3/layout/HorizontalOrganizationChart"/>
    <dgm:cxn modelId="{4185DEF9-FD53-430D-8DBA-FA9355EF2D1F}" type="presParOf" srcId="{50A04449-CACD-4630-9F58-65E34296C84F}" destId="{3EB65EBF-88A8-40E9-89BD-F181663BB43F}" srcOrd="12" destOrd="0" presId="urn:microsoft.com/office/officeart/2009/3/layout/HorizontalOrganizationChart"/>
    <dgm:cxn modelId="{B2C76B97-124F-41B3-8169-5C0442AD27B4}" type="presParOf" srcId="{50A04449-CACD-4630-9F58-65E34296C84F}" destId="{F65012D4-60B8-4DDB-A15E-385247CF1154}" srcOrd="13" destOrd="0" presId="urn:microsoft.com/office/officeart/2009/3/layout/HorizontalOrganizationChart"/>
    <dgm:cxn modelId="{C5B433C5-9296-4A06-B208-47E152FA5563}" type="presParOf" srcId="{F65012D4-60B8-4DDB-A15E-385247CF1154}" destId="{9F3B92E6-F7C2-4EB2-9579-A3FEB768AAF8}" srcOrd="0" destOrd="0" presId="urn:microsoft.com/office/officeart/2009/3/layout/HorizontalOrganizationChart"/>
    <dgm:cxn modelId="{AB114E2A-1AD6-448F-B4E4-8CA88C90C8DD}" type="presParOf" srcId="{9F3B92E6-F7C2-4EB2-9579-A3FEB768AAF8}" destId="{89DC0A4E-26DC-4DEC-B563-B480DC2FB3A8}" srcOrd="0" destOrd="0" presId="urn:microsoft.com/office/officeart/2009/3/layout/HorizontalOrganizationChart"/>
    <dgm:cxn modelId="{44F5CD04-A10D-47F3-AE21-2B23BB8B12B6}" type="presParOf" srcId="{9F3B92E6-F7C2-4EB2-9579-A3FEB768AAF8}" destId="{9B6CEC6C-E8ED-4A8D-942F-9B73FB4EF957}" srcOrd="1" destOrd="0" presId="urn:microsoft.com/office/officeart/2009/3/layout/HorizontalOrganizationChart"/>
    <dgm:cxn modelId="{0D168591-0F56-4442-8F71-DEE5C2E7E0F3}" type="presParOf" srcId="{F65012D4-60B8-4DDB-A15E-385247CF1154}" destId="{3460BA20-52FA-4F21-9E90-1A9B52887879}" srcOrd="1" destOrd="0" presId="urn:microsoft.com/office/officeart/2009/3/layout/HorizontalOrganizationChart"/>
    <dgm:cxn modelId="{E230F6E8-00E1-4A05-9121-66773110706F}" type="presParOf" srcId="{F65012D4-60B8-4DDB-A15E-385247CF1154}" destId="{E8FFFD01-E1D2-4E61-A9A4-861A47863BFE}" srcOrd="2" destOrd="0" presId="urn:microsoft.com/office/officeart/2009/3/layout/HorizontalOrganizationChart"/>
    <dgm:cxn modelId="{7F027C62-483A-42F0-AD32-F8558B72FF80}" type="presParOf" srcId="{50A04449-CACD-4630-9F58-65E34296C84F}" destId="{05D729F6-1727-44BB-9226-F0D84D47C4F9}" srcOrd="14" destOrd="0" presId="urn:microsoft.com/office/officeart/2009/3/layout/HorizontalOrganizationChart"/>
    <dgm:cxn modelId="{4C15C8ED-E60E-438B-A758-C33796DA48C8}" type="presParOf" srcId="{50A04449-CACD-4630-9F58-65E34296C84F}" destId="{5CCB9C23-20DD-4CA3-9BBA-1C42C88AB820}" srcOrd="15" destOrd="0" presId="urn:microsoft.com/office/officeart/2009/3/layout/HorizontalOrganizationChart"/>
    <dgm:cxn modelId="{254D11DF-347D-4B1F-A085-D6E5810BE6A6}" type="presParOf" srcId="{5CCB9C23-20DD-4CA3-9BBA-1C42C88AB820}" destId="{2E23F614-E77D-4391-8F82-DDBF75532632}" srcOrd="0" destOrd="0" presId="urn:microsoft.com/office/officeart/2009/3/layout/HorizontalOrganizationChart"/>
    <dgm:cxn modelId="{7C57A5A6-606B-462F-AB24-148DC7549AD0}" type="presParOf" srcId="{2E23F614-E77D-4391-8F82-DDBF75532632}" destId="{32DE0D6E-1FB5-49FB-A863-45EB50543AC0}" srcOrd="0" destOrd="0" presId="urn:microsoft.com/office/officeart/2009/3/layout/HorizontalOrganizationChart"/>
    <dgm:cxn modelId="{2CA55ACC-1D00-4EA7-B62C-ED2819698D23}" type="presParOf" srcId="{2E23F614-E77D-4391-8F82-DDBF75532632}" destId="{FDCEA075-9850-41C5-BC6E-9A4AA1DE2CF3}" srcOrd="1" destOrd="0" presId="urn:microsoft.com/office/officeart/2009/3/layout/HorizontalOrganizationChart"/>
    <dgm:cxn modelId="{63213E9E-4F29-450B-86EE-623128190488}" type="presParOf" srcId="{5CCB9C23-20DD-4CA3-9BBA-1C42C88AB820}" destId="{8ABCAC15-4FDE-426E-B34C-59F5A54B8DFC}" srcOrd="1" destOrd="0" presId="urn:microsoft.com/office/officeart/2009/3/layout/HorizontalOrganizationChart"/>
    <dgm:cxn modelId="{D6753544-C325-4418-A5FD-DEC2493A8655}" type="presParOf" srcId="{5CCB9C23-20DD-4CA3-9BBA-1C42C88AB820}" destId="{D37A754B-115C-4D8E-9ABB-812845E2A8AC}" srcOrd="2" destOrd="0" presId="urn:microsoft.com/office/officeart/2009/3/layout/HorizontalOrganizationChart"/>
    <dgm:cxn modelId="{229873AC-D1B7-4B5C-9726-4BD89571D52A}" type="presParOf" srcId="{50A04449-CACD-4630-9F58-65E34296C84F}" destId="{C27B3F36-759D-4432-9D6B-CDBFF7393FCC}" srcOrd="16" destOrd="0" presId="urn:microsoft.com/office/officeart/2009/3/layout/HorizontalOrganizationChart"/>
    <dgm:cxn modelId="{9E424508-F950-4461-86B3-00655792C59E}" type="presParOf" srcId="{50A04449-CACD-4630-9F58-65E34296C84F}" destId="{AFD20C46-C079-4B03-852E-32245AF3CB6D}" srcOrd="17" destOrd="0" presId="urn:microsoft.com/office/officeart/2009/3/layout/HorizontalOrganizationChart"/>
    <dgm:cxn modelId="{22474AA8-E430-4308-8167-A549D9F4893B}" type="presParOf" srcId="{AFD20C46-C079-4B03-852E-32245AF3CB6D}" destId="{AC8D4A5C-DDCD-4E4E-89BE-B9FAFB9A5BA0}" srcOrd="0" destOrd="0" presId="urn:microsoft.com/office/officeart/2009/3/layout/HorizontalOrganizationChart"/>
    <dgm:cxn modelId="{2A0AC18D-18E8-4A73-BA61-E92D59765E44}" type="presParOf" srcId="{AC8D4A5C-DDCD-4E4E-89BE-B9FAFB9A5BA0}" destId="{667F8840-1D58-4DD4-96E4-A9B0FA5C969E}" srcOrd="0" destOrd="0" presId="urn:microsoft.com/office/officeart/2009/3/layout/HorizontalOrganizationChart"/>
    <dgm:cxn modelId="{E2C80B9B-6D1A-45DA-B22C-B78DB87B867A}" type="presParOf" srcId="{AC8D4A5C-DDCD-4E4E-89BE-B9FAFB9A5BA0}" destId="{66E7DC59-7D80-4ADA-BF33-BACD88EEF905}" srcOrd="1" destOrd="0" presId="urn:microsoft.com/office/officeart/2009/3/layout/HorizontalOrganizationChart"/>
    <dgm:cxn modelId="{2AAD14E0-925B-4D33-810D-5CDE6F064E85}" type="presParOf" srcId="{AFD20C46-C079-4B03-852E-32245AF3CB6D}" destId="{808656C5-23A7-48D3-B7E6-461372906EE6}" srcOrd="1" destOrd="0" presId="urn:microsoft.com/office/officeart/2009/3/layout/HorizontalOrganizationChart"/>
    <dgm:cxn modelId="{8DD1D2E6-695D-48E4-860D-D62A2013DBAA}" type="presParOf" srcId="{AFD20C46-C079-4B03-852E-32245AF3CB6D}" destId="{9605B8AC-1E75-4013-B114-2DFF18956EED}" srcOrd="2" destOrd="0" presId="urn:microsoft.com/office/officeart/2009/3/layout/HorizontalOrganizationChart"/>
    <dgm:cxn modelId="{95EB7126-B849-43FF-A0FE-7C19F004E138}" type="presParOf" srcId="{50A04449-CACD-4630-9F58-65E34296C84F}" destId="{F6E80224-86C0-484B-AF17-DDD29C379CBE}" srcOrd="18" destOrd="0" presId="urn:microsoft.com/office/officeart/2009/3/layout/HorizontalOrganizationChart"/>
    <dgm:cxn modelId="{4C37AF16-AA75-4B6F-98E8-F9B2C1D4357F}" type="presParOf" srcId="{50A04449-CACD-4630-9F58-65E34296C84F}" destId="{26190679-B4A6-45EB-9FFC-266A481FF38B}" srcOrd="19" destOrd="0" presId="urn:microsoft.com/office/officeart/2009/3/layout/HorizontalOrganizationChart"/>
    <dgm:cxn modelId="{86369DC6-116C-443F-9B95-DD19A2657FCB}" type="presParOf" srcId="{26190679-B4A6-45EB-9FFC-266A481FF38B}" destId="{9FA3367B-3319-4828-96E3-ABA672FE7381}" srcOrd="0" destOrd="0" presId="urn:microsoft.com/office/officeart/2009/3/layout/HorizontalOrganizationChart"/>
    <dgm:cxn modelId="{8296902A-70C5-4730-BC33-00732F75BF60}" type="presParOf" srcId="{9FA3367B-3319-4828-96E3-ABA672FE7381}" destId="{45DA31B7-5210-4DB6-A5C8-7BF8BE65543B}" srcOrd="0" destOrd="0" presId="urn:microsoft.com/office/officeart/2009/3/layout/HorizontalOrganizationChart"/>
    <dgm:cxn modelId="{40DDFAE9-49FC-4810-9C20-80F254103718}" type="presParOf" srcId="{9FA3367B-3319-4828-96E3-ABA672FE7381}" destId="{4FC56AEE-0613-421E-8F67-92C8452E7D36}" srcOrd="1" destOrd="0" presId="urn:microsoft.com/office/officeart/2009/3/layout/HorizontalOrganizationChart"/>
    <dgm:cxn modelId="{115EE7E2-7C1E-480A-815F-123EC97400D2}" type="presParOf" srcId="{26190679-B4A6-45EB-9FFC-266A481FF38B}" destId="{E86A8BD9-ECA8-4B63-9693-A532D84C3393}" srcOrd="1" destOrd="0" presId="urn:microsoft.com/office/officeart/2009/3/layout/HorizontalOrganizationChart"/>
    <dgm:cxn modelId="{C7AFCA7D-B293-4714-951C-75373D02D79E}" type="presParOf" srcId="{26190679-B4A6-45EB-9FFC-266A481FF38B}" destId="{9746733A-D195-4D07-9094-76EBF48B32A4}" srcOrd="2" destOrd="0" presId="urn:microsoft.com/office/officeart/2009/3/layout/HorizontalOrganizationChart"/>
    <dgm:cxn modelId="{45DE5DBF-3408-43B3-9A86-518EA8B84BE7}" type="presParOf" srcId="{50A04449-CACD-4630-9F58-65E34296C84F}" destId="{E2ABBB02-8029-4E27-A469-5B8BB1E5C5DB}" srcOrd="20" destOrd="0" presId="urn:microsoft.com/office/officeart/2009/3/layout/HorizontalOrganizationChart"/>
    <dgm:cxn modelId="{6BB81EFA-3237-4C7E-A544-44A66ECEC013}" type="presParOf" srcId="{50A04449-CACD-4630-9F58-65E34296C84F}" destId="{C621768B-7737-4C9E-9AC6-CC9E0BE1BEF7}" srcOrd="21" destOrd="0" presId="urn:microsoft.com/office/officeart/2009/3/layout/HorizontalOrganizationChart"/>
    <dgm:cxn modelId="{122F8EC8-1631-4493-8AEC-3C0305A37B82}" type="presParOf" srcId="{C621768B-7737-4C9E-9AC6-CC9E0BE1BEF7}" destId="{F8BAF4D7-E734-4749-B999-C51AA57B054C}" srcOrd="0" destOrd="0" presId="urn:microsoft.com/office/officeart/2009/3/layout/HorizontalOrganizationChart"/>
    <dgm:cxn modelId="{DFF05FF8-5D71-47D1-AA10-1EF9B44FB61E}" type="presParOf" srcId="{F8BAF4D7-E734-4749-B999-C51AA57B054C}" destId="{4B95D043-A7F7-4225-A762-F3EA05270796}" srcOrd="0" destOrd="0" presId="urn:microsoft.com/office/officeart/2009/3/layout/HorizontalOrganizationChart"/>
    <dgm:cxn modelId="{7D811928-546C-465C-9EC5-CAA69B1939BD}" type="presParOf" srcId="{F8BAF4D7-E734-4749-B999-C51AA57B054C}" destId="{844502B7-4928-4FEC-A689-F55C6ED519D0}" srcOrd="1" destOrd="0" presId="urn:microsoft.com/office/officeart/2009/3/layout/HorizontalOrganizationChart"/>
    <dgm:cxn modelId="{01DB7B2B-9399-4730-8CEC-D0DBFE9C88D6}" type="presParOf" srcId="{C621768B-7737-4C9E-9AC6-CC9E0BE1BEF7}" destId="{FA076667-7F82-4D13-B538-2D326FA712B6}" srcOrd="1" destOrd="0" presId="urn:microsoft.com/office/officeart/2009/3/layout/HorizontalOrganizationChart"/>
    <dgm:cxn modelId="{F1F59FF0-335B-4B43-8A75-E064885DF8B9}" type="presParOf" srcId="{C621768B-7737-4C9E-9AC6-CC9E0BE1BEF7}" destId="{E47EA817-E268-4602-BFE5-BC8606726F14}" srcOrd="2" destOrd="0" presId="urn:microsoft.com/office/officeart/2009/3/layout/HorizontalOrganizationChart"/>
    <dgm:cxn modelId="{6E83FD1D-4DF7-46D6-8B18-EC24B4712148}" type="presParOf" srcId="{50A04449-CACD-4630-9F58-65E34296C84F}" destId="{912F7D19-F278-41D5-AC04-3AE7F97E7FED}" srcOrd="22" destOrd="0" presId="urn:microsoft.com/office/officeart/2009/3/layout/HorizontalOrganizationChart"/>
    <dgm:cxn modelId="{04EB16FB-7948-4A4F-BBE2-453AB625AC1B}" type="presParOf" srcId="{50A04449-CACD-4630-9F58-65E34296C84F}" destId="{161BA885-5A11-48F1-AFC9-7E18A877294C}" srcOrd="23" destOrd="0" presId="urn:microsoft.com/office/officeart/2009/3/layout/HorizontalOrganizationChart"/>
    <dgm:cxn modelId="{0E0ADE86-CCA9-4E31-B4D3-3A57E3C008AE}" type="presParOf" srcId="{161BA885-5A11-48F1-AFC9-7E18A877294C}" destId="{AF197F7B-16D0-4A23-BE01-B034E74A2DC0}" srcOrd="0" destOrd="0" presId="urn:microsoft.com/office/officeart/2009/3/layout/HorizontalOrganizationChart"/>
    <dgm:cxn modelId="{4C16EC7D-BE6B-4AF1-9132-7009D05B9B00}" type="presParOf" srcId="{AF197F7B-16D0-4A23-BE01-B034E74A2DC0}" destId="{52131E1F-A32F-45CE-8573-3736FAA6EACA}" srcOrd="0" destOrd="0" presId="urn:microsoft.com/office/officeart/2009/3/layout/HorizontalOrganizationChart"/>
    <dgm:cxn modelId="{2087B55A-6A5E-4F46-8137-94A600DDDCA5}" type="presParOf" srcId="{AF197F7B-16D0-4A23-BE01-B034E74A2DC0}" destId="{D5131D9D-9952-4CEF-9C9E-9E2437431AAA}" srcOrd="1" destOrd="0" presId="urn:microsoft.com/office/officeart/2009/3/layout/HorizontalOrganizationChart"/>
    <dgm:cxn modelId="{A1F72E63-C8E6-4975-8A6E-E433F35E6579}" type="presParOf" srcId="{161BA885-5A11-48F1-AFC9-7E18A877294C}" destId="{B7F03F44-8FBF-4E43-AEBB-68B24F457658}" srcOrd="1" destOrd="0" presId="urn:microsoft.com/office/officeart/2009/3/layout/HorizontalOrganizationChart"/>
    <dgm:cxn modelId="{8CB06F0B-0ED0-4006-B101-9B85AECD63C7}" type="presParOf" srcId="{161BA885-5A11-48F1-AFC9-7E18A877294C}" destId="{1169E0BF-E86A-4524-8AA6-7D6395742046}" srcOrd="2" destOrd="0" presId="urn:microsoft.com/office/officeart/2009/3/layout/HorizontalOrganizationChart"/>
    <dgm:cxn modelId="{2C08720A-EB95-4788-93A2-6CAAA6200963}" type="presParOf" srcId="{FA410464-8B79-4EBB-936A-B39875A24432}" destId="{8C6CFFC1-6AC5-402F-BD83-B688FCF42113}"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入浴施設の追加データ項目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クリーニング施設の追加データ項目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AED</a:t>
          </a:r>
          <a:r>
            <a:rPr kumimoji="1" lang="ja-JP" altLang="en-US" sz="1100">
              <a:latin typeface="+mj-ea"/>
              <a:ea typeface="+mj-ea"/>
            </a:rPr>
            <a:t>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公衆無線</a:t>
          </a:r>
          <a:r>
            <a:rPr kumimoji="1" lang="en-US" altLang="ja-JP" sz="1100">
              <a:latin typeface="+mj-ea"/>
              <a:ea typeface="+mj-ea"/>
            </a:rPr>
            <a:t>LAN</a:t>
          </a:r>
          <a:r>
            <a:rPr kumimoji="1" lang="ja-JP" altLang="en-US" sz="1100">
              <a:latin typeface="+mj-ea"/>
              <a:ea typeface="+mj-ea"/>
            </a:rPr>
            <a:t>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公衆トイレの追加データ項目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消防水利施設の追加データ項目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駐車場モデルのデータ項目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駐車スペース（路上）の追加データ項目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pPr algn="ctr"/>
          <a:r>
            <a:rPr kumimoji="1" lang="ja-JP" altLang="en-US" sz="1100">
              <a:latin typeface="+mj-ea"/>
              <a:ea typeface="+mj-ea"/>
            </a:rPr>
            <a:t>駐車スペース（路上）のデータ項目</a:t>
          </a:r>
        </a:p>
      </dgm:t>
    </dgm:pt>
    <dgm:pt modelId="{29B22A29-F3ED-48AE-AF9D-3F25631A6C1C}" type="parTrans" cxnId="{E2B144D9-2082-4AF8-BB24-110F034E03BF}">
      <dgm:prSet/>
      <dgm:spPr/>
      <dgm:t>
        <a:bodyPr/>
        <a:lstStyle/>
        <a:p>
          <a:pPr algn="ctr"/>
          <a:endParaRPr kumimoji="1" lang="ja-JP" altLang="en-US" sz="1200">
            <a:latin typeface="+mj-ea"/>
            <a:ea typeface="+mj-ea"/>
          </a:endParaRPr>
        </a:p>
      </dgm:t>
    </dgm:pt>
    <dgm:pt modelId="{F973D7DC-1345-4DA8-8D48-A0D8871CAFF8}" type="sibTrans" cxnId="{E2B144D9-2082-4AF8-BB24-110F034E03BF}">
      <dgm:prSet/>
      <dgm:spPr/>
      <dgm:t>
        <a:bodyPr/>
        <a:lstStyle/>
        <a:p>
          <a:pPr algn="ctr"/>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504761" custScaleY="10015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駐輪場の追加データ項目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ガソリンスタンド・水素ステーションのデータ項目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EV</a:t>
          </a:r>
          <a:r>
            <a:rPr kumimoji="1" lang="ja-JP" altLang="en-US" sz="1100">
              <a:latin typeface="+mj-ea"/>
              <a:ea typeface="+mj-ea"/>
            </a:rPr>
            <a:t>スタンドの追加データ項目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地物・地点の基本モデル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指定緊急避難場所の追加データ項目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ゴミ集積場所の追加データ項目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イベントデータモデル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アクションの追加データ項目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lang="ja-JP" sz="1100"/>
            <a:t>建物、施設、</a:t>
          </a:r>
          <a:r>
            <a:rPr lang="ja-JP" altLang="en-US" sz="1100"/>
            <a:t>移動オブジェクト、</a:t>
          </a:r>
          <a:r>
            <a:rPr lang="ja-JP" sz="1100"/>
            <a:t>地物</a:t>
          </a:r>
          <a:r>
            <a:rPr kumimoji="1" lang="ja-JP" altLang="en-US" sz="1100">
              <a:latin typeface="+mj-ea"/>
              <a:ea typeface="+mj-ea"/>
            </a:rPr>
            <a:t>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文化財の追加データ項目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医療機関の追加データ項目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644DB5-C484-4AEB-B4EB-0E79BD1A7CD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4888C6D-CBF3-4041-94E2-E3FC57EA262D}">
      <dgm:prSet phldrT="[テキスト]"/>
      <dgm:spPr/>
      <dgm:t>
        <a:bodyPr/>
        <a:lstStyle/>
        <a:p>
          <a:r>
            <a:rPr kumimoji="1" lang="ja-JP" altLang="en-US"/>
            <a:t>医療施設</a:t>
          </a:r>
        </a:p>
      </dgm:t>
    </dgm:pt>
    <dgm:pt modelId="{05711CF7-BC32-4D79-B52C-69A9585CEE5C}" type="parTrans" cxnId="{AAFAA2FE-C87C-48AC-B3E2-9C89464FE108}">
      <dgm:prSet/>
      <dgm:spPr/>
      <dgm:t>
        <a:bodyPr/>
        <a:lstStyle/>
        <a:p>
          <a:endParaRPr kumimoji="1" lang="ja-JP" altLang="en-US"/>
        </a:p>
      </dgm:t>
    </dgm:pt>
    <dgm:pt modelId="{1AFB073A-6C54-42AC-AE14-4CD62DF370D4}" type="sibTrans" cxnId="{AAFAA2FE-C87C-48AC-B3E2-9C89464FE108}">
      <dgm:prSet/>
      <dgm:spPr/>
      <dgm:t>
        <a:bodyPr/>
        <a:lstStyle/>
        <a:p>
          <a:endParaRPr kumimoji="1" lang="ja-JP" altLang="en-US"/>
        </a:p>
      </dgm:t>
    </dgm:pt>
    <dgm:pt modelId="{DE8AD0C7-7DC5-4B06-9DCF-87AF9B019994}">
      <dgm:prSet phldrT="[テキスト]"/>
      <dgm:spPr/>
      <dgm:t>
        <a:bodyPr/>
        <a:lstStyle/>
        <a:p>
          <a:r>
            <a:rPr kumimoji="1" lang="ja-JP" altLang="en-US"/>
            <a:t>病院（</a:t>
          </a:r>
          <a:r>
            <a:rPr kumimoji="1" lang="en-US" altLang="ja-JP"/>
            <a:t>20</a:t>
          </a:r>
          <a:r>
            <a:rPr kumimoji="1" lang="ja-JP" altLang="en-US"/>
            <a:t>床以上）</a:t>
          </a:r>
        </a:p>
      </dgm:t>
    </dgm:pt>
    <dgm:pt modelId="{10D81400-9F4F-4516-A0D5-41BA5A26669B}" type="parTrans" cxnId="{26D5E734-1109-4AF5-95CA-A3713FEA60E1}">
      <dgm:prSet/>
      <dgm:spPr/>
      <dgm:t>
        <a:bodyPr/>
        <a:lstStyle/>
        <a:p>
          <a:endParaRPr kumimoji="1" lang="ja-JP" altLang="en-US"/>
        </a:p>
      </dgm:t>
    </dgm:pt>
    <dgm:pt modelId="{E8A299F5-1950-47E7-BD9C-8D1CF6D956F9}" type="sibTrans" cxnId="{26D5E734-1109-4AF5-95CA-A3713FEA60E1}">
      <dgm:prSet/>
      <dgm:spPr/>
      <dgm:t>
        <a:bodyPr/>
        <a:lstStyle/>
        <a:p>
          <a:endParaRPr kumimoji="1" lang="ja-JP" altLang="en-US"/>
        </a:p>
      </dgm:t>
    </dgm:pt>
    <dgm:pt modelId="{2135DB23-4583-4783-A6EF-E495485D0059}">
      <dgm:prSet phldrT="[テキスト]"/>
      <dgm:spPr/>
      <dgm:t>
        <a:bodyPr/>
        <a:lstStyle/>
        <a:p>
          <a:r>
            <a:rPr kumimoji="1" lang="ja-JP" altLang="en-US"/>
            <a:t>診療所（</a:t>
          </a:r>
          <a:r>
            <a:rPr kumimoji="1" lang="en-US" altLang="ja-JP"/>
            <a:t>1-19</a:t>
          </a:r>
          <a:r>
            <a:rPr kumimoji="1" lang="ja-JP" altLang="en-US"/>
            <a:t>床）</a:t>
          </a:r>
        </a:p>
      </dgm:t>
    </dgm:pt>
    <dgm:pt modelId="{F3F7F272-C177-4D03-9BEE-5E35970F3D22}" type="parTrans" cxnId="{6EF52A59-9A8B-4AC9-A7E5-DC3C31394DF6}">
      <dgm:prSet/>
      <dgm:spPr/>
      <dgm:t>
        <a:bodyPr/>
        <a:lstStyle/>
        <a:p>
          <a:endParaRPr kumimoji="1" lang="ja-JP" altLang="en-US"/>
        </a:p>
      </dgm:t>
    </dgm:pt>
    <dgm:pt modelId="{BCC7EC19-FB25-430E-BCB4-D462EB028C6D}" type="sibTrans" cxnId="{6EF52A59-9A8B-4AC9-A7E5-DC3C31394DF6}">
      <dgm:prSet/>
      <dgm:spPr/>
      <dgm:t>
        <a:bodyPr/>
        <a:lstStyle/>
        <a:p>
          <a:endParaRPr kumimoji="1" lang="ja-JP" altLang="en-US"/>
        </a:p>
      </dgm:t>
    </dgm:pt>
    <dgm:pt modelId="{D360F204-2128-4004-92CE-A0E44D1CB26D}">
      <dgm:prSet phldrT="[テキスト]"/>
      <dgm:spPr/>
      <dgm:t>
        <a:bodyPr/>
        <a:lstStyle/>
        <a:p>
          <a:r>
            <a:rPr kumimoji="1" lang="ja-JP" altLang="en-US"/>
            <a:t>一般病院</a:t>
          </a:r>
        </a:p>
      </dgm:t>
    </dgm:pt>
    <dgm:pt modelId="{1199B0E4-B60F-4738-A15E-83F7FD084177}" type="parTrans" cxnId="{0ADB92BE-E41D-45EA-A997-46968C5859A1}">
      <dgm:prSet/>
      <dgm:spPr/>
      <dgm:t>
        <a:bodyPr/>
        <a:lstStyle/>
        <a:p>
          <a:endParaRPr kumimoji="1" lang="ja-JP" altLang="en-US"/>
        </a:p>
      </dgm:t>
    </dgm:pt>
    <dgm:pt modelId="{78B2A4A8-BAD0-4D4A-ADAB-C2566ECA8C48}" type="sibTrans" cxnId="{0ADB92BE-E41D-45EA-A997-46968C5859A1}">
      <dgm:prSet/>
      <dgm:spPr/>
      <dgm:t>
        <a:bodyPr/>
        <a:lstStyle/>
        <a:p>
          <a:endParaRPr kumimoji="1" lang="ja-JP" altLang="en-US"/>
        </a:p>
      </dgm:t>
    </dgm:pt>
    <dgm:pt modelId="{884524FD-F97E-4339-AD34-ED41804D2FA5}">
      <dgm:prSet phldrT="[テキスト]"/>
      <dgm:spPr/>
      <dgm:t>
        <a:bodyPr/>
        <a:lstStyle/>
        <a:p>
          <a:r>
            <a:rPr kumimoji="1" lang="ja-JP" altLang="en-US"/>
            <a:t>特定機能病院</a:t>
          </a:r>
        </a:p>
      </dgm:t>
    </dgm:pt>
    <dgm:pt modelId="{8600A11D-F1DD-44CC-AFD3-53CCC764079A}" type="parTrans" cxnId="{5DE2EBB1-D9B5-463E-A030-8C5EFE19E3DB}">
      <dgm:prSet/>
      <dgm:spPr/>
      <dgm:t>
        <a:bodyPr/>
        <a:lstStyle/>
        <a:p>
          <a:endParaRPr kumimoji="1" lang="ja-JP" altLang="en-US"/>
        </a:p>
      </dgm:t>
    </dgm:pt>
    <dgm:pt modelId="{4972C449-77A4-4FD2-951D-A0D3B93F05BA}" type="sibTrans" cxnId="{5DE2EBB1-D9B5-463E-A030-8C5EFE19E3DB}">
      <dgm:prSet/>
      <dgm:spPr/>
      <dgm:t>
        <a:bodyPr/>
        <a:lstStyle/>
        <a:p>
          <a:endParaRPr kumimoji="1" lang="ja-JP" altLang="en-US"/>
        </a:p>
      </dgm:t>
    </dgm:pt>
    <dgm:pt modelId="{6E1FAC1C-990D-4C90-8C0B-FDD43A9FDAB5}">
      <dgm:prSet phldrT="[テキスト]"/>
      <dgm:spPr/>
      <dgm:t>
        <a:bodyPr/>
        <a:lstStyle/>
        <a:p>
          <a:r>
            <a:rPr kumimoji="1" lang="ja-JP" altLang="en-US"/>
            <a:t>地域医療支援病院</a:t>
          </a:r>
        </a:p>
      </dgm:t>
    </dgm:pt>
    <dgm:pt modelId="{D3207575-290A-44E2-AF7D-92B405F3864C}" type="parTrans" cxnId="{9DF2F541-7391-4C9B-9D24-EDD00167C529}">
      <dgm:prSet/>
      <dgm:spPr/>
      <dgm:t>
        <a:bodyPr/>
        <a:lstStyle/>
        <a:p>
          <a:endParaRPr kumimoji="1" lang="ja-JP" altLang="en-US"/>
        </a:p>
      </dgm:t>
    </dgm:pt>
    <dgm:pt modelId="{7DE884E2-6763-42D5-AFB7-B75A835BF5A0}" type="sibTrans" cxnId="{9DF2F541-7391-4C9B-9D24-EDD00167C529}">
      <dgm:prSet/>
      <dgm:spPr/>
      <dgm:t>
        <a:bodyPr/>
        <a:lstStyle/>
        <a:p>
          <a:endParaRPr kumimoji="1" lang="ja-JP" altLang="en-US"/>
        </a:p>
      </dgm:t>
    </dgm:pt>
    <dgm:pt modelId="{A0304ECA-4046-460E-9681-B439209765F2}">
      <dgm:prSet phldrT="[テキスト]"/>
      <dgm:spPr/>
      <dgm:t>
        <a:bodyPr/>
        <a:lstStyle/>
        <a:p>
          <a:r>
            <a:rPr kumimoji="1" lang="ja-JP" altLang="en-US"/>
            <a:t>精神病院</a:t>
          </a:r>
        </a:p>
      </dgm:t>
    </dgm:pt>
    <dgm:pt modelId="{C3F984EE-F897-4ED4-90EF-4FEFE6214F78}" type="parTrans" cxnId="{7C2CD38E-BFA6-49C9-8387-789803DA3FAE}">
      <dgm:prSet/>
      <dgm:spPr/>
      <dgm:t>
        <a:bodyPr/>
        <a:lstStyle/>
        <a:p>
          <a:endParaRPr kumimoji="1" lang="ja-JP" altLang="en-US"/>
        </a:p>
      </dgm:t>
    </dgm:pt>
    <dgm:pt modelId="{BBE41964-1C70-44BA-952D-38AA6BCA4ECB}" type="sibTrans" cxnId="{7C2CD38E-BFA6-49C9-8387-789803DA3FAE}">
      <dgm:prSet/>
      <dgm:spPr/>
      <dgm:t>
        <a:bodyPr/>
        <a:lstStyle/>
        <a:p>
          <a:endParaRPr kumimoji="1" lang="ja-JP" altLang="en-US"/>
        </a:p>
      </dgm:t>
    </dgm:pt>
    <dgm:pt modelId="{E6648A5E-7303-4AD4-905F-151B83BACF38}">
      <dgm:prSet phldrT="[テキスト]"/>
      <dgm:spPr/>
      <dgm:t>
        <a:bodyPr/>
        <a:lstStyle/>
        <a:p>
          <a:r>
            <a:rPr kumimoji="1" lang="ja-JP" altLang="en-US"/>
            <a:t>結核病院</a:t>
          </a:r>
        </a:p>
      </dgm:t>
    </dgm:pt>
    <dgm:pt modelId="{DF121D36-ED47-4751-98BD-5697ADB7ECDF}" type="parTrans" cxnId="{3F97AF83-DC91-49EE-9271-4B807D4B502A}">
      <dgm:prSet/>
      <dgm:spPr/>
      <dgm:t>
        <a:bodyPr/>
        <a:lstStyle/>
        <a:p>
          <a:endParaRPr kumimoji="1" lang="ja-JP" altLang="en-US"/>
        </a:p>
      </dgm:t>
    </dgm:pt>
    <dgm:pt modelId="{09CA6E52-717E-4793-9348-16D72EB1B13E}" type="sibTrans" cxnId="{3F97AF83-DC91-49EE-9271-4B807D4B502A}">
      <dgm:prSet/>
      <dgm:spPr/>
      <dgm:t>
        <a:bodyPr/>
        <a:lstStyle/>
        <a:p>
          <a:endParaRPr kumimoji="1" lang="ja-JP" altLang="en-US"/>
        </a:p>
      </dgm:t>
    </dgm:pt>
    <dgm:pt modelId="{20E59A64-77B7-4031-B540-598815A528D2}">
      <dgm:prSet phldrT="[テキスト]"/>
      <dgm:spPr/>
      <dgm:t>
        <a:bodyPr/>
        <a:lstStyle/>
        <a:p>
          <a:r>
            <a:rPr kumimoji="1" lang="ja-JP" altLang="en-US"/>
            <a:t>診療所（</a:t>
          </a:r>
          <a:r>
            <a:rPr kumimoji="1" lang="en-US" altLang="ja-JP"/>
            <a:t>0</a:t>
          </a:r>
          <a:r>
            <a:rPr kumimoji="1" lang="ja-JP" altLang="en-US"/>
            <a:t>床）</a:t>
          </a:r>
        </a:p>
      </dgm:t>
    </dgm:pt>
    <dgm:pt modelId="{B58F4AB6-A3E7-4A9E-B2FC-6D6489173405}" type="parTrans" cxnId="{04FF5B78-F97E-4A6C-A624-AB4EA75E2F74}">
      <dgm:prSet/>
      <dgm:spPr/>
      <dgm:t>
        <a:bodyPr/>
        <a:lstStyle/>
        <a:p>
          <a:endParaRPr kumimoji="1" lang="ja-JP" altLang="en-US"/>
        </a:p>
      </dgm:t>
    </dgm:pt>
    <dgm:pt modelId="{3FEE2F5E-5CD0-4989-A27F-DCA39192B520}" type="sibTrans" cxnId="{04FF5B78-F97E-4A6C-A624-AB4EA75E2F74}">
      <dgm:prSet/>
      <dgm:spPr/>
      <dgm:t>
        <a:bodyPr/>
        <a:lstStyle/>
        <a:p>
          <a:endParaRPr kumimoji="1" lang="ja-JP" altLang="en-US"/>
        </a:p>
      </dgm:t>
    </dgm:pt>
    <dgm:pt modelId="{0F95169D-CB25-4592-876A-ED79A159E88C}" type="pres">
      <dgm:prSet presAssocID="{65644DB5-C484-4AEB-B4EB-0E79BD1A7CD3}" presName="hierChild1" presStyleCnt="0">
        <dgm:presLayoutVars>
          <dgm:orgChart val="1"/>
          <dgm:chPref val="1"/>
          <dgm:dir/>
          <dgm:animOne val="branch"/>
          <dgm:animLvl val="lvl"/>
          <dgm:resizeHandles/>
        </dgm:presLayoutVars>
      </dgm:prSet>
      <dgm:spPr/>
    </dgm:pt>
    <dgm:pt modelId="{661AF290-D857-4E0C-B49A-2FEB32B75E21}" type="pres">
      <dgm:prSet presAssocID="{A4888C6D-CBF3-4041-94E2-E3FC57EA262D}" presName="hierRoot1" presStyleCnt="0">
        <dgm:presLayoutVars>
          <dgm:hierBranch val="init"/>
        </dgm:presLayoutVars>
      </dgm:prSet>
      <dgm:spPr/>
    </dgm:pt>
    <dgm:pt modelId="{59417F17-9486-46E3-BA1F-3CEAEF9089CF}" type="pres">
      <dgm:prSet presAssocID="{A4888C6D-CBF3-4041-94E2-E3FC57EA262D}" presName="rootComposite1" presStyleCnt="0"/>
      <dgm:spPr/>
    </dgm:pt>
    <dgm:pt modelId="{A36B6EAA-A275-4C6D-BEBB-F9D6964448AA}" type="pres">
      <dgm:prSet presAssocID="{A4888C6D-CBF3-4041-94E2-E3FC57EA262D}" presName="rootText1" presStyleLbl="node0" presStyleIdx="0" presStyleCnt="1">
        <dgm:presLayoutVars>
          <dgm:chPref val="3"/>
        </dgm:presLayoutVars>
      </dgm:prSet>
      <dgm:spPr/>
    </dgm:pt>
    <dgm:pt modelId="{7C92E02B-E21A-409C-8E21-07AA9370DC82}" type="pres">
      <dgm:prSet presAssocID="{A4888C6D-CBF3-4041-94E2-E3FC57EA262D}" presName="rootConnector1" presStyleLbl="node1" presStyleIdx="0" presStyleCnt="0"/>
      <dgm:spPr/>
    </dgm:pt>
    <dgm:pt modelId="{51040E00-81DD-4EA4-8178-954DC49DD089}" type="pres">
      <dgm:prSet presAssocID="{A4888C6D-CBF3-4041-94E2-E3FC57EA262D}" presName="hierChild2" presStyleCnt="0"/>
      <dgm:spPr/>
    </dgm:pt>
    <dgm:pt modelId="{C7DEDE0D-EB15-46DD-8686-21FC4B2AE5D7}" type="pres">
      <dgm:prSet presAssocID="{10D81400-9F4F-4516-A0D5-41BA5A26669B}" presName="Name64" presStyleLbl="parChTrans1D2" presStyleIdx="0" presStyleCnt="3"/>
      <dgm:spPr/>
    </dgm:pt>
    <dgm:pt modelId="{C9A1E2CC-67E6-4F3C-B41F-94712409947B}" type="pres">
      <dgm:prSet presAssocID="{DE8AD0C7-7DC5-4B06-9DCF-87AF9B019994}" presName="hierRoot2" presStyleCnt="0">
        <dgm:presLayoutVars>
          <dgm:hierBranch val="init"/>
        </dgm:presLayoutVars>
      </dgm:prSet>
      <dgm:spPr/>
    </dgm:pt>
    <dgm:pt modelId="{E3C3BC58-95C7-4363-95A0-EE7E3657BC42}" type="pres">
      <dgm:prSet presAssocID="{DE8AD0C7-7DC5-4B06-9DCF-87AF9B019994}" presName="rootComposite" presStyleCnt="0"/>
      <dgm:spPr/>
    </dgm:pt>
    <dgm:pt modelId="{877AC135-FBF2-4360-B5C6-19B2541D0E51}" type="pres">
      <dgm:prSet presAssocID="{DE8AD0C7-7DC5-4B06-9DCF-87AF9B019994}" presName="rootText" presStyleLbl="node2" presStyleIdx="0" presStyleCnt="3">
        <dgm:presLayoutVars>
          <dgm:chPref val="3"/>
        </dgm:presLayoutVars>
      </dgm:prSet>
      <dgm:spPr/>
    </dgm:pt>
    <dgm:pt modelId="{80C373B8-8C78-443B-B62B-C546625E0386}" type="pres">
      <dgm:prSet presAssocID="{DE8AD0C7-7DC5-4B06-9DCF-87AF9B019994}" presName="rootConnector" presStyleLbl="node2" presStyleIdx="0" presStyleCnt="3"/>
      <dgm:spPr/>
    </dgm:pt>
    <dgm:pt modelId="{F9131688-E31B-4307-AE82-972A7DD534BB}" type="pres">
      <dgm:prSet presAssocID="{DE8AD0C7-7DC5-4B06-9DCF-87AF9B019994}" presName="hierChild4" presStyleCnt="0"/>
      <dgm:spPr/>
    </dgm:pt>
    <dgm:pt modelId="{902C42D2-2B00-4255-A673-2A76ACD27D4F}" type="pres">
      <dgm:prSet presAssocID="{1199B0E4-B60F-4738-A15E-83F7FD084177}" presName="Name64" presStyleLbl="parChTrans1D3" presStyleIdx="0" presStyleCnt="5"/>
      <dgm:spPr/>
    </dgm:pt>
    <dgm:pt modelId="{9D9F209C-9F69-4E3E-A656-37EF6084523B}" type="pres">
      <dgm:prSet presAssocID="{D360F204-2128-4004-92CE-A0E44D1CB26D}" presName="hierRoot2" presStyleCnt="0">
        <dgm:presLayoutVars>
          <dgm:hierBranch val="init"/>
        </dgm:presLayoutVars>
      </dgm:prSet>
      <dgm:spPr/>
    </dgm:pt>
    <dgm:pt modelId="{7A25E770-C9AE-4DDB-B579-FADC71A93532}" type="pres">
      <dgm:prSet presAssocID="{D360F204-2128-4004-92CE-A0E44D1CB26D}" presName="rootComposite" presStyleCnt="0"/>
      <dgm:spPr/>
    </dgm:pt>
    <dgm:pt modelId="{75E05FAA-EBF5-4F78-AC10-7B7B9CD98E16}" type="pres">
      <dgm:prSet presAssocID="{D360F204-2128-4004-92CE-A0E44D1CB26D}" presName="rootText" presStyleLbl="node3" presStyleIdx="0" presStyleCnt="5">
        <dgm:presLayoutVars>
          <dgm:chPref val="3"/>
        </dgm:presLayoutVars>
      </dgm:prSet>
      <dgm:spPr/>
    </dgm:pt>
    <dgm:pt modelId="{37D1D429-DFAF-468D-9B8A-99EF58F0BECD}" type="pres">
      <dgm:prSet presAssocID="{D360F204-2128-4004-92CE-A0E44D1CB26D}" presName="rootConnector" presStyleLbl="node3" presStyleIdx="0" presStyleCnt="5"/>
      <dgm:spPr/>
    </dgm:pt>
    <dgm:pt modelId="{85253DBF-4668-4FE5-99FF-917D38A11625}" type="pres">
      <dgm:prSet presAssocID="{D360F204-2128-4004-92CE-A0E44D1CB26D}" presName="hierChild4" presStyleCnt="0"/>
      <dgm:spPr/>
    </dgm:pt>
    <dgm:pt modelId="{9EE00097-BCF4-4A48-B332-69171A2C233B}" type="pres">
      <dgm:prSet presAssocID="{D360F204-2128-4004-92CE-A0E44D1CB26D}" presName="hierChild5" presStyleCnt="0"/>
      <dgm:spPr/>
    </dgm:pt>
    <dgm:pt modelId="{24DFF440-8CDC-4BE3-8BFE-0EEA89AE5148}" type="pres">
      <dgm:prSet presAssocID="{8600A11D-F1DD-44CC-AFD3-53CCC764079A}" presName="Name64" presStyleLbl="parChTrans1D3" presStyleIdx="1" presStyleCnt="5"/>
      <dgm:spPr/>
    </dgm:pt>
    <dgm:pt modelId="{EEE9E128-2BB7-418B-95DB-B281AFE276D5}" type="pres">
      <dgm:prSet presAssocID="{884524FD-F97E-4339-AD34-ED41804D2FA5}" presName="hierRoot2" presStyleCnt="0">
        <dgm:presLayoutVars>
          <dgm:hierBranch val="init"/>
        </dgm:presLayoutVars>
      </dgm:prSet>
      <dgm:spPr/>
    </dgm:pt>
    <dgm:pt modelId="{4773A297-D5F4-442D-BE59-F06089A2302D}" type="pres">
      <dgm:prSet presAssocID="{884524FD-F97E-4339-AD34-ED41804D2FA5}" presName="rootComposite" presStyleCnt="0"/>
      <dgm:spPr/>
    </dgm:pt>
    <dgm:pt modelId="{F439895B-F4F5-4CCF-BEB9-F153035C7C9A}" type="pres">
      <dgm:prSet presAssocID="{884524FD-F97E-4339-AD34-ED41804D2FA5}" presName="rootText" presStyleLbl="node3" presStyleIdx="1" presStyleCnt="5">
        <dgm:presLayoutVars>
          <dgm:chPref val="3"/>
        </dgm:presLayoutVars>
      </dgm:prSet>
      <dgm:spPr/>
    </dgm:pt>
    <dgm:pt modelId="{576D493C-ECB7-4686-8C19-F2E150A61F47}" type="pres">
      <dgm:prSet presAssocID="{884524FD-F97E-4339-AD34-ED41804D2FA5}" presName="rootConnector" presStyleLbl="node3" presStyleIdx="1" presStyleCnt="5"/>
      <dgm:spPr/>
    </dgm:pt>
    <dgm:pt modelId="{12B1015C-8BE7-46FB-A3C0-1271DC90C252}" type="pres">
      <dgm:prSet presAssocID="{884524FD-F97E-4339-AD34-ED41804D2FA5}" presName="hierChild4" presStyleCnt="0"/>
      <dgm:spPr/>
    </dgm:pt>
    <dgm:pt modelId="{C4BB682F-BE38-42E2-A8AD-038DB093A4D4}" type="pres">
      <dgm:prSet presAssocID="{884524FD-F97E-4339-AD34-ED41804D2FA5}" presName="hierChild5" presStyleCnt="0"/>
      <dgm:spPr/>
    </dgm:pt>
    <dgm:pt modelId="{170765A3-D184-40CE-820F-FCECD78FC445}" type="pres">
      <dgm:prSet presAssocID="{D3207575-290A-44E2-AF7D-92B405F3864C}" presName="Name64" presStyleLbl="parChTrans1D3" presStyleIdx="2" presStyleCnt="5"/>
      <dgm:spPr/>
    </dgm:pt>
    <dgm:pt modelId="{2B2EB2C9-CF4A-48AE-AC07-848F6162860D}" type="pres">
      <dgm:prSet presAssocID="{6E1FAC1C-990D-4C90-8C0B-FDD43A9FDAB5}" presName="hierRoot2" presStyleCnt="0">
        <dgm:presLayoutVars>
          <dgm:hierBranch val="init"/>
        </dgm:presLayoutVars>
      </dgm:prSet>
      <dgm:spPr/>
    </dgm:pt>
    <dgm:pt modelId="{3787F9FF-29CD-4CF9-8F62-1611C8E1B4F2}" type="pres">
      <dgm:prSet presAssocID="{6E1FAC1C-990D-4C90-8C0B-FDD43A9FDAB5}" presName="rootComposite" presStyleCnt="0"/>
      <dgm:spPr/>
    </dgm:pt>
    <dgm:pt modelId="{9F577213-7F5C-4197-AECD-5E8B775CBCB7}" type="pres">
      <dgm:prSet presAssocID="{6E1FAC1C-990D-4C90-8C0B-FDD43A9FDAB5}" presName="rootText" presStyleLbl="node3" presStyleIdx="2" presStyleCnt="5">
        <dgm:presLayoutVars>
          <dgm:chPref val="3"/>
        </dgm:presLayoutVars>
      </dgm:prSet>
      <dgm:spPr/>
    </dgm:pt>
    <dgm:pt modelId="{457B93B6-B2C5-42C4-9C73-EF462A2D30A2}" type="pres">
      <dgm:prSet presAssocID="{6E1FAC1C-990D-4C90-8C0B-FDD43A9FDAB5}" presName="rootConnector" presStyleLbl="node3" presStyleIdx="2" presStyleCnt="5"/>
      <dgm:spPr/>
    </dgm:pt>
    <dgm:pt modelId="{874EACED-D2DC-4C86-8017-71E814CD9FE6}" type="pres">
      <dgm:prSet presAssocID="{6E1FAC1C-990D-4C90-8C0B-FDD43A9FDAB5}" presName="hierChild4" presStyleCnt="0"/>
      <dgm:spPr/>
    </dgm:pt>
    <dgm:pt modelId="{778AB080-5B99-450D-9327-E618CE7487C0}" type="pres">
      <dgm:prSet presAssocID="{6E1FAC1C-990D-4C90-8C0B-FDD43A9FDAB5}" presName="hierChild5" presStyleCnt="0"/>
      <dgm:spPr/>
    </dgm:pt>
    <dgm:pt modelId="{2EDC9B45-5019-4AA7-A9DE-38C9B54FAAA3}" type="pres">
      <dgm:prSet presAssocID="{C3F984EE-F897-4ED4-90EF-4FEFE6214F78}" presName="Name64" presStyleLbl="parChTrans1D3" presStyleIdx="3" presStyleCnt="5"/>
      <dgm:spPr/>
    </dgm:pt>
    <dgm:pt modelId="{6271BBD9-7C18-4876-A5D6-CE3C8C5DDBBD}" type="pres">
      <dgm:prSet presAssocID="{A0304ECA-4046-460E-9681-B439209765F2}" presName="hierRoot2" presStyleCnt="0">
        <dgm:presLayoutVars>
          <dgm:hierBranch val="init"/>
        </dgm:presLayoutVars>
      </dgm:prSet>
      <dgm:spPr/>
    </dgm:pt>
    <dgm:pt modelId="{DD700D1D-374F-42D9-9B06-F0E6FE5FD1F4}" type="pres">
      <dgm:prSet presAssocID="{A0304ECA-4046-460E-9681-B439209765F2}" presName="rootComposite" presStyleCnt="0"/>
      <dgm:spPr/>
    </dgm:pt>
    <dgm:pt modelId="{53BEE5EC-AA6B-426B-99EB-99AE243DBB76}" type="pres">
      <dgm:prSet presAssocID="{A0304ECA-4046-460E-9681-B439209765F2}" presName="rootText" presStyleLbl="node3" presStyleIdx="3" presStyleCnt="5">
        <dgm:presLayoutVars>
          <dgm:chPref val="3"/>
        </dgm:presLayoutVars>
      </dgm:prSet>
      <dgm:spPr/>
    </dgm:pt>
    <dgm:pt modelId="{74CAB86F-96C9-406D-B4C7-09F8ECA7866E}" type="pres">
      <dgm:prSet presAssocID="{A0304ECA-4046-460E-9681-B439209765F2}" presName="rootConnector" presStyleLbl="node3" presStyleIdx="3" presStyleCnt="5"/>
      <dgm:spPr/>
    </dgm:pt>
    <dgm:pt modelId="{B67B4F64-D1D9-4882-85C5-F19D864F6348}" type="pres">
      <dgm:prSet presAssocID="{A0304ECA-4046-460E-9681-B439209765F2}" presName="hierChild4" presStyleCnt="0"/>
      <dgm:spPr/>
    </dgm:pt>
    <dgm:pt modelId="{4B9E9AA2-AF10-48FC-AB13-7D22252183EF}" type="pres">
      <dgm:prSet presAssocID="{A0304ECA-4046-460E-9681-B439209765F2}" presName="hierChild5" presStyleCnt="0"/>
      <dgm:spPr/>
    </dgm:pt>
    <dgm:pt modelId="{5007B036-80D1-4463-B316-A1AB66165F02}" type="pres">
      <dgm:prSet presAssocID="{DF121D36-ED47-4751-98BD-5697ADB7ECDF}" presName="Name64" presStyleLbl="parChTrans1D3" presStyleIdx="4" presStyleCnt="5"/>
      <dgm:spPr/>
    </dgm:pt>
    <dgm:pt modelId="{57CC4BF1-FC02-4F7A-B7B5-9166497286AC}" type="pres">
      <dgm:prSet presAssocID="{E6648A5E-7303-4AD4-905F-151B83BACF38}" presName="hierRoot2" presStyleCnt="0">
        <dgm:presLayoutVars>
          <dgm:hierBranch val="init"/>
        </dgm:presLayoutVars>
      </dgm:prSet>
      <dgm:spPr/>
    </dgm:pt>
    <dgm:pt modelId="{51C6AE42-C6E9-4A2D-AED4-63C78735309D}" type="pres">
      <dgm:prSet presAssocID="{E6648A5E-7303-4AD4-905F-151B83BACF38}" presName="rootComposite" presStyleCnt="0"/>
      <dgm:spPr/>
    </dgm:pt>
    <dgm:pt modelId="{D307A111-9A55-4B85-AC2D-646DF67FD09D}" type="pres">
      <dgm:prSet presAssocID="{E6648A5E-7303-4AD4-905F-151B83BACF38}" presName="rootText" presStyleLbl="node3" presStyleIdx="4" presStyleCnt="5">
        <dgm:presLayoutVars>
          <dgm:chPref val="3"/>
        </dgm:presLayoutVars>
      </dgm:prSet>
      <dgm:spPr/>
    </dgm:pt>
    <dgm:pt modelId="{AB3F7FE4-0685-481A-9CD4-CA6FEC8AF5AA}" type="pres">
      <dgm:prSet presAssocID="{E6648A5E-7303-4AD4-905F-151B83BACF38}" presName="rootConnector" presStyleLbl="node3" presStyleIdx="4" presStyleCnt="5"/>
      <dgm:spPr/>
    </dgm:pt>
    <dgm:pt modelId="{F62564B0-FFCF-4CC4-B668-0326C39EEEFA}" type="pres">
      <dgm:prSet presAssocID="{E6648A5E-7303-4AD4-905F-151B83BACF38}" presName="hierChild4" presStyleCnt="0"/>
      <dgm:spPr/>
    </dgm:pt>
    <dgm:pt modelId="{8ADC4BD1-1526-4E5A-96AE-006031A48CCA}" type="pres">
      <dgm:prSet presAssocID="{E6648A5E-7303-4AD4-905F-151B83BACF38}" presName="hierChild5" presStyleCnt="0"/>
      <dgm:spPr/>
    </dgm:pt>
    <dgm:pt modelId="{6D562A02-AED8-4F5E-B0B9-8EE9A2439B7F}" type="pres">
      <dgm:prSet presAssocID="{DE8AD0C7-7DC5-4B06-9DCF-87AF9B019994}" presName="hierChild5" presStyleCnt="0"/>
      <dgm:spPr/>
    </dgm:pt>
    <dgm:pt modelId="{77B63519-B7D8-434D-9B6B-9CEC6B2C1F15}" type="pres">
      <dgm:prSet presAssocID="{F3F7F272-C177-4D03-9BEE-5E35970F3D22}" presName="Name64" presStyleLbl="parChTrans1D2" presStyleIdx="1" presStyleCnt="3"/>
      <dgm:spPr/>
    </dgm:pt>
    <dgm:pt modelId="{A97EC7E9-4E08-4C65-9EF1-C09CE478B35A}" type="pres">
      <dgm:prSet presAssocID="{2135DB23-4583-4783-A6EF-E495485D0059}" presName="hierRoot2" presStyleCnt="0">
        <dgm:presLayoutVars>
          <dgm:hierBranch val="init"/>
        </dgm:presLayoutVars>
      </dgm:prSet>
      <dgm:spPr/>
    </dgm:pt>
    <dgm:pt modelId="{63E87D3A-D6E1-4CBE-803E-13209FF531C8}" type="pres">
      <dgm:prSet presAssocID="{2135DB23-4583-4783-A6EF-E495485D0059}" presName="rootComposite" presStyleCnt="0"/>
      <dgm:spPr/>
    </dgm:pt>
    <dgm:pt modelId="{1D070687-1214-494B-B0F0-AAEAC9D847F8}" type="pres">
      <dgm:prSet presAssocID="{2135DB23-4583-4783-A6EF-E495485D0059}" presName="rootText" presStyleLbl="node2" presStyleIdx="1" presStyleCnt="3">
        <dgm:presLayoutVars>
          <dgm:chPref val="3"/>
        </dgm:presLayoutVars>
      </dgm:prSet>
      <dgm:spPr/>
    </dgm:pt>
    <dgm:pt modelId="{11748EA1-310D-4314-9855-9906E4845B9A}" type="pres">
      <dgm:prSet presAssocID="{2135DB23-4583-4783-A6EF-E495485D0059}" presName="rootConnector" presStyleLbl="node2" presStyleIdx="1" presStyleCnt="3"/>
      <dgm:spPr/>
    </dgm:pt>
    <dgm:pt modelId="{5E399674-153B-443B-A52C-5FBBF093BB7A}" type="pres">
      <dgm:prSet presAssocID="{2135DB23-4583-4783-A6EF-E495485D0059}" presName="hierChild4" presStyleCnt="0"/>
      <dgm:spPr/>
    </dgm:pt>
    <dgm:pt modelId="{C773D8BD-E1BD-4972-A4E6-1E73E4C7DD21}" type="pres">
      <dgm:prSet presAssocID="{2135DB23-4583-4783-A6EF-E495485D0059}" presName="hierChild5" presStyleCnt="0"/>
      <dgm:spPr/>
    </dgm:pt>
    <dgm:pt modelId="{3931E01D-E48A-4D64-AAA1-5DD37F55588E}" type="pres">
      <dgm:prSet presAssocID="{B58F4AB6-A3E7-4A9E-B2FC-6D6489173405}" presName="Name64" presStyleLbl="parChTrans1D2" presStyleIdx="2" presStyleCnt="3"/>
      <dgm:spPr/>
    </dgm:pt>
    <dgm:pt modelId="{B7F7E116-6DF7-43F0-9C43-A2FA646E9780}" type="pres">
      <dgm:prSet presAssocID="{20E59A64-77B7-4031-B540-598815A528D2}" presName="hierRoot2" presStyleCnt="0">
        <dgm:presLayoutVars>
          <dgm:hierBranch val="init"/>
        </dgm:presLayoutVars>
      </dgm:prSet>
      <dgm:spPr/>
    </dgm:pt>
    <dgm:pt modelId="{FD4EC013-4DB7-456A-A360-3CA4C7F95401}" type="pres">
      <dgm:prSet presAssocID="{20E59A64-77B7-4031-B540-598815A528D2}" presName="rootComposite" presStyleCnt="0"/>
      <dgm:spPr/>
    </dgm:pt>
    <dgm:pt modelId="{C1A07DC9-E968-4288-A42A-49968215BC3D}" type="pres">
      <dgm:prSet presAssocID="{20E59A64-77B7-4031-B540-598815A528D2}" presName="rootText" presStyleLbl="node2" presStyleIdx="2" presStyleCnt="3">
        <dgm:presLayoutVars>
          <dgm:chPref val="3"/>
        </dgm:presLayoutVars>
      </dgm:prSet>
      <dgm:spPr/>
    </dgm:pt>
    <dgm:pt modelId="{2376764F-0262-4EAF-8BE1-8DAC6C8CDF27}" type="pres">
      <dgm:prSet presAssocID="{20E59A64-77B7-4031-B540-598815A528D2}" presName="rootConnector" presStyleLbl="node2" presStyleIdx="2" presStyleCnt="3"/>
      <dgm:spPr/>
    </dgm:pt>
    <dgm:pt modelId="{5E019059-D899-4715-A12E-BB896018A980}" type="pres">
      <dgm:prSet presAssocID="{20E59A64-77B7-4031-B540-598815A528D2}" presName="hierChild4" presStyleCnt="0"/>
      <dgm:spPr/>
    </dgm:pt>
    <dgm:pt modelId="{55689052-C267-4F60-BB56-3D1721502F1E}" type="pres">
      <dgm:prSet presAssocID="{20E59A64-77B7-4031-B540-598815A528D2}" presName="hierChild5" presStyleCnt="0"/>
      <dgm:spPr/>
    </dgm:pt>
    <dgm:pt modelId="{34AD92B0-66DE-4485-ADB4-13DB5545D2A7}" type="pres">
      <dgm:prSet presAssocID="{A4888C6D-CBF3-4041-94E2-E3FC57EA262D}" presName="hierChild3" presStyleCnt="0"/>
      <dgm:spPr/>
    </dgm:pt>
  </dgm:ptLst>
  <dgm:cxnLst>
    <dgm:cxn modelId="{F071DD0D-5D6A-487A-ABA2-06D98FDA658E}" type="presOf" srcId="{1199B0E4-B60F-4738-A15E-83F7FD084177}" destId="{902C42D2-2B00-4255-A673-2A76ACD27D4F}" srcOrd="0" destOrd="0" presId="urn:microsoft.com/office/officeart/2009/3/layout/HorizontalOrganizationChart"/>
    <dgm:cxn modelId="{78AFAB26-D258-4DD9-8180-3EC2E8A0947D}" type="presOf" srcId="{2135DB23-4583-4783-A6EF-E495485D0059}" destId="{1D070687-1214-494B-B0F0-AAEAC9D847F8}" srcOrd="0" destOrd="0" presId="urn:microsoft.com/office/officeart/2009/3/layout/HorizontalOrganizationChart"/>
    <dgm:cxn modelId="{843CA22A-2103-4C68-B544-6FD7D2ED485D}" type="presOf" srcId="{D360F204-2128-4004-92CE-A0E44D1CB26D}" destId="{37D1D429-DFAF-468D-9B8A-99EF58F0BECD}" srcOrd="1" destOrd="0" presId="urn:microsoft.com/office/officeart/2009/3/layout/HorizontalOrganizationChart"/>
    <dgm:cxn modelId="{FAAD8531-ED3D-48A9-BFF5-132F520199C3}" type="presOf" srcId="{6E1FAC1C-990D-4C90-8C0B-FDD43A9FDAB5}" destId="{457B93B6-B2C5-42C4-9C73-EF462A2D30A2}" srcOrd="1" destOrd="0" presId="urn:microsoft.com/office/officeart/2009/3/layout/HorizontalOrganizationChart"/>
    <dgm:cxn modelId="{26D5E734-1109-4AF5-95CA-A3713FEA60E1}" srcId="{A4888C6D-CBF3-4041-94E2-E3FC57EA262D}" destId="{DE8AD0C7-7DC5-4B06-9DCF-87AF9B019994}" srcOrd="0" destOrd="0" parTransId="{10D81400-9F4F-4516-A0D5-41BA5A26669B}" sibTransId="{E8A299F5-1950-47E7-BD9C-8D1CF6D956F9}"/>
    <dgm:cxn modelId="{29CF3036-171D-4642-9DAA-ADE171150A38}" type="presOf" srcId="{D360F204-2128-4004-92CE-A0E44D1CB26D}" destId="{75E05FAA-EBF5-4F78-AC10-7B7B9CD98E16}" srcOrd="0" destOrd="0" presId="urn:microsoft.com/office/officeart/2009/3/layout/HorizontalOrganizationChart"/>
    <dgm:cxn modelId="{F290643E-9CB4-4328-AAB1-D7DFBC2D881D}" type="presOf" srcId="{DE8AD0C7-7DC5-4B06-9DCF-87AF9B019994}" destId="{80C373B8-8C78-443B-B62B-C546625E0386}" srcOrd="1" destOrd="0" presId="urn:microsoft.com/office/officeart/2009/3/layout/HorizontalOrganizationChart"/>
    <dgm:cxn modelId="{2D2FA33E-EE85-4F9D-9534-E26BB64DC436}" type="presOf" srcId="{6E1FAC1C-990D-4C90-8C0B-FDD43A9FDAB5}" destId="{9F577213-7F5C-4197-AECD-5E8B775CBCB7}" srcOrd="0" destOrd="0" presId="urn:microsoft.com/office/officeart/2009/3/layout/HorizontalOrganizationChart"/>
    <dgm:cxn modelId="{9DF2F541-7391-4C9B-9D24-EDD00167C529}" srcId="{DE8AD0C7-7DC5-4B06-9DCF-87AF9B019994}" destId="{6E1FAC1C-990D-4C90-8C0B-FDD43A9FDAB5}" srcOrd="2" destOrd="0" parTransId="{D3207575-290A-44E2-AF7D-92B405F3864C}" sibTransId="{7DE884E2-6763-42D5-AFB7-B75A835BF5A0}"/>
    <dgm:cxn modelId="{3F6C3942-FDBF-4844-9C16-318A2E5499FA}" type="presOf" srcId="{DF121D36-ED47-4751-98BD-5697ADB7ECDF}" destId="{5007B036-80D1-4463-B316-A1AB66165F02}" srcOrd="0" destOrd="0" presId="urn:microsoft.com/office/officeart/2009/3/layout/HorizontalOrganizationChart"/>
    <dgm:cxn modelId="{D8951063-9ED2-4CE7-8F4A-B0A66BF32E93}" type="presOf" srcId="{A0304ECA-4046-460E-9681-B439209765F2}" destId="{74CAB86F-96C9-406D-B4C7-09F8ECA7866E}" srcOrd="1" destOrd="0" presId="urn:microsoft.com/office/officeart/2009/3/layout/HorizontalOrganizationChart"/>
    <dgm:cxn modelId="{227E1165-962D-4C19-9CA8-E84233466423}" type="presOf" srcId="{2135DB23-4583-4783-A6EF-E495485D0059}" destId="{11748EA1-310D-4314-9855-9906E4845B9A}" srcOrd="1" destOrd="0" presId="urn:microsoft.com/office/officeart/2009/3/layout/HorizontalOrganizationChart"/>
    <dgm:cxn modelId="{DD7D466C-ECCF-4695-A18F-467648DAA9FA}" type="presOf" srcId="{E6648A5E-7303-4AD4-905F-151B83BACF38}" destId="{D307A111-9A55-4B85-AC2D-646DF67FD09D}" srcOrd="0" destOrd="0" presId="urn:microsoft.com/office/officeart/2009/3/layout/HorizontalOrganizationChart"/>
    <dgm:cxn modelId="{E7D7766C-A4FA-4D39-BB31-C7D2E95159A9}" type="presOf" srcId="{884524FD-F97E-4339-AD34-ED41804D2FA5}" destId="{576D493C-ECB7-4686-8C19-F2E150A61F47}" srcOrd="1" destOrd="0" presId="urn:microsoft.com/office/officeart/2009/3/layout/HorizontalOrganizationChart"/>
    <dgm:cxn modelId="{E9A52B52-5644-49B7-97D4-4B95D0FDD192}" type="presOf" srcId="{20E59A64-77B7-4031-B540-598815A528D2}" destId="{C1A07DC9-E968-4288-A42A-49968215BC3D}" srcOrd="0" destOrd="0" presId="urn:microsoft.com/office/officeart/2009/3/layout/HorizontalOrganizationChart"/>
    <dgm:cxn modelId="{31330473-C3DA-4E56-92AF-C670F7DD3ACD}" type="presOf" srcId="{B58F4AB6-A3E7-4A9E-B2FC-6D6489173405}" destId="{3931E01D-E48A-4D64-AAA1-5DD37F55588E}" srcOrd="0" destOrd="0" presId="urn:microsoft.com/office/officeart/2009/3/layout/HorizontalOrganizationChart"/>
    <dgm:cxn modelId="{04FF5B78-F97E-4A6C-A624-AB4EA75E2F74}" srcId="{A4888C6D-CBF3-4041-94E2-E3FC57EA262D}" destId="{20E59A64-77B7-4031-B540-598815A528D2}" srcOrd="2" destOrd="0" parTransId="{B58F4AB6-A3E7-4A9E-B2FC-6D6489173405}" sibTransId="{3FEE2F5E-5CD0-4989-A27F-DCA39192B520}"/>
    <dgm:cxn modelId="{6EF52A59-9A8B-4AC9-A7E5-DC3C31394DF6}" srcId="{A4888C6D-CBF3-4041-94E2-E3FC57EA262D}" destId="{2135DB23-4583-4783-A6EF-E495485D0059}" srcOrd="1" destOrd="0" parTransId="{F3F7F272-C177-4D03-9BEE-5E35970F3D22}" sibTransId="{BCC7EC19-FB25-430E-BCB4-D462EB028C6D}"/>
    <dgm:cxn modelId="{17FEC479-66D6-4EA6-B944-7EA634923A86}" type="presOf" srcId="{E6648A5E-7303-4AD4-905F-151B83BACF38}" destId="{AB3F7FE4-0685-481A-9CD4-CA6FEC8AF5AA}" srcOrd="1" destOrd="0" presId="urn:microsoft.com/office/officeart/2009/3/layout/HorizontalOrganizationChart"/>
    <dgm:cxn modelId="{2AB9A57C-8EF0-419A-A53F-F1F561FEAE54}" type="presOf" srcId="{8600A11D-F1DD-44CC-AFD3-53CCC764079A}" destId="{24DFF440-8CDC-4BE3-8BFE-0EEA89AE5148}" srcOrd="0" destOrd="0" presId="urn:microsoft.com/office/officeart/2009/3/layout/HorizontalOrganizationChart"/>
    <dgm:cxn modelId="{848C257E-E1F7-4FD2-9E5F-282235D1FC72}" type="presOf" srcId="{A0304ECA-4046-460E-9681-B439209765F2}" destId="{53BEE5EC-AA6B-426B-99EB-99AE243DBB76}" srcOrd="0" destOrd="0" presId="urn:microsoft.com/office/officeart/2009/3/layout/HorizontalOrganizationChart"/>
    <dgm:cxn modelId="{3F97AF83-DC91-49EE-9271-4B807D4B502A}" srcId="{DE8AD0C7-7DC5-4B06-9DCF-87AF9B019994}" destId="{E6648A5E-7303-4AD4-905F-151B83BACF38}" srcOrd="4" destOrd="0" parTransId="{DF121D36-ED47-4751-98BD-5697ADB7ECDF}" sibTransId="{09CA6E52-717E-4793-9348-16D72EB1B13E}"/>
    <dgm:cxn modelId="{C400FC83-7DC1-4993-9FBB-63F15A8A0512}" type="presOf" srcId="{A4888C6D-CBF3-4041-94E2-E3FC57EA262D}" destId="{7C92E02B-E21A-409C-8E21-07AA9370DC82}" srcOrd="1" destOrd="0" presId="urn:microsoft.com/office/officeart/2009/3/layout/HorizontalOrganizationChart"/>
    <dgm:cxn modelId="{A118C089-8337-4DF4-8EC1-7A1B2697214D}" type="presOf" srcId="{20E59A64-77B7-4031-B540-598815A528D2}" destId="{2376764F-0262-4EAF-8BE1-8DAC6C8CDF27}" srcOrd="1" destOrd="0" presId="urn:microsoft.com/office/officeart/2009/3/layout/HorizontalOrganizationChart"/>
    <dgm:cxn modelId="{AFF2848C-4ADE-4D5B-A33D-B88AA57C8D40}" type="presOf" srcId="{D3207575-290A-44E2-AF7D-92B405F3864C}" destId="{170765A3-D184-40CE-820F-FCECD78FC445}" srcOrd="0" destOrd="0" presId="urn:microsoft.com/office/officeart/2009/3/layout/HorizontalOrganizationChart"/>
    <dgm:cxn modelId="{FF1FE48C-A507-43A1-913E-E2815D1F8D1C}" type="presOf" srcId="{DE8AD0C7-7DC5-4B06-9DCF-87AF9B019994}" destId="{877AC135-FBF2-4360-B5C6-19B2541D0E51}" srcOrd="0" destOrd="0" presId="urn:microsoft.com/office/officeart/2009/3/layout/HorizontalOrganizationChart"/>
    <dgm:cxn modelId="{72BF678D-170E-4F6F-8CA3-D8C64EB1535A}" type="presOf" srcId="{C3F984EE-F897-4ED4-90EF-4FEFE6214F78}" destId="{2EDC9B45-5019-4AA7-A9DE-38C9B54FAAA3}" srcOrd="0" destOrd="0" presId="urn:microsoft.com/office/officeart/2009/3/layout/HorizontalOrganizationChart"/>
    <dgm:cxn modelId="{7C2CD38E-BFA6-49C9-8387-789803DA3FAE}" srcId="{DE8AD0C7-7DC5-4B06-9DCF-87AF9B019994}" destId="{A0304ECA-4046-460E-9681-B439209765F2}" srcOrd="3" destOrd="0" parTransId="{C3F984EE-F897-4ED4-90EF-4FEFE6214F78}" sibTransId="{BBE41964-1C70-44BA-952D-38AA6BCA4ECB}"/>
    <dgm:cxn modelId="{AE6877AD-3A37-4DF5-8CDE-2616FA97A0DC}" type="presOf" srcId="{10D81400-9F4F-4516-A0D5-41BA5A26669B}" destId="{C7DEDE0D-EB15-46DD-8686-21FC4B2AE5D7}" srcOrd="0" destOrd="0" presId="urn:microsoft.com/office/officeart/2009/3/layout/HorizontalOrganizationChart"/>
    <dgm:cxn modelId="{5DE2EBB1-D9B5-463E-A030-8C5EFE19E3DB}" srcId="{DE8AD0C7-7DC5-4B06-9DCF-87AF9B019994}" destId="{884524FD-F97E-4339-AD34-ED41804D2FA5}" srcOrd="1" destOrd="0" parTransId="{8600A11D-F1DD-44CC-AFD3-53CCC764079A}" sibTransId="{4972C449-77A4-4FD2-951D-A0D3B93F05BA}"/>
    <dgm:cxn modelId="{0ADB92BE-E41D-45EA-A997-46968C5859A1}" srcId="{DE8AD0C7-7DC5-4B06-9DCF-87AF9B019994}" destId="{D360F204-2128-4004-92CE-A0E44D1CB26D}" srcOrd="0" destOrd="0" parTransId="{1199B0E4-B60F-4738-A15E-83F7FD084177}" sibTransId="{78B2A4A8-BAD0-4D4A-ADAB-C2566ECA8C48}"/>
    <dgm:cxn modelId="{02452BD3-1A89-4985-B020-3D2CA3FB6205}" type="presOf" srcId="{F3F7F272-C177-4D03-9BEE-5E35970F3D22}" destId="{77B63519-B7D8-434D-9B6B-9CEC6B2C1F15}" srcOrd="0" destOrd="0" presId="urn:microsoft.com/office/officeart/2009/3/layout/HorizontalOrganizationChart"/>
    <dgm:cxn modelId="{2A54B8DF-DA83-4711-A80C-03F807E828C7}" type="presOf" srcId="{884524FD-F97E-4339-AD34-ED41804D2FA5}" destId="{F439895B-F4F5-4CCF-BEB9-F153035C7C9A}" srcOrd="0" destOrd="0" presId="urn:microsoft.com/office/officeart/2009/3/layout/HorizontalOrganizationChart"/>
    <dgm:cxn modelId="{C82C81EA-FC6C-4499-9061-E200136D6CC1}" type="presOf" srcId="{65644DB5-C484-4AEB-B4EB-0E79BD1A7CD3}" destId="{0F95169D-CB25-4592-876A-ED79A159E88C}" srcOrd="0" destOrd="0" presId="urn:microsoft.com/office/officeart/2009/3/layout/HorizontalOrganizationChart"/>
    <dgm:cxn modelId="{2A3978EC-909F-4595-AE17-4E2CB7CA7DC0}" type="presOf" srcId="{A4888C6D-CBF3-4041-94E2-E3FC57EA262D}" destId="{A36B6EAA-A275-4C6D-BEBB-F9D6964448AA}" srcOrd="0" destOrd="0" presId="urn:microsoft.com/office/officeart/2009/3/layout/HorizontalOrganizationChart"/>
    <dgm:cxn modelId="{AAFAA2FE-C87C-48AC-B3E2-9C89464FE108}" srcId="{65644DB5-C484-4AEB-B4EB-0E79BD1A7CD3}" destId="{A4888C6D-CBF3-4041-94E2-E3FC57EA262D}" srcOrd="0" destOrd="0" parTransId="{05711CF7-BC32-4D79-B52C-69A9585CEE5C}" sibTransId="{1AFB073A-6C54-42AC-AE14-4CD62DF370D4}"/>
    <dgm:cxn modelId="{E216902E-8BC6-46D9-B68D-198647A4EC5B}" type="presParOf" srcId="{0F95169D-CB25-4592-876A-ED79A159E88C}" destId="{661AF290-D857-4E0C-B49A-2FEB32B75E21}" srcOrd="0" destOrd="0" presId="urn:microsoft.com/office/officeart/2009/3/layout/HorizontalOrganizationChart"/>
    <dgm:cxn modelId="{07B6C018-8C32-49D2-A55C-87DADD71821E}" type="presParOf" srcId="{661AF290-D857-4E0C-B49A-2FEB32B75E21}" destId="{59417F17-9486-46E3-BA1F-3CEAEF9089CF}" srcOrd="0" destOrd="0" presId="urn:microsoft.com/office/officeart/2009/3/layout/HorizontalOrganizationChart"/>
    <dgm:cxn modelId="{6370CD2B-52AD-4C5E-8816-A521E59CDFF1}" type="presParOf" srcId="{59417F17-9486-46E3-BA1F-3CEAEF9089CF}" destId="{A36B6EAA-A275-4C6D-BEBB-F9D6964448AA}" srcOrd="0" destOrd="0" presId="urn:microsoft.com/office/officeart/2009/3/layout/HorizontalOrganizationChart"/>
    <dgm:cxn modelId="{F7BF053F-43C9-4F3D-9B8A-59C0E96BAC49}" type="presParOf" srcId="{59417F17-9486-46E3-BA1F-3CEAEF9089CF}" destId="{7C92E02B-E21A-409C-8E21-07AA9370DC82}" srcOrd="1" destOrd="0" presId="urn:microsoft.com/office/officeart/2009/3/layout/HorizontalOrganizationChart"/>
    <dgm:cxn modelId="{8F1D2C93-2ABA-45E5-8333-C9C7045FB9BE}" type="presParOf" srcId="{661AF290-D857-4E0C-B49A-2FEB32B75E21}" destId="{51040E00-81DD-4EA4-8178-954DC49DD089}" srcOrd="1" destOrd="0" presId="urn:microsoft.com/office/officeart/2009/3/layout/HorizontalOrganizationChart"/>
    <dgm:cxn modelId="{E4E75554-DC7B-4831-BDD4-D6654E08D9F4}" type="presParOf" srcId="{51040E00-81DD-4EA4-8178-954DC49DD089}" destId="{C7DEDE0D-EB15-46DD-8686-21FC4B2AE5D7}" srcOrd="0" destOrd="0" presId="urn:microsoft.com/office/officeart/2009/3/layout/HorizontalOrganizationChart"/>
    <dgm:cxn modelId="{6415128C-AC23-4291-A972-ED0CB55E1F27}" type="presParOf" srcId="{51040E00-81DD-4EA4-8178-954DC49DD089}" destId="{C9A1E2CC-67E6-4F3C-B41F-94712409947B}" srcOrd="1" destOrd="0" presId="urn:microsoft.com/office/officeart/2009/3/layout/HorizontalOrganizationChart"/>
    <dgm:cxn modelId="{105F3F97-0C4F-4225-9D80-56C36B3702CC}" type="presParOf" srcId="{C9A1E2CC-67E6-4F3C-B41F-94712409947B}" destId="{E3C3BC58-95C7-4363-95A0-EE7E3657BC42}" srcOrd="0" destOrd="0" presId="urn:microsoft.com/office/officeart/2009/3/layout/HorizontalOrganizationChart"/>
    <dgm:cxn modelId="{018CFED6-4143-4B8C-B6E6-CFB027548AB8}" type="presParOf" srcId="{E3C3BC58-95C7-4363-95A0-EE7E3657BC42}" destId="{877AC135-FBF2-4360-B5C6-19B2541D0E51}" srcOrd="0" destOrd="0" presId="urn:microsoft.com/office/officeart/2009/3/layout/HorizontalOrganizationChart"/>
    <dgm:cxn modelId="{9354D2A4-3E94-4E28-8E61-3A48DF7A9291}" type="presParOf" srcId="{E3C3BC58-95C7-4363-95A0-EE7E3657BC42}" destId="{80C373B8-8C78-443B-B62B-C546625E0386}" srcOrd="1" destOrd="0" presId="urn:microsoft.com/office/officeart/2009/3/layout/HorizontalOrganizationChart"/>
    <dgm:cxn modelId="{00467162-3F62-464C-9C30-8F346A22818A}" type="presParOf" srcId="{C9A1E2CC-67E6-4F3C-B41F-94712409947B}" destId="{F9131688-E31B-4307-AE82-972A7DD534BB}" srcOrd="1" destOrd="0" presId="urn:microsoft.com/office/officeart/2009/3/layout/HorizontalOrganizationChart"/>
    <dgm:cxn modelId="{10028B90-3F17-44FD-AF02-49D6BEBC734E}" type="presParOf" srcId="{F9131688-E31B-4307-AE82-972A7DD534BB}" destId="{902C42D2-2B00-4255-A673-2A76ACD27D4F}" srcOrd="0" destOrd="0" presId="urn:microsoft.com/office/officeart/2009/3/layout/HorizontalOrganizationChart"/>
    <dgm:cxn modelId="{4D62B68A-3032-4657-9801-89A4C0867745}" type="presParOf" srcId="{F9131688-E31B-4307-AE82-972A7DD534BB}" destId="{9D9F209C-9F69-4E3E-A656-37EF6084523B}" srcOrd="1" destOrd="0" presId="urn:microsoft.com/office/officeart/2009/3/layout/HorizontalOrganizationChart"/>
    <dgm:cxn modelId="{174049AB-E8F2-4303-B6F9-6B30188FC3C2}" type="presParOf" srcId="{9D9F209C-9F69-4E3E-A656-37EF6084523B}" destId="{7A25E770-C9AE-4DDB-B579-FADC71A93532}" srcOrd="0" destOrd="0" presId="urn:microsoft.com/office/officeart/2009/3/layout/HorizontalOrganizationChart"/>
    <dgm:cxn modelId="{18BA2B87-3B19-4BCC-ADB4-F9851167F71F}" type="presParOf" srcId="{7A25E770-C9AE-4DDB-B579-FADC71A93532}" destId="{75E05FAA-EBF5-4F78-AC10-7B7B9CD98E16}" srcOrd="0" destOrd="0" presId="urn:microsoft.com/office/officeart/2009/3/layout/HorizontalOrganizationChart"/>
    <dgm:cxn modelId="{79636B7C-F934-44AB-9EA4-61887433EA43}" type="presParOf" srcId="{7A25E770-C9AE-4DDB-B579-FADC71A93532}" destId="{37D1D429-DFAF-468D-9B8A-99EF58F0BECD}" srcOrd="1" destOrd="0" presId="urn:microsoft.com/office/officeart/2009/3/layout/HorizontalOrganizationChart"/>
    <dgm:cxn modelId="{F608B20A-66E9-4A69-B6F4-E1A1029483B0}" type="presParOf" srcId="{9D9F209C-9F69-4E3E-A656-37EF6084523B}" destId="{85253DBF-4668-4FE5-99FF-917D38A11625}" srcOrd="1" destOrd="0" presId="urn:microsoft.com/office/officeart/2009/3/layout/HorizontalOrganizationChart"/>
    <dgm:cxn modelId="{E79954DE-8E17-4138-AA8F-B6812626AA50}" type="presParOf" srcId="{9D9F209C-9F69-4E3E-A656-37EF6084523B}" destId="{9EE00097-BCF4-4A48-B332-69171A2C233B}" srcOrd="2" destOrd="0" presId="urn:microsoft.com/office/officeart/2009/3/layout/HorizontalOrganizationChart"/>
    <dgm:cxn modelId="{81196273-9913-4957-92B4-502697C85728}" type="presParOf" srcId="{F9131688-E31B-4307-AE82-972A7DD534BB}" destId="{24DFF440-8CDC-4BE3-8BFE-0EEA89AE5148}" srcOrd="2" destOrd="0" presId="urn:microsoft.com/office/officeart/2009/3/layout/HorizontalOrganizationChart"/>
    <dgm:cxn modelId="{115BD77D-8EF3-4A82-A7B3-D2B94EF76072}" type="presParOf" srcId="{F9131688-E31B-4307-AE82-972A7DD534BB}" destId="{EEE9E128-2BB7-418B-95DB-B281AFE276D5}" srcOrd="3" destOrd="0" presId="urn:microsoft.com/office/officeart/2009/3/layout/HorizontalOrganizationChart"/>
    <dgm:cxn modelId="{4C7209BE-5BC9-4A41-A59B-207269950983}" type="presParOf" srcId="{EEE9E128-2BB7-418B-95DB-B281AFE276D5}" destId="{4773A297-D5F4-442D-BE59-F06089A2302D}" srcOrd="0" destOrd="0" presId="urn:microsoft.com/office/officeart/2009/3/layout/HorizontalOrganizationChart"/>
    <dgm:cxn modelId="{AC66B8F8-822A-4E8D-B999-2ACB85CFF279}" type="presParOf" srcId="{4773A297-D5F4-442D-BE59-F06089A2302D}" destId="{F439895B-F4F5-4CCF-BEB9-F153035C7C9A}" srcOrd="0" destOrd="0" presId="urn:microsoft.com/office/officeart/2009/3/layout/HorizontalOrganizationChart"/>
    <dgm:cxn modelId="{D377B032-DBB0-488D-A6CD-E3DCF462B10B}" type="presParOf" srcId="{4773A297-D5F4-442D-BE59-F06089A2302D}" destId="{576D493C-ECB7-4686-8C19-F2E150A61F47}" srcOrd="1" destOrd="0" presId="urn:microsoft.com/office/officeart/2009/3/layout/HorizontalOrganizationChart"/>
    <dgm:cxn modelId="{DFB9C7C5-485D-4316-8EA2-790D6D4CE935}" type="presParOf" srcId="{EEE9E128-2BB7-418B-95DB-B281AFE276D5}" destId="{12B1015C-8BE7-46FB-A3C0-1271DC90C252}" srcOrd="1" destOrd="0" presId="urn:microsoft.com/office/officeart/2009/3/layout/HorizontalOrganizationChart"/>
    <dgm:cxn modelId="{65F2966B-C13C-4D91-8D15-96988EB96C99}" type="presParOf" srcId="{EEE9E128-2BB7-418B-95DB-B281AFE276D5}" destId="{C4BB682F-BE38-42E2-A8AD-038DB093A4D4}" srcOrd="2" destOrd="0" presId="urn:microsoft.com/office/officeart/2009/3/layout/HorizontalOrganizationChart"/>
    <dgm:cxn modelId="{D68BFEC8-914C-409E-911E-F680DCA83E5D}" type="presParOf" srcId="{F9131688-E31B-4307-AE82-972A7DD534BB}" destId="{170765A3-D184-40CE-820F-FCECD78FC445}" srcOrd="4" destOrd="0" presId="urn:microsoft.com/office/officeart/2009/3/layout/HorizontalOrganizationChart"/>
    <dgm:cxn modelId="{636E91B3-E241-4D3F-81FD-91F7CD72520F}" type="presParOf" srcId="{F9131688-E31B-4307-AE82-972A7DD534BB}" destId="{2B2EB2C9-CF4A-48AE-AC07-848F6162860D}" srcOrd="5" destOrd="0" presId="urn:microsoft.com/office/officeart/2009/3/layout/HorizontalOrganizationChart"/>
    <dgm:cxn modelId="{50325D8E-05EB-4971-ADCA-FABD44D11040}" type="presParOf" srcId="{2B2EB2C9-CF4A-48AE-AC07-848F6162860D}" destId="{3787F9FF-29CD-4CF9-8F62-1611C8E1B4F2}" srcOrd="0" destOrd="0" presId="urn:microsoft.com/office/officeart/2009/3/layout/HorizontalOrganizationChart"/>
    <dgm:cxn modelId="{62A63F3E-AD8A-441F-BB16-3F40F648D540}" type="presParOf" srcId="{3787F9FF-29CD-4CF9-8F62-1611C8E1B4F2}" destId="{9F577213-7F5C-4197-AECD-5E8B775CBCB7}" srcOrd="0" destOrd="0" presId="urn:microsoft.com/office/officeart/2009/3/layout/HorizontalOrganizationChart"/>
    <dgm:cxn modelId="{3B5CD4E6-BEA4-4688-9CEE-3ED238B02841}" type="presParOf" srcId="{3787F9FF-29CD-4CF9-8F62-1611C8E1B4F2}" destId="{457B93B6-B2C5-42C4-9C73-EF462A2D30A2}" srcOrd="1" destOrd="0" presId="urn:microsoft.com/office/officeart/2009/3/layout/HorizontalOrganizationChart"/>
    <dgm:cxn modelId="{EAABBBE1-1FDA-473D-8D09-096EFA6ECDEC}" type="presParOf" srcId="{2B2EB2C9-CF4A-48AE-AC07-848F6162860D}" destId="{874EACED-D2DC-4C86-8017-71E814CD9FE6}" srcOrd="1" destOrd="0" presId="urn:microsoft.com/office/officeart/2009/3/layout/HorizontalOrganizationChart"/>
    <dgm:cxn modelId="{7665A1FA-CF5D-4E28-B4D3-DE3EA4B0AF0D}" type="presParOf" srcId="{2B2EB2C9-CF4A-48AE-AC07-848F6162860D}" destId="{778AB080-5B99-450D-9327-E618CE7487C0}" srcOrd="2" destOrd="0" presId="urn:microsoft.com/office/officeart/2009/3/layout/HorizontalOrganizationChart"/>
    <dgm:cxn modelId="{B6343BCF-240D-4FEA-8CA9-57B2FA9205B5}" type="presParOf" srcId="{F9131688-E31B-4307-AE82-972A7DD534BB}" destId="{2EDC9B45-5019-4AA7-A9DE-38C9B54FAAA3}" srcOrd="6" destOrd="0" presId="urn:microsoft.com/office/officeart/2009/3/layout/HorizontalOrganizationChart"/>
    <dgm:cxn modelId="{41299FA9-31C5-4AA6-A8C7-A718CDAFCC5D}" type="presParOf" srcId="{F9131688-E31B-4307-AE82-972A7DD534BB}" destId="{6271BBD9-7C18-4876-A5D6-CE3C8C5DDBBD}" srcOrd="7" destOrd="0" presId="urn:microsoft.com/office/officeart/2009/3/layout/HorizontalOrganizationChart"/>
    <dgm:cxn modelId="{701EBC84-D9B6-4877-9BCD-40D5DCBE3E38}" type="presParOf" srcId="{6271BBD9-7C18-4876-A5D6-CE3C8C5DDBBD}" destId="{DD700D1D-374F-42D9-9B06-F0E6FE5FD1F4}" srcOrd="0" destOrd="0" presId="urn:microsoft.com/office/officeart/2009/3/layout/HorizontalOrganizationChart"/>
    <dgm:cxn modelId="{411A1231-A001-45CF-A754-6C7F678E0421}" type="presParOf" srcId="{DD700D1D-374F-42D9-9B06-F0E6FE5FD1F4}" destId="{53BEE5EC-AA6B-426B-99EB-99AE243DBB76}" srcOrd="0" destOrd="0" presId="urn:microsoft.com/office/officeart/2009/3/layout/HorizontalOrganizationChart"/>
    <dgm:cxn modelId="{107E1D6F-76A7-4D6E-850B-E970C981E4BE}" type="presParOf" srcId="{DD700D1D-374F-42D9-9B06-F0E6FE5FD1F4}" destId="{74CAB86F-96C9-406D-B4C7-09F8ECA7866E}" srcOrd="1" destOrd="0" presId="urn:microsoft.com/office/officeart/2009/3/layout/HorizontalOrganizationChart"/>
    <dgm:cxn modelId="{10A7A5EB-B37F-4553-A6AF-26460A1B8D67}" type="presParOf" srcId="{6271BBD9-7C18-4876-A5D6-CE3C8C5DDBBD}" destId="{B67B4F64-D1D9-4882-85C5-F19D864F6348}" srcOrd="1" destOrd="0" presId="urn:microsoft.com/office/officeart/2009/3/layout/HorizontalOrganizationChart"/>
    <dgm:cxn modelId="{B8C0E79E-186A-407F-87B6-EA2ECF2AA99D}" type="presParOf" srcId="{6271BBD9-7C18-4876-A5D6-CE3C8C5DDBBD}" destId="{4B9E9AA2-AF10-48FC-AB13-7D22252183EF}" srcOrd="2" destOrd="0" presId="urn:microsoft.com/office/officeart/2009/3/layout/HorizontalOrganizationChart"/>
    <dgm:cxn modelId="{DF214C1F-C4BD-4B07-BFC3-74CF621C27ED}" type="presParOf" srcId="{F9131688-E31B-4307-AE82-972A7DD534BB}" destId="{5007B036-80D1-4463-B316-A1AB66165F02}" srcOrd="8" destOrd="0" presId="urn:microsoft.com/office/officeart/2009/3/layout/HorizontalOrganizationChart"/>
    <dgm:cxn modelId="{F7558743-BCA9-45CC-8E32-8A86EDF42FE1}" type="presParOf" srcId="{F9131688-E31B-4307-AE82-972A7DD534BB}" destId="{57CC4BF1-FC02-4F7A-B7B5-9166497286AC}" srcOrd="9" destOrd="0" presId="urn:microsoft.com/office/officeart/2009/3/layout/HorizontalOrganizationChart"/>
    <dgm:cxn modelId="{0CE2A453-9FFF-47EA-9FE3-352EE1344627}" type="presParOf" srcId="{57CC4BF1-FC02-4F7A-B7B5-9166497286AC}" destId="{51C6AE42-C6E9-4A2D-AED4-63C78735309D}" srcOrd="0" destOrd="0" presId="urn:microsoft.com/office/officeart/2009/3/layout/HorizontalOrganizationChart"/>
    <dgm:cxn modelId="{B62BCA80-4C09-48BE-BDC7-D648F0CCC9EA}" type="presParOf" srcId="{51C6AE42-C6E9-4A2D-AED4-63C78735309D}" destId="{D307A111-9A55-4B85-AC2D-646DF67FD09D}" srcOrd="0" destOrd="0" presId="urn:microsoft.com/office/officeart/2009/3/layout/HorizontalOrganizationChart"/>
    <dgm:cxn modelId="{961B7CB4-9E3A-4191-8BEC-0282BCCCC53F}" type="presParOf" srcId="{51C6AE42-C6E9-4A2D-AED4-63C78735309D}" destId="{AB3F7FE4-0685-481A-9CD4-CA6FEC8AF5AA}" srcOrd="1" destOrd="0" presId="urn:microsoft.com/office/officeart/2009/3/layout/HorizontalOrganizationChart"/>
    <dgm:cxn modelId="{AB524DDA-F30A-4735-A8D6-A5CA7EDABA50}" type="presParOf" srcId="{57CC4BF1-FC02-4F7A-B7B5-9166497286AC}" destId="{F62564B0-FFCF-4CC4-B668-0326C39EEEFA}" srcOrd="1" destOrd="0" presId="urn:microsoft.com/office/officeart/2009/3/layout/HorizontalOrganizationChart"/>
    <dgm:cxn modelId="{DA1A8C7A-9FCD-4EC1-BA38-41A9F23D157C}" type="presParOf" srcId="{57CC4BF1-FC02-4F7A-B7B5-9166497286AC}" destId="{8ADC4BD1-1526-4E5A-96AE-006031A48CCA}" srcOrd="2" destOrd="0" presId="urn:microsoft.com/office/officeart/2009/3/layout/HorizontalOrganizationChart"/>
    <dgm:cxn modelId="{393719FF-DA12-41D7-95AE-E6E5BD95E02F}" type="presParOf" srcId="{C9A1E2CC-67E6-4F3C-B41F-94712409947B}" destId="{6D562A02-AED8-4F5E-B0B9-8EE9A2439B7F}" srcOrd="2" destOrd="0" presId="urn:microsoft.com/office/officeart/2009/3/layout/HorizontalOrganizationChart"/>
    <dgm:cxn modelId="{529CDAAA-F558-48B3-9ED9-2A52AA8B76D2}" type="presParOf" srcId="{51040E00-81DD-4EA4-8178-954DC49DD089}" destId="{77B63519-B7D8-434D-9B6B-9CEC6B2C1F15}" srcOrd="2" destOrd="0" presId="urn:microsoft.com/office/officeart/2009/3/layout/HorizontalOrganizationChart"/>
    <dgm:cxn modelId="{8F47C424-625E-4EC8-9A78-9C120F0ADE9E}" type="presParOf" srcId="{51040E00-81DD-4EA4-8178-954DC49DD089}" destId="{A97EC7E9-4E08-4C65-9EF1-C09CE478B35A}" srcOrd="3" destOrd="0" presId="urn:microsoft.com/office/officeart/2009/3/layout/HorizontalOrganizationChart"/>
    <dgm:cxn modelId="{1A3CE814-8027-46D0-BABE-79BCF4900FDF}" type="presParOf" srcId="{A97EC7E9-4E08-4C65-9EF1-C09CE478B35A}" destId="{63E87D3A-D6E1-4CBE-803E-13209FF531C8}" srcOrd="0" destOrd="0" presId="urn:microsoft.com/office/officeart/2009/3/layout/HorizontalOrganizationChart"/>
    <dgm:cxn modelId="{FF89B7DF-7A00-4648-B70E-D51EC36812D2}" type="presParOf" srcId="{63E87D3A-D6E1-4CBE-803E-13209FF531C8}" destId="{1D070687-1214-494B-B0F0-AAEAC9D847F8}" srcOrd="0" destOrd="0" presId="urn:microsoft.com/office/officeart/2009/3/layout/HorizontalOrganizationChart"/>
    <dgm:cxn modelId="{486C0BAE-8BBA-493A-99EA-402679BBD74D}" type="presParOf" srcId="{63E87D3A-D6E1-4CBE-803E-13209FF531C8}" destId="{11748EA1-310D-4314-9855-9906E4845B9A}" srcOrd="1" destOrd="0" presId="urn:microsoft.com/office/officeart/2009/3/layout/HorizontalOrganizationChart"/>
    <dgm:cxn modelId="{D47F5902-1C11-4C37-A238-985DB86BE90A}" type="presParOf" srcId="{A97EC7E9-4E08-4C65-9EF1-C09CE478B35A}" destId="{5E399674-153B-443B-A52C-5FBBF093BB7A}" srcOrd="1" destOrd="0" presId="urn:microsoft.com/office/officeart/2009/3/layout/HorizontalOrganizationChart"/>
    <dgm:cxn modelId="{0FADBE1C-EFBC-4A03-9E05-EE226DB9706A}" type="presParOf" srcId="{A97EC7E9-4E08-4C65-9EF1-C09CE478B35A}" destId="{C773D8BD-E1BD-4972-A4E6-1E73E4C7DD21}" srcOrd="2" destOrd="0" presId="urn:microsoft.com/office/officeart/2009/3/layout/HorizontalOrganizationChart"/>
    <dgm:cxn modelId="{5BF675B3-B1D6-421F-B153-88EDF7DDD88E}" type="presParOf" srcId="{51040E00-81DD-4EA4-8178-954DC49DD089}" destId="{3931E01D-E48A-4D64-AAA1-5DD37F55588E}" srcOrd="4" destOrd="0" presId="urn:microsoft.com/office/officeart/2009/3/layout/HorizontalOrganizationChart"/>
    <dgm:cxn modelId="{F3D82763-1652-48A8-A826-7857F490C737}" type="presParOf" srcId="{51040E00-81DD-4EA4-8178-954DC49DD089}" destId="{B7F7E116-6DF7-43F0-9C43-A2FA646E9780}" srcOrd="5" destOrd="0" presId="urn:microsoft.com/office/officeart/2009/3/layout/HorizontalOrganizationChart"/>
    <dgm:cxn modelId="{915163BA-9F00-48BA-8666-867335F2D23B}" type="presParOf" srcId="{B7F7E116-6DF7-43F0-9C43-A2FA646E9780}" destId="{FD4EC013-4DB7-456A-A360-3CA4C7F95401}" srcOrd="0" destOrd="0" presId="urn:microsoft.com/office/officeart/2009/3/layout/HorizontalOrganizationChart"/>
    <dgm:cxn modelId="{E295FBBD-DC63-4758-94EA-3868F60BF0CF}" type="presParOf" srcId="{FD4EC013-4DB7-456A-A360-3CA4C7F95401}" destId="{C1A07DC9-E968-4288-A42A-49968215BC3D}" srcOrd="0" destOrd="0" presId="urn:microsoft.com/office/officeart/2009/3/layout/HorizontalOrganizationChart"/>
    <dgm:cxn modelId="{013BAA7E-34CD-4306-90BD-E9CA908E7A84}" type="presParOf" srcId="{FD4EC013-4DB7-456A-A360-3CA4C7F95401}" destId="{2376764F-0262-4EAF-8BE1-8DAC6C8CDF27}" srcOrd="1" destOrd="0" presId="urn:microsoft.com/office/officeart/2009/3/layout/HorizontalOrganizationChart"/>
    <dgm:cxn modelId="{9A9D0554-59A6-4DA2-830F-E0CD9ECE7A4C}" type="presParOf" srcId="{B7F7E116-6DF7-43F0-9C43-A2FA646E9780}" destId="{5E019059-D899-4715-A12E-BB896018A980}" srcOrd="1" destOrd="0" presId="urn:microsoft.com/office/officeart/2009/3/layout/HorizontalOrganizationChart"/>
    <dgm:cxn modelId="{E980C6DE-5FF7-410E-8E50-3BF030276272}" type="presParOf" srcId="{B7F7E116-6DF7-43F0-9C43-A2FA646E9780}" destId="{55689052-C267-4F60-BB56-3D1721502F1E}" srcOrd="2" destOrd="0" presId="urn:microsoft.com/office/officeart/2009/3/layout/HorizontalOrganizationChart"/>
    <dgm:cxn modelId="{4CFA5223-98FB-4FB1-8DF7-3A718A96B5FA}" type="presParOf" srcId="{661AF290-D857-4E0C-B49A-2FEB32B75E21}" destId="{34AD92B0-66DE-4485-ADB4-13DB5545D2A7}" srcOrd="2" destOrd="0" presId="urn:microsoft.com/office/officeart/2009/3/layout/Horizontal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介護サービス事業所の追加データ項目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子育て支援施設の追加データ項目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食品等営業許可・届出事業所の追加データ項目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公園の追加データ項目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F7D19-F278-41D5-AC04-3AE7F97E7FED}">
      <dsp:nvSpPr>
        <dsp:cNvPr id="0" name=""/>
        <dsp:cNvSpPr/>
      </dsp:nvSpPr>
      <dsp:spPr>
        <a:xfrm>
          <a:off x="2612018" y="2216661"/>
          <a:ext cx="176002" cy="2081226"/>
        </a:xfrm>
        <a:custGeom>
          <a:avLst/>
          <a:gdLst/>
          <a:ahLst/>
          <a:cxnLst/>
          <a:rect l="0" t="0" r="0" b="0"/>
          <a:pathLst>
            <a:path>
              <a:moveTo>
                <a:pt x="0" y="0"/>
              </a:moveTo>
              <a:lnTo>
                <a:pt x="88001" y="0"/>
              </a:lnTo>
              <a:lnTo>
                <a:pt x="88001" y="2081226"/>
              </a:lnTo>
              <a:lnTo>
                <a:pt x="176002" y="208122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BBB02-8029-4E27-A469-5B8BB1E5C5DB}">
      <dsp:nvSpPr>
        <dsp:cNvPr id="0" name=""/>
        <dsp:cNvSpPr/>
      </dsp:nvSpPr>
      <dsp:spPr>
        <a:xfrm>
          <a:off x="2612018" y="2216661"/>
          <a:ext cx="176002" cy="1702822"/>
        </a:xfrm>
        <a:custGeom>
          <a:avLst/>
          <a:gdLst/>
          <a:ahLst/>
          <a:cxnLst/>
          <a:rect l="0" t="0" r="0" b="0"/>
          <a:pathLst>
            <a:path>
              <a:moveTo>
                <a:pt x="0" y="0"/>
              </a:moveTo>
              <a:lnTo>
                <a:pt x="88001" y="0"/>
              </a:lnTo>
              <a:lnTo>
                <a:pt x="88001" y="1702822"/>
              </a:lnTo>
              <a:lnTo>
                <a:pt x="176002" y="1702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80224-86C0-484B-AF17-DDD29C379CBE}">
      <dsp:nvSpPr>
        <dsp:cNvPr id="0" name=""/>
        <dsp:cNvSpPr/>
      </dsp:nvSpPr>
      <dsp:spPr>
        <a:xfrm>
          <a:off x="2612018" y="2216661"/>
          <a:ext cx="176002" cy="1324417"/>
        </a:xfrm>
        <a:custGeom>
          <a:avLst/>
          <a:gdLst/>
          <a:ahLst/>
          <a:cxnLst/>
          <a:rect l="0" t="0" r="0" b="0"/>
          <a:pathLst>
            <a:path>
              <a:moveTo>
                <a:pt x="0" y="0"/>
              </a:moveTo>
              <a:lnTo>
                <a:pt x="88001" y="0"/>
              </a:lnTo>
              <a:lnTo>
                <a:pt x="88001" y="1324417"/>
              </a:lnTo>
              <a:lnTo>
                <a:pt x="176002" y="132441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B3F36-759D-4432-9D6B-CDBFF7393FCC}">
      <dsp:nvSpPr>
        <dsp:cNvPr id="0" name=""/>
        <dsp:cNvSpPr/>
      </dsp:nvSpPr>
      <dsp:spPr>
        <a:xfrm>
          <a:off x="2612018" y="2216661"/>
          <a:ext cx="176002" cy="946012"/>
        </a:xfrm>
        <a:custGeom>
          <a:avLst/>
          <a:gdLst/>
          <a:ahLst/>
          <a:cxnLst/>
          <a:rect l="0" t="0" r="0" b="0"/>
          <a:pathLst>
            <a:path>
              <a:moveTo>
                <a:pt x="0" y="0"/>
              </a:moveTo>
              <a:lnTo>
                <a:pt x="88001" y="0"/>
              </a:lnTo>
              <a:lnTo>
                <a:pt x="88001" y="946012"/>
              </a:lnTo>
              <a:lnTo>
                <a:pt x="176002" y="9460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729F6-1727-44BB-9226-F0D84D47C4F9}">
      <dsp:nvSpPr>
        <dsp:cNvPr id="0" name=""/>
        <dsp:cNvSpPr/>
      </dsp:nvSpPr>
      <dsp:spPr>
        <a:xfrm>
          <a:off x="2612018" y="2216661"/>
          <a:ext cx="176002" cy="567607"/>
        </a:xfrm>
        <a:custGeom>
          <a:avLst/>
          <a:gdLst/>
          <a:ahLst/>
          <a:cxnLst/>
          <a:rect l="0" t="0" r="0" b="0"/>
          <a:pathLst>
            <a:path>
              <a:moveTo>
                <a:pt x="0" y="0"/>
              </a:moveTo>
              <a:lnTo>
                <a:pt x="88001" y="0"/>
              </a:lnTo>
              <a:lnTo>
                <a:pt x="88001" y="567607"/>
              </a:lnTo>
              <a:lnTo>
                <a:pt x="176002" y="56760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65EBF-88A8-40E9-89BD-F181663BB43F}">
      <dsp:nvSpPr>
        <dsp:cNvPr id="0" name=""/>
        <dsp:cNvSpPr/>
      </dsp:nvSpPr>
      <dsp:spPr>
        <a:xfrm>
          <a:off x="2612018" y="2216661"/>
          <a:ext cx="176002" cy="189202"/>
        </a:xfrm>
        <a:custGeom>
          <a:avLst/>
          <a:gdLst/>
          <a:ahLst/>
          <a:cxnLst/>
          <a:rect l="0" t="0" r="0" b="0"/>
          <a:pathLst>
            <a:path>
              <a:moveTo>
                <a:pt x="0" y="0"/>
              </a:moveTo>
              <a:lnTo>
                <a:pt x="88001" y="0"/>
              </a:lnTo>
              <a:lnTo>
                <a:pt x="88001" y="189202"/>
              </a:lnTo>
              <a:lnTo>
                <a:pt x="176002" y="18920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2EF1E-B7E2-4405-84FF-0F69DE734F19}">
      <dsp:nvSpPr>
        <dsp:cNvPr id="0" name=""/>
        <dsp:cNvSpPr/>
      </dsp:nvSpPr>
      <dsp:spPr>
        <a:xfrm>
          <a:off x="2612018" y="2027459"/>
          <a:ext cx="176002" cy="189202"/>
        </a:xfrm>
        <a:custGeom>
          <a:avLst/>
          <a:gdLst/>
          <a:ahLst/>
          <a:cxnLst/>
          <a:rect l="0" t="0" r="0" b="0"/>
          <a:pathLst>
            <a:path>
              <a:moveTo>
                <a:pt x="0" y="189202"/>
              </a:moveTo>
              <a:lnTo>
                <a:pt x="88001" y="18920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E1025D-9EF7-4A2C-A87E-D5522241BF8D}">
      <dsp:nvSpPr>
        <dsp:cNvPr id="0" name=""/>
        <dsp:cNvSpPr/>
      </dsp:nvSpPr>
      <dsp:spPr>
        <a:xfrm>
          <a:off x="2612018" y="1649054"/>
          <a:ext cx="176002" cy="567607"/>
        </a:xfrm>
        <a:custGeom>
          <a:avLst/>
          <a:gdLst/>
          <a:ahLst/>
          <a:cxnLst/>
          <a:rect l="0" t="0" r="0" b="0"/>
          <a:pathLst>
            <a:path>
              <a:moveTo>
                <a:pt x="0" y="567607"/>
              </a:moveTo>
              <a:lnTo>
                <a:pt x="88001" y="56760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EE2B06-1C3D-438F-A690-08FC0A09BA1F}">
      <dsp:nvSpPr>
        <dsp:cNvPr id="0" name=""/>
        <dsp:cNvSpPr/>
      </dsp:nvSpPr>
      <dsp:spPr>
        <a:xfrm>
          <a:off x="2612018" y="1270649"/>
          <a:ext cx="176002" cy="946012"/>
        </a:xfrm>
        <a:custGeom>
          <a:avLst/>
          <a:gdLst/>
          <a:ahLst/>
          <a:cxnLst/>
          <a:rect l="0" t="0" r="0" b="0"/>
          <a:pathLst>
            <a:path>
              <a:moveTo>
                <a:pt x="0" y="946012"/>
              </a:moveTo>
              <a:lnTo>
                <a:pt x="88001" y="94601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24EF1-C41B-4FC5-9596-7F03ED371AE0}">
      <dsp:nvSpPr>
        <dsp:cNvPr id="0" name=""/>
        <dsp:cNvSpPr/>
      </dsp:nvSpPr>
      <dsp:spPr>
        <a:xfrm>
          <a:off x="2612018" y="892244"/>
          <a:ext cx="176002" cy="1324417"/>
        </a:xfrm>
        <a:custGeom>
          <a:avLst/>
          <a:gdLst/>
          <a:ahLst/>
          <a:cxnLst/>
          <a:rect l="0" t="0" r="0" b="0"/>
          <a:pathLst>
            <a:path>
              <a:moveTo>
                <a:pt x="0" y="1324417"/>
              </a:moveTo>
              <a:lnTo>
                <a:pt x="88001" y="132441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070AA8-CF4D-41F5-9860-6522B2058B92}">
      <dsp:nvSpPr>
        <dsp:cNvPr id="0" name=""/>
        <dsp:cNvSpPr/>
      </dsp:nvSpPr>
      <dsp:spPr>
        <a:xfrm>
          <a:off x="2612018" y="513839"/>
          <a:ext cx="176002" cy="1702822"/>
        </a:xfrm>
        <a:custGeom>
          <a:avLst/>
          <a:gdLst/>
          <a:ahLst/>
          <a:cxnLst/>
          <a:rect l="0" t="0" r="0" b="0"/>
          <a:pathLst>
            <a:path>
              <a:moveTo>
                <a:pt x="0" y="1702822"/>
              </a:moveTo>
              <a:lnTo>
                <a:pt x="88001" y="170282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FCD1E7-AABC-4748-A932-0866E852BBA1}">
      <dsp:nvSpPr>
        <dsp:cNvPr id="0" name=""/>
        <dsp:cNvSpPr/>
      </dsp:nvSpPr>
      <dsp:spPr>
        <a:xfrm>
          <a:off x="2612018" y="135434"/>
          <a:ext cx="176002" cy="2081226"/>
        </a:xfrm>
        <a:custGeom>
          <a:avLst/>
          <a:gdLst/>
          <a:ahLst/>
          <a:cxnLst/>
          <a:rect l="0" t="0" r="0" b="0"/>
          <a:pathLst>
            <a:path>
              <a:moveTo>
                <a:pt x="0" y="2081226"/>
              </a:moveTo>
              <a:lnTo>
                <a:pt x="88001" y="2081226"/>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84A285-17E0-471B-8D2C-D48F7B0546FE}">
      <dsp:nvSpPr>
        <dsp:cNvPr id="0" name=""/>
        <dsp:cNvSpPr/>
      </dsp:nvSpPr>
      <dsp:spPr>
        <a:xfrm>
          <a:off x="1732007" y="2082459"/>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基本モデル</a:t>
          </a:r>
          <a:endParaRPr kumimoji="1" lang="ja-JP" altLang="en-US" sz="600" kern="1200"/>
        </a:p>
      </dsp:txBody>
      <dsp:txXfrm>
        <a:off x="1732007" y="2082459"/>
        <a:ext cx="880011" cy="268403"/>
      </dsp:txXfrm>
    </dsp:sp>
    <dsp:sp modelId="{DA5B4509-656C-4EDD-AA92-9DB26DC46F7E}">
      <dsp:nvSpPr>
        <dsp:cNvPr id="0" name=""/>
        <dsp:cNvSpPr/>
      </dsp:nvSpPr>
      <dsp:spPr>
        <a:xfrm>
          <a:off x="2788021" y="123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公共施設・観光施設</a:t>
          </a:r>
        </a:p>
      </dsp:txBody>
      <dsp:txXfrm>
        <a:off x="2788021" y="1232"/>
        <a:ext cx="880011" cy="268403"/>
      </dsp:txXfrm>
    </dsp:sp>
    <dsp:sp modelId="{BDA7EC1A-C641-4C7B-98F9-1B1FF3514B08}">
      <dsp:nvSpPr>
        <dsp:cNvPr id="0" name=""/>
        <dsp:cNvSpPr/>
      </dsp:nvSpPr>
      <dsp:spPr>
        <a:xfrm>
          <a:off x="2788021" y="37963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医療機関</a:t>
          </a:r>
        </a:p>
      </dsp:txBody>
      <dsp:txXfrm>
        <a:off x="2788021" y="379637"/>
        <a:ext cx="880011" cy="268403"/>
      </dsp:txXfrm>
    </dsp:sp>
    <dsp:sp modelId="{68B3C8B7-55DB-4A64-B019-57D4997BA37A}">
      <dsp:nvSpPr>
        <dsp:cNvPr id="0" name=""/>
        <dsp:cNvSpPr/>
      </dsp:nvSpPr>
      <dsp:spPr>
        <a:xfrm>
          <a:off x="2788021" y="75804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教育機関</a:t>
          </a:r>
        </a:p>
      </dsp:txBody>
      <dsp:txXfrm>
        <a:off x="2788021" y="758042"/>
        <a:ext cx="880011" cy="268403"/>
      </dsp:txXfrm>
    </dsp:sp>
    <dsp:sp modelId="{6004DA4E-51CA-4E98-9DFF-A7CAD2D653F5}">
      <dsp:nvSpPr>
        <dsp:cNvPr id="0" name=""/>
        <dsp:cNvSpPr/>
      </dsp:nvSpPr>
      <dsp:spPr>
        <a:xfrm>
          <a:off x="2788021" y="113644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介護サービス事業所</a:t>
          </a:r>
        </a:p>
      </dsp:txBody>
      <dsp:txXfrm>
        <a:off x="2788021" y="1136447"/>
        <a:ext cx="880011" cy="268403"/>
      </dsp:txXfrm>
    </dsp:sp>
    <dsp:sp modelId="{403B6D97-0A1E-41B0-AA88-73C49178BC23}">
      <dsp:nvSpPr>
        <dsp:cNvPr id="0" name=""/>
        <dsp:cNvSpPr/>
      </dsp:nvSpPr>
      <dsp:spPr>
        <a:xfrm>
          <a:off x="2788021" y="151485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子育て支援施設</a:t>
          </a:r>
        </a:p>
      </dsp:txBody>
      <dsp:txXfrm>
        <a:off x="2788021" y="1514852"/>
        <a:ext cx="880011" cy="268403"/>
      </dsp:txXfrm>
    </dsp:sp>
    <dsp:sp modelId="{94992316-26A2-4FDD-88F0-A695A834A6CE}">
      <dsp:nvSpPr>
        <dsp:cNvPr id="0" name=""/>
        <dsp:cNvSpPr/>
      </dsp:nvSpPr>
      <dsp:spPr>
        <a:xfrm>
          <a:off x="2788021" y="189325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事業所</a:t>
          </a:r>
        </a:p>
      </dsp:txBody>
      <dsp:txXfrm>
        <a:off x="2788021" y="1893257"/>
        <a:ext cx="880011" cy="268403"/>
      </dsp:txXfrm>
    </dsp:sp>
    <dsp:sp modelId="{89DC0A4E-26DC-4DEC-B563-B480DC2FB3A8}">
      <dsp:nvSpPr>
        <dsp:cNvPr id="0" name=""/>
        <dsp:cNvSpPr/>
      </dsp:nvSpPr>
      <dsp:spPr>
        <a:xfrm>
          <a:off x="2788021" y="227166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食品等営業許可・届出事業所</a:t>
          </a:r>
        </a:p>
      </dsp:txBody>
      <dsp:txXfrm>
        <a:off x="2788021" y="2271662"/>
        <a:ext cx="880011" cy="268403"/>
      </dsp:txXfrm>
    </dsp:sp>
    <dsp:sp modelId="{32DE0D6E-1FB5-49FB-A863-45EB50543AC0}">
      <dsp:nvSpPr>
        <dsp:cNvPr id="0" name=""/>
        <dsp:cNvSpPr/>
      </dsp:nvSpPr>
      <dsp:spPr>
        <a:xfrm>
          <a:off x="2788021" y="265006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公園</a:t>
          </a:r>
        </a:p>
      </dsp:txBody>
      <dsp:txXfrm>
        <a:off x="2788021" y="2650067"/>
        <a:ext cx="880011" cy="268403"/>
      </dsp:txXfrm>
    </dsp:sp>
    <dsp:sp modelId="{667F8840-1D58-4DD4-96E4-A9B0FA5C969E}">
      <dsp:nvSpPr>
        <dsp:cNvPr id="0" name=""/>
        <dsp:cNvSpPr/>
      </dsp:nvSpPr>
      <dsp:spPr>
        <a:xfrm>
          <a:off x="2788021" y="302847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入浴施設</a:t>
          </a:r>
        </a:p>
      </dsp:txBody>
      <dsp:txXfrm>
        <a:off x="2788021" y="3028472"/>
        <a:ext cx="880011" cy="268403"/>
      </dsp:txXfrm>
    </dsp:sp>
    <dsp:sp modelId="{45DA31B7-5210-4DB6-A5C8-7BF8BE65543B}">
      <dsp:nvSpPr>
        <dsp:cNvPr id="0" name=""/>
        <dsp:cNvSpPr/>
      </dsp:nvSpPr>
      <dsp:spPr>
        <a:xfrm>
          <a:off x="2788021" y="340687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クリーニング施設（コインランドリー含む）</a:t>
          </a:r>
        </a:p>
      </dsp:txBody>
      <dsp:txXfrm>
        <a:off x="2788021" y="3406876"/>
        <a:ext cx="880011" cy="268403"/>
      </dsp:txXfrm>
    </dsp:sp>
    <dsp:sp modelId="{4B95D043-A7F7-4225-A762-F3EA05270796}">
      <dsp:nvSpPr>
        <dsp:cNvPr id="0" name=""/>
        <dsp:cNvSpPr/>
      </dsp:nvSpPr>
      <dsp:spPr>
        <a:xfrm>
          <a:off x="2788021" y="3785281"/>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交番</a:t>
          </a:r>
        </a:p>
      </dsp:txBody>
      <dsp:txXfrm>
        <a:off x="2788021" y="3785281"/>
        <a:ext cx="880011" cy="268403"/>
      </dsp:txXfrm>
    </dsp:sp>
    <dsp:sp modelId="{52131E1F-A32F-45CE-8573-3736FAA6EACA}">
      <dsp:nvSpPr>
        <dsp:cNvPr id="0" name=""/>
        <dsp:cNvSpPr/>
      </dsp:nvSpPr>
      <dsp:spPr>
        <a:xfrm>
          <a:off x="2788021" y="416368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指定緊急避難場所</a:t>
          </a:r>
        </a:p>
      </dsp:txBody>
      <dsp:txXfrm>
        <a:off x="2788021" y="4163686"/>
        <a:ext cx="880011" cy="26840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入浴施設の追加データ項目</a:t>
          </a:r>
        </a:p>
      </dsp:txBody>
      <dsp:txXfrm>
        <a:off x="751557" y="592389"/>
        <a:ext cx="3411785" cy="4169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クリーニング施設の追加データ項目</a:t>
          </a:r>
        </a:p>
      </dsp:txBody>
      <dsp:txXfrm>
        <a:off x="751557" y="592389"/>
        <a:ext cx="3411785" cy="41697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AED</a:t>
          </a:r>
          <a:r>
            <a:rPr kumimoji="1" lang="ja-JP" altLang="en-US" sz="1100" kern="1200">
              <a:latin typeface="+mj-ea"/>
              <a:ea typeface="+mj-ea"/>
            </a:rPr>
            <a:t>の追加データ項目</a:t>
          </a:r>
        </a:p>
      </dsp:txBody>
      <dsp:txXfrm>
        <a:off x="751557" y="592389"/>
        <a:ext cx="3411785" cy="41697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公衆無線</a:t>
          </a:r>
          <a:r>
            <a:rPr kumimoji="1" lang="en-US" altLang="ja-JP" sz="1100" kern="1200">
              <a:latin typeface="+mj-ea"/>
              <a:ea typeface="+mj-ea"/>
            </a:rPr>
            <a:t>LAN</a:t>
          </a:r>
          <a:r>
            <a:rPr kumimoji="1" lang="ja-JP" altLang="en-US" sz="1100" kern="1200">
              <a:latin typeface="+mj-ea"/>
              <a:ea typeface="+mj-ea"/>
            </a:rPr>
            <a:t>の追加データ項目</a:t>
          </a:r>
        </a:p>
      </dsp:txBody>
      <dsp:txXfrm>
        <a:off x="751557" y="592389"/>
        <a:ext cx="3411785" cy="41697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公衆トイレの追加データ項目</a:t>
          </a:r>
        </a:p>
      </dsp:txBody>
      <dsp:txXfrm>
        <a:off x="751557" y="592389"/>
        <a:ext cx="3411785" cy="41697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消防水利施設の追加データ項目</a:t>
          </a:r>
        </a:p>
      </dsp:txBody>
      <dsp:txXfrm>
        <a:off x="751557" y="592389"/>
        <a:ext cx="3411785" cy="41697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駐車場の追加データ項目</a:t>
          </a:r>
        </a:p>
      </dsp:txBody>
      <dsp:txXfrm>
        <a:off x="751557" y="592389"/>
        <a:ext cx="3411785" cy="41697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駐車スペース（路上）の追加データ項目</a:t>
          </a:r>
        </a:p>
      </dsp:txBody>
      <dsp:txXfrm>
        <a:off x="751557" y="592389"/>
        <a:ext cx="3411785" cy="4169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329133" y="0"/>
          <a:ext cx="3831539" cy="38014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駐車スペース（路上）のデータ項目</a:t>
          </a:r>
        </a:p>
      </dsp:txBody>
      <dsp:txXfrm>
        <a:off x="329133" y="0"/>
        <a:ext cx="3831539" cy="38014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駐輪場の追加データ項目</a:t>
          </a:r>
        </a:p>
      </dsp:txBody>
      <dsp:txXfrm>
        <a:off x="751557" y="592389"/>
        <a:ext cx="3411785" cy="41697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ガソリンスタンド・水素ステーションのデータ項目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EV</a:t>
          </a:r>
          <a:r>
            <a:rPr kumimoji="1" lang="ja-JP" altLang="en-US" sz="1100" kern="1200">
              <a:latin typeface="+mj-ea"/>
              <a:ea typeface="+mj-ea"/>
            </a:rPr>
            <a:t>スタンドの追加データ項目</a:t>
          </a:r>
        </a:p>
      </dsp:txBody>
      <dsp:txXfrm>
        <a:off x="751557" y="592389"/>
        <a:ext cx="3411785" cy="41697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地物・地点の基本モデル</a:t>
          </a:r>
        </a:p>
      </dsp:txBody>
      <dsp:txXfrm>
        <a:off x="575072" y="312"/>
        <a:ext cx="3764755" cy="418474"/>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指定緊急避難場所の追加データ項目</a:t>
          </a:r>
        </a:p>
      </dsp:txBody>
      <dsp:txXfrm>
        <a:off x="751557" y="592389"/>
        <a:ext cx="3411785" cy="41697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ゴミ集積場所の追加データ項目</a:t>
          </a:r>
        </a:p>
      </dsp:txBody>
      <dsp:txXfrm>
        <a:off x="751557" y="592389"/>
        <a:ext cx="3411785" cy="41697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イベントデータモデル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アクションの追加データ項目</a:t>
          </a:r>
        </a:p>
      </dsp:txBody>
      <dsp:txXfrm>
        <a:off x="751557" y="592389"/>
        <a:ext cx="3411785" cy="416974"/>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ja-JP" altLang="en-US" sz="1100" kern="1200"/>
            <a:t>建物、施設、移動オブジェクト、地物</a:t>
          </a:r>
          <a:r>
            <a:rPr kumimoji="1" lang="ja-JP" altLang="en-US" sz="1100" kern="1200">
              <a:latin typeface="+mj-ea"/>
              <a:ea typeface="+mj-ea"/>
            </a:rPr>
            <a:t>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文化財の追加データ項目</a:t>
          </a:r>
        </a:p>
      </dsp:txBody>
      <dsp:txXfrm>
        <a:off x="751557" y="592389"/>
        <a:ext cx="3411785" cy="4169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医療機関の追加データ項目</a:t>
          </a:r>
        </a:p>
      </dsp:txBody>
      <dsp:txXfrm>
        <a:off x="751557" y="592389"/>
        <a:ext cx="3411785" cy="4169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31E01D-E48A-4D64-AAA1-5DD37F55588E}">
      <dsp:nvSpPr>
        <dsp:cNvPr id="0" name=""/>
        <dsp:cNvSpPr/>
      </dsp:nvSpPr>
      <dsp:spPr>
        <a:xfrm>
          <a:off x="1588467" y="1106386"/>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63519-B7D8-434D-9B6B-9CEC6B2C1F15}">
      <dsp:nvSpPr>
        <dsp:cNvPr id="0" name=""/>
        <dsp:cNvSpPr/>
      </dsp:nvSpPr>
      <dsp:spPr>
        <a:xfrm>
          <a:off x="1588467" y="1060666"/>
          <a:ext cx="153308" cy="91440"/>
        </a:xfrm>
        <a:custGeom>
          <a:avLst/>
          <a:gdLst/>
          <a:ahLst/>
          <a:cxnLst/>
          <a:rect l="0" t="0" r="0" b="0"/>
          <a:pathLst>
            <a:path>
              <a:moveTo>
                <a:pt x="0" y="45720"/>
              </a:moveTo>
              <a:lnTo>
                <a:pt x="153308"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7B036-80D1-4463-B316-A1AB66165F02}">
      <dsp:nvSpPr>
        <dsp:cNvPr id="0" name=""/>
        <dsp:cNvSpPr/>
      </dsp:nvSpPr>
      <dsp:spPr>
        <a:xfrm>
          <a:off x="2508318" y="776773"/>
          <a:ext cx="153308" cy="659226"/>
        </a:xfrm>
        <a:custGeom>
          <a:avLst/>
          <a:gdLst/>
          <a:ahLst/>
          <a:cxnLst/>
          <a:rect l="0" t="0" r="0" b="0"/>
          <a:pathLst>
            <a:path>
              <a:moveTo>
                <a:pt x="0" y="0"/>
              </a:moveTo>
              <a:lnTo>
                <a:pt x="76654" y="0"/>
              </a:lnTo>
              <a:lnTo>
                <a:pt x="76654" y="659226"/>
              </a:lnTo>
              <a:lnTo>
                <a:pt x="153308" y="65922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9B45-5019-4AA7-A9DE-38C9B54FAAA3}">
      <dsp:nvSpPr>
        <dsp:cNvPr id="0" name=""/>
        <dsp:cNvSpPr/>
      </dsp:nvSpPr>
      <dsp:spPr>
        <a:xfrm>
          <a:off x="2508318" y="776773"/>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765A3-D184-40CE-820F-FCECD78FC445}">
      <dsp:nvSpPr>
        <dsp:cNvPr id="0" name=""/>
        <dsp:cNvSpPr/>
      </dsp:nvSpPr>
      <dsp:spPr>
        <a:xfrm>
          <a:off x="2508318" y="731053"/>
          <a:ext cx="153308" cy="91440"/>
        </a:xfrm>
        <a:custGeom>
          <a:avLst/>
          <a:gdLst/>
          <a:ahLst/>
          <a:cxnLst/>
          <a:rect l="0" t="0" r="0" b="0"/>
          <a:pathLst>
            <a:path>
              <a:moveTo>
                <a:pt x="0" y="45720"/>
              </a:moveTo>
              <a:lnTo>
                <a:pt x="15330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FF440-8CDC-4BE3-8BFE-0EEA89AE5148}">
      <dsp:nvSpPr>
        <dsp:cNvPr id="0" name=""/>
        <dsp:cNvSpPr/>
      </dsp:nvSpPr>
      <dsp:spPr>
        <a:xfrm>
          <a:off x="2508318" y="447160"/>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2C42D2-2B00-4255-A673-2A76ACD27D4F}">
      <dsp:nvSpPr>
        <dsp:cNvPr id="0" name=""/>
        <dsp:cNvSpPr/>
      </dsp:nvSpPr>
      <dsp:spPr>
        <a:xfrm>
          <a:off x="2508318" y="117547"/>
          <a:ext cx="153308" cy="659226"/>
        </a:xfrm>
        <a:custGeom>
          <a:avLst/>
          <a:gdLst/>
          <a:ahLst/>
          <a:cxnLst/>
          <a:rect l="0" t="0" r="0" b="0"/>
          <a:pathLst>
            <a:path>
              <a:moveTo>
                <a:pt x="0" y="659226"/>
              </a:moveTo>
              <a:lnTo>
                <a:pt x="76654" y="659226"/>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EDE0D-EB15-46DD-8686-21FC4B2AE5D7}">
      <dsp:nvSpPr>
        <dsp:cNvPr id="0" name=""/>
        <dsp:cNvSpPr/>
      </dsp:nvSpPr>
      <dsp:spPr>
        <a:xfrm>
          <a:off x="1588467" y="776773"/>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B6EAA-A275-4C6D-BEBB-F9D6964448AA}">
      <dsp:nvSpPr>
        <dsp:cNvPr id="0" name=""/>
        <dsp:cNvSpPr/>
      </dsp:nvSpPr>
      <dsp:spPr>
        <a:xfrm>
          <a:off x="82192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医療施設</a:t>
          </a:r>
        </a:p>
      </dsp:txBody>
      <dsp:txXfrm>
        <a:off x="821925" y="989488"/>
        <a:ext cx="766542" cy="233795"/>
      </dsp:txXfrm>
    </dsp:sp>
    <dsp:sp modelId="{877AC135-FBF2-4360-B5C6-19B2541D0E51}">
      <dsp:nvSpPr>
        <dsp:cNvPr id="0" name=""/>
        <dsp:cNvSpPr/>
      </dsp:nvSpPr>
      <dsp:spPr>
        <a:xfrm>
          <a:off x="1741775"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病院（</a:t>
          </a:r>
          <a:r>
            <a:rPr kumimoji="1" lang="en-US" altLang="ja-JP" sz="700" kern="1200"/>
            <a:t>20</a:t>
          </a:r>
          <a:r>
            <a:rPr kumimoji="1" lang="ja-JP" altLang="en-US" sz="700" kern="1200"/>
            <a:t>床以上）</a:t>
          </a:r>
        </a:p>
      </dsp:txBody>
      <dsp:txXfrm>
        <a:off x="1741775" y="659875"/>
        <a:ext cx="766542" cy="233795"/>
      </dsp:txXfrm>
    </dsp:sp>
    <dsp:sp modelId="{75E05FAA-EBF5-4F78-AC10-7B7B9CD98E16}">
      <dsp:nvSpPr>
        <dsp:cNvPr id="0" name=""/>
        <dsp:cNvSpPr/>
      </dsp:nvSpPr>
      <dsp:spPr>
        <a:xfrm>
          <a:off x="2661626" y="649"/>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一般病院</a:t>
          </a:r>
        </a:p>
      </dsp:txBody>
      <dsp:txXfrm>
        <a:off x="2661626" y="649"/>
        <a:ext cx="766542" cy="233795"/>
      </dsp:txXfrm>
    </dsp:sp>
    <dsp:sp modelId="{F439895B-F4F5-4CCF-BEB9-F153035C7C9A}">
      <dsp:nvSpPr>
        <dsp:cNvPr id="0" name=""/>
        <dsp:cNvSpPr/>
      </dsp:nvSpPr>
      <dsp:spPr>
        <a:xfrm>
          <a:off x="2661626" y="33026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特定機能病院</a:t>
          </a:r>
        </a:p>
      </dsp:txBody>
      <dsp:txXfrm>
        <a:off x="2661626" y="330262"/>
        <a:ext cx="766542" cy="233795"/>
      </dsp:txXfrm>
    </dsp:sp>
    <dsp:sp modelId="{9F577213-7F5C-4197-AECD-5E8B775CBCB7}">
      <dsp:nvSpPr>
        <dsp:cNvPr id="0" name=""/>
        <dsp:cNvSpPr/>
      </dsp:nvSpPr>
      <dsp:spPr>
        <a:xfrm>
          <a:off x="2661626"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地域医療支援病院</a:t>
          </a:r>
        </a:p>
      </dsp:txBody>
      <dsp:txXfrm>
        <a:off x="2661626" y="659875"/>
        <a:ext cx="766542" cy="233795"/>
      </dsp:txXfrm>
    </dsp:sp>
    <dsp:sp modelId="{53BEE5EC-AA6B-426B-99EB-99AE243DBB76}">
      <dsp:nvSpPr>
        <dsp:cNvPr id="0" name=""/>
        <dsp:cNvSpPr/>
      </dsp:nvSpPr>
      <dsp:spPr>
        <a:xfrm>
          <a:off x="2661626"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精神病院</a:t>
          </a:r>
        </a:p>
      </dsp:txBody>
      <dsp:txXfrm>
        <a:off x="2661626" y="989488"/>
        <a:ext cx="766542" cy="233795"/>
      </dsp:txXfrm>
    </dsp:sp>
    <dsp:sp modelId="{D307A111-9A55-4B85-AC2D-646DF67FD09D}">
      <dsp:nvSpPr>
        <dsp:cNvPr id="0" name=""/>
        <dsp:cNvSpPr/>
      </dsp:nvSpPr>
      <dsp:spPr>
        <a:xfrm>
          <a:off x="2661626"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結核病院</a:t>
          </a:r>
        </a:p>
      </dsp:txBody>
      <dsp:txXfrm>
        <a:off x="2661626" y="1319102"/>
        <a:ext cx="766542" cy="233795"/>
      </dsp:txXfrm>
    </dsp:sp>
    <dsp:sp modelId="{1D070687-1214-494B-B0F0-AAEAC9D847F8}">
      <dsp:nvSpPr>
        <dsp:cNvPr id="0" name=""/>
        <dsp:cNvSpPr/>
      </dsp:nvSpPr>
      <dsp:spPr>
        <a:xfrm>
          <a:off x="174177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1-19</a:t>
          </a:r>
          <a:r>
            <a:rPr kumimoji="1" lang="ja-JP" altLang="en-US" sz="700" kern="1200"/>
            <a:t>床）</a:t>
          </a:r>
        </a:p>
      </dsp:txBody>
      <dsp:txXfrm>
        <a:off x="1741775" y="989488"/>
        <a:ext cx="766542" cy="233795"/>
      </dsp:txXfrm>
    </dsp:sp>
    <dsp:sp modelId="{C1A07DC9-E968-4288-A42A-49968215BC3D}">
      <dsp:nvSpPr>
        <dsp:cNvPr id="0" name=""/>
        <dsp:cNvSpPr/>
      </dsp:nvSpPr>
      <dsp:spPr>
        <a:xfrm>
          <a:off x="1741775"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0</a:t>
          </a:r>
          <a:r>
            <a:rPr kumimoji="1" lang="ja-JP" altLang="en-US" sz="700" kern="1200"/>
            <a:t>床）</a:t>
          </a:r>
        </a:p>
      </dsp:txBody>
      <dsp:txXfrm>
        <a:off x="1741775" y="1319102"/>
        <a:ext cx="766542" cy="23379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介護サービス事業所の追加データ項目</a:t>
          </a:r>
        </a:p>
      </dsp:txBody>
      <dsp:txXfrm>
        <a:off x="751557" y="592389"/>
        <a:ext cx="3411785" cy="4169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子育て支援施設の追加データ項目</a:t>
          </a:r>
        </a:p>
      </dsp:txBody>
      <dsp:txXfrm>
        <a:off x="751557" y="592389"/>
        <a:ext cx="3411785" cy="4169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事業所の追加データ項目</a:t>
          </a:r>
        </a:p>
      </dsp:txBody>
      <dsp:txXfrm>
        <a:off x="751557" y="592389"/>
        <a:ext cx="3411785" cy="41697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食品等営業許可・届出事業所の追加データ項目</a:t>
          </a:r>
        </a:p>
      </dsp:txBody>
      <dsp:txXfrm>
        <a:off x="751557" y="592389"/>
        <a:ext cx="3411785" cy="41697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公園の追加データ項目</a:t>
          </a:r>
        </a:p>
      </dsp:txBody>
      <dsp:txXfrm>
        <a:off x="751557" y="592389"/>
        <a:ext cx="3411785" cy="41697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5cff38341164ef1488fc0a24456c290c">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13cea36877208107684981ea0154bad"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DC57-141F-45F3-A3EF-D162BDD596A5}">
  <ds:schemaRefs>
    <ds:schemaRef ds:uri="http://schemas.microsoft.com/sharepoint/v3/contenttype/forms"/>
  </ds:schemaRefs>
</ds:datastoreItem>
</file>

<file path=customXml/itemProps2.xml><?xml version="1.0" encoding="utf-8"?>
<ds:datastoreItem xmlns:ds="http://schemas.openxmlformats.org/officeDocument/2006/customXml" ds:itemID="{44A6A09B-397E-4A0A-896C-8BE932F7B72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8D5D6C7-4D1A-4ED4-BE69-468C1B2ED0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C2A4D7-EF91-4461-B7B4-7CC10D5E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122</Pages>
  <Words>13153</Words>
  <Characters>74976</Characters>
  <Application>Microsoft Office Word</Application>
  <DocSecurity>0</DocSecurity>
  <Lines>624</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87954</CharactersWithSpaces>
  <SharedDoc>false</SharedDoc>
  <HLinks>
    <vt:vector size="972" baseType="variant">
      <vt:variant>
        <vt:i4>1769533</vt:i4>
      </vt:variant>
      <vt:variant>
        <vt:i4>962</vt:i4>
      </vt:variant>
      <vt:variant>
        <vt:i4>0</vt:i4>
      </vt:variant>
      <vt:variant>
        <vt:i4>5</vt:i4>
      </vt:variant>
      <vt:variant>
        <vt:lpwstr/>
      </vt:variant>
      <vt:variant>
        <vt:lpwstr>_Toc103079855</vt:lpwstr>
      </vt:variant>
      <vt:variant>
        <vt:i4>1769533</vt:i4>
      </vt:variant>
      <vt:variant>
        <vt:i4>956</vt:i4>
      </vt:variant>
      <vt:variant>
        <vt:i4>0</vt:i4>
      </vt:variant>
      <vt:variant>
        <vt:i4>5</vt:i4>
      </vt:variant>
      <vt:variant>
        <vt:lpwstr/>
      </vt:variant>
      <vt:variant>
        <vt:lpwstr>_Toc103079854</vt:lpwstr>
      </vt:variant>
      <vt:variant>
        <vt:i4>1769533</vt:i4>
      </vt:variant>
      <vt:variant>
        <vt:i4>950</vt:i4>
      </vt:variant>
      <vt:variant>
        <vt:i4>0</vt:i4>
      </vt:variant>
      <vt:variant>
        <vt:i4>5</vt:i4>
      </vt:variant>
      <vt:variant>
        <vt:lpwstr/>
      </vt:variant>
      <vt:variant>
        <vt:lpwstr>_Toc103079853</vt:lpwstr>
      </vt:variant>
      <vt:variant>
        <vt:i4>1769533</vt:i4>
      </vt:variant>
      <vt:variant>
        <vt:i4>944</vt:i4>
      </vt:variant>
      <vt:variant>
        <vt:i4>0</vt:i4>
      </vt:variant>
      <vt:variant>
        <vt:i4>5</vt:i4>
      </vt:variant>
      <vt:variant>
        <vt:lpwstr/>
      </vt:variant>
      <vt:variant>
        <vt:lpwstr>_Toc103079852</vt:lpwstr>
      </vt:variant>
      <vt:variant>
        <vt:i4>1769533</vt:i4>
      </vt:variant>
      <vt:variant>
        <vt:i4>938</vt:i4>
      </vt:variant>
      <vt:variant>
        <vt:i4>0</vt:i4>
      </vt:variant>
      <vt:variant>
        <vt:i4>5</vt:i4>
      </vt:variant>
      <vt:variant>
        <vt:lpwstr/>
      </vt:variant>
      <vt:variant>
        <vt:lpwstr>_Toc103079851</vt:lpwstr>
      </vt:variant>
      <vt:variant>
        <vt:i4>1769533</vt:i4>
      </vt:variant>
      <vt:variant>
        <vt:i4>932</vt:i4>
      </vt:variant>
      <vt:variant>
        <vt:i4>0</vt:i4>
      </vt:variant>
      <vt:variant>
        <vt:i4>5</vt:i4>
      </vt:variant>
      <vt:variant>
        <vt:lpwstr/>
      </vt:variant>
      <vt:variant>
        <vt:lpwstr>_Toc103079850</vt:lpwstr>
      </vt:variant>
      <vt:variant>
        <vt:i4>1703997</vt:i4>
      </vt:variant>
      <vt:variant>
        <vt:i4>926</vt:i4>
      </vt:variant>
      <vt:variant>
        <vt:i4>0</vt:i4>
      </vt:variant>
      <vt:variant>
        <vt:i4>5</vt:i4>
      </vt:variant>
      <vt:variant>
        <vt:lpwstr/>
      </vt:variant>
      <vt:variant>
        <vt:lpwstr>_Toc103079849</vt:lpwstr>
      </vt:variant>
      <vt:variant>
        <vt:i4>1703997</vt:i4>
      </vt:variant>
      <vt:variant>
        <vt:i4>920</vt:i4>
      </vt:variant>
      <vt:variant>
        <vt:i4>0</vt:i4>
      </vt:variant>
      <vt:variant>
        <vt:i4>5</vt:i4>
      </vt:variant>
      <vt:variant>
        <vt:lpwstr/>
      </vt:variant>
      <vt:variant>
        <vt:lpwstr>_Toc103079848</vt:lpwstr>
      </vt:variant>
      <vt:variant>
        <vt:i4>1703997</vt:i4>
      </vt:variant>
      <vt:variant>
        <vt:i4>914</vt:i4>
      </vt:variant>
      <vt:variant>
        <vt:i4>0</vt:i4>
      </vt:variant>
      <vt:variant>
        <vt:i4>5</vt:i4>
      </vt:variant>
      <vt:variant>
        <vt:lpwstr/>
      </vt:variant>
      <vt:variant>
        <vt:lpwstr>_Toc103079847</vt:lpwstr>
      </vt:variant>
      <vt:variant>
        <vt:i4>1703997</vt:i4>
      </vt:variant>
      <vt:variant>
        <vt:i4>908</vt:i4>
      </vt:variant>
      <vt:variant>
        <vt:i4>0</vt:i4>
      </vt:variant>
      <vt:variant>
        <vt:i4>5</vt:i4>
      </vt:variant>
      <vt:variant>
        <vt:lpwstr/>
      </vt:variant>
      <vt:variant>
        <vt:lpwstr>_Toc103079846</vt:lpwstr>
      </vt:variant>
      <vt:variant>
        <vt:i4>1703997</vt:i4>
      </vt:variant>
      <vt:variant>
        <vt:i4>902</vt:i4>
      </vt:variant>
      <vt:variant>
        <vt:i4>0</vt:i4>
      </vt:variant>
      <vt:variant>
        <vt:i4>5</vt:i4>
      </vt:variant>
      <vt:variant>
        <vt:lpwstr/>
      </vt:variant>
      <vt:variant>
        <vt:lpwstr>_Toc103079845</vt:lpwstr>
      </vt:variant>
      <vt:variant>
        <vt:i4>1703997</vt:i4>
      </vt:variant>
      <vt:variant>
        <vt:i4>896</vt:i4>
      </vt:variant>
      <vt:variant>
        <vt:i4>0</vt:i4>
      </vt:variant>
      <vt:variant>
        <vt:i4>5</vt:i4>
      </vt:variant>
      <vt:variant>
        <vt:lpwstr/>
      </vt:variant>
      <vt:variant>
        <vt:lpwstr>_Toc103079844</vt:lpwstr>
      </vt:variant>
      <vt:variant>
        <vt:i4>1703997</vt:i4>
      </vt:variant>
      <vt:variant>
        <vt:i4>890</vt:i4>
      </vt:variant>
      <vt:variant>
        <vt:i4>0</vt:i4>
      </vt:variant>
      <vt:variant>
        <vt:i4>5</vt:i4>
      </vt:variant>
      <vt:variant>
        <vt:lpwstr/>
      </vt:variant>
      <vt:variant>
        <vt:lpwstr>_Toc103079843</vt:lpwstr>
      </vt:variant>
      <vt:variant>
        <vt:i4>1703997</vt:i4>
      </vt:variant>
      <vt:variant>
        <vt:i4>884</vt:i4>
      </vt:variant>
      <vt:variant>
        <vt:i4>0</vt:i4>
      </vt:variant>
      <vt:variant>
        <vt:i4>5</vt:i4>
      </vt:variant>
      <vt:variant>
        <vt:lpwstr/>
      </vt:variant>
      <vt:variant>
        <vt:lpwstr>_Toc103079842</vt:lpwstr>
      </vt:variant>
      <vt:variant>
        <vt:i4>1703997</vt:i4>
      </vt:variant>
      <vt:variant>
        <vt:i4>878</vt:i4>
      </vt:variant>
      <vt:variant>
        <vt:i4>0</vt:i4>
      </vt:variant>
      <vt:variant>
        <vt:i4>5</vt:i4>
      </vt:variant>
      <vt:variant>
        <vt:lpwstr/>
      </vt:variant>
      <vt:variant>
        <vt:lpwstr>_Toc103079841</vt:lpwstr>
      </vt:variant>
      <vt:variant>
        <vt:i4>1703997</vt:i4>
      </vt:variant>
      <vt:variant>
        <vt:i4>872</vt:i4>
      </vt:variant>
      <vt:variant>
        <vt:i4>0</vt:i4>
      </vt:variant>
      <vt:variant>
        <vt:i4>5</vt:i4>
      </vt:variant>
      <vt:variant>
        <vt:lpwstr/>
      </vt:variant>
      <vt:variant>
        <vt:lpwstr>_Toc103079840</vt:lpwstr>
      </vt:variant>
      <vt:variant>
        <vt:i4>1900605</vt:i4>
      </vt:variant>
      <vt:variant>
        <vt:i4>866</vt:i4>
      </vt:variant>
      <vt:variant>
        <vt:i4>0</vt:i4>
      </vt:variant>
      <vt:variant>
        <vt:i4>5</vt:i4>
      </vt:variant>
      <vt:variant>
        <vt:lpwstr/>
      </vt:variant>
      <vt:variant>
        <vt:lpwstr>_Toc103079839</vt:lpwstr>
      </vt:variant>
      <vt:variant>
        <vt:i4>1900605</vt:i4>
      </vt:variant>
      <vt:variant>
        <vt:i4>860</vt:i4>
      </vt:variant>
      <vt:variant>
        <vt:i4>0</vt:i4>
      </vt:variant>
      <vt:variant>
        <vt:i4>5</vt:i4>
      </vt:variant>
      <vt:variant>
        <vt:lpwstr/>
      </vt:variant>
      <vt:variant>
        <vt:lpwstr>_Toc103079838</vt:lpwstr>
      </vt:variant>
      <vt:variant>
        <vt:i4>1900605</vt:i4>
      </vt:variant>
      <vt:variant>
        <vt:i4>854</vt:i4>
      </vt:variant>
      <vt:variant>
        <vt:i4>0</vt:i4>
      </vt:variant>
      <vt:variant>
        <vt:i4>5</vt:i4>
      </vt:variant>
      <vt:variant>
        <vt:lpwstr/>
      </vt:variant>
      <vt:variant>
        <vt:lpwstr>_Toc103079837</vt:lpwstr>
      </vt:variant>
      <vt:variant>
        <vt:i4>1900605</vt:i4>
      </vt:variant>
      <vt:variant>
        <vt:i4>848</vt:i4>
      </vt:variant>
      <vt:variant>
        <vt:i4>0</vt:i4>
      </vt:variant>
      <vt:variant>
        <vt:i4>5</vt:i4>
      </vt:variant>
      <vt:variant>
        <vt:lpwstr/>
      </vt:variant>
      <vt:variant>
        <vt:lpwstr>_Toc103079836</vt:lpwstr>
      </vt:variant>
      <vt:variant>
        <vt:i4>1900605</vt:i4>
      </vt:variant>
      <vt:variant>
        <vt:i4>842</vt:i4>
      </vt:variant>
      <vt:variant>
        <vt:i4>0</vt:i4>
      </vt:variant>
      <vt:variant>
        <vt:i4>5</vt:i4>
      </vt:variant>
      <vt:variant>
        <vt:lpwstr/>
      </vt:variant>
      <vt:variant>
        <vt:lpwstr>_Toc103079835</vt:lpwstr>
      </vt:variant>
      <vt:variant>
        <vt:i4>1900605</vt:i4>
      </vt:variant>
      <vt:variant>
        <vt:i4>836</vt:i4>
      </vt:variant>
      <vt:variant>
        <vt:i4>0</vt:i4>
      </vt:variant>
      <vt:variant>
        <vt:i4>5</vt:i4>
      </vt:variant>
      <vt:variant>
        <vt:lpwstr/>
      </vt:variant>
      <vt:variant>
        <vt:lpwstr>_Toc103079834</vt:lpwstr>
      </vt:variant>
      <vt:variant>
        <vt:i4>1900605</vt:i4>
      </vt:variant>
      <vt:variant>
        <vt:i4>830</vt:i4>
      </vt:variant>
      <vt:variant>
        <vt:i4>0</vt:i4>
      </vt:variant>
      <vt:variant>
        <vt:i4>5</vt:i4>
      </vt:variant>
      <vt:variant>
        <vt:lpwstr/>
      </vt:variant>
      <vt:variant>
        <vt:lpwstr>_Toc103079833</vt:lpwstr>
      </vt:variant>
      <vt:variant>
        <vt:i4>1900605</vt:i4>
      </vt:variant>
      <vt:variant>
        <vt:i4>824</vt:i4>
      </vt:variant>
      <vt:variant>
        <vt:i4>0</vt:i4>
      </vt:variant>
      <vt:variant>
        <vt:i4>5</vt:i4>
      </vt:variant>
      <vt:variant>
        <vt:lpwstr/>
      </vt:variant>
      <vt:variant>
        <vt:lpwstr>_Toc103079832</vt:lpwstr>
      </vt:variant>
      <vt:variant>
        <vt:i4>1900605</vt:i4>
      </vt:variant>
      <vt:variant>
        <vt:i4>818</vt:i4>
      </vt:variant>
      <vt:variant>
        <vt:i4>0</vt:i4>
      </vt:variant>
      <vt:variant>
        <vt:i4>5</vt:i4>
      </vt:variant>
      <vt:variant>
        <vt:lpwstr/>
      </vt:variant>
      <vt:variant>
        <vt:lpwstr>_Toc103079831</vt:lpwstr>
      </vt:variant>
      <vt:variant>
        <vt:i4>1900605</vt:i4>
      </vt:variant>
      <vt:variant>
        <vt:i4>812</vt:i4>
      </vt:variant>
      <vt:variant>
        <vt:i4>0</vt:i4>
      </vt:variant>
      <vt:variant>
        <vt:i4>5</vt:i4>
      </vt:variant>
      <vt:variant>
        <vt:lpwstr/>
      </vt:variant>
      <vt:variant>
        <vt:lpwstr>_Toc103079830</vt:lpwstr>
      </vt:variant>
      <vt:variant>
        <vt:i4>1835069</vt:i4>
      </vt:variant>
      <vt:variant>
        <vt:i4>806</vt:i4>
      </vt:variant>
      <vt:variant>
        <vt:i4>0</vt:i4>
      </vt:variant>
      <vt:variant>
        <vt:i4>5</vt:i4>
      </vt:variant>
      <vt:variant>
        <vt:lpwstr/>
      </vt:variant>
      <vt:variant>
        <vt:lpwstr>_Toc103079829</vt:lpwstr>
      </vt:variant>
      <vt:variant>
        <vt:i4>1835069</vt:i4>
      </vt:variant>
      <vt:variant>
        <vt:i4>800</vt:i4>
      </vt:variant>
      <vt:variant>
        <vt:i4>0</vt:i4>
      </vt:variant>
      <vt:variant>
        <vt:i4>5</vt:i4>
      </vt:variant>
      <vt:variant>
        <vt:lpwstr/>
      </vt:variant>
      <vt:variant>
        <vt:lpwstr>_Toc103079828</vt:lpwstr>
      </vt:variant>
      <vt:variant>
        <vt:i4>1835069</vt:i4>
      </vt:variant>
      <vt:variant>
        <vt:i4>794</vt:i4>
      </vt:variant>
      <vt:variant>
        <vt:i4>0</vt:i4>
      </vt:variant>
      <vt:variant>
        <vt:i4>5</vt:i4>
      </vt:variant>
      <vt:variant>
        <vt:lpwstr/>
      </vt:variant>
      <vt:variant>
        <vt:lpwstr>_Toc103079827</vt:lpwstr>
      </vt:variant>
      <vt:variant>
        <vt:i4>1835069</vt:i4>
      </vt:variant>
      <vt:variant>
        <vt:i4>788</vt:i4>
      </vt:variant>
      <vt:variant>
        <vt:i4>0</vt:i4>
      </vt:variant>
      <vt:variant>
        <vt:i4>5</vt:i4>
      </vt:variant>
      <vt:variant>
        <vt:lpwstr/>
      </vt:variant>
      <vt:variant>
        <vt:lpwstr>_Toc103079826</vt:lpwstr>
      </vt:variant>
      <vt:variant>
        <vt:i4>1835069</vt:i4>
      </vt:variant>
      <vt:variant>
        <vt:i4>782</vt:i4>
      </vt:variant>
      <vt:variant>
        <vt:i4>0</vt:i4>
      </vt:variant>
      <vt:variant>
        <vt:i4>5</vt:i4>
      </vt:variant>
      <vt:variant>
        <vt:lpwstr/>
      </vt:variant>
      <vt:variant>
        <vt:lpwstr>_Toc103079825</vt:lpwstr>
      </vt:variant>
      <vt:variant>
        <vt:i4>1835069</vt:i4>
      </vt:variant>
      <vt:variant>
        <vt:i4>776</vt:i4>
      </vt:variant>
      <vt:variant>
        <vt:i4>0</vt:i4>
      </vt:variant>
      <vt:variant>
        <vt:i4>5</vt:i4>
      </vt:variant>
      <vt:variant>
        <vt:lpwstr/>
      </vt:variant>
      <vt:variant>
        <vt:lpwstr>_Toc103079824</vt:lpwstr>
      </vt:variant>
      <vt:variant>
        <vt:i4>1835069</vt:i4>
      </vt:variant>
      <vt:variant>
        <vt:i4>770</vt:i4>
      </vt:variant>
      <vt:variant>
        <vt:i4>0</vt:i4>
      </vt:variant>
      <vt:variant>
        <vt:i4>5</vt:i4>
      </vt:variant>
      <vt:variant>
        <vt:lpwstr/>
      </vt:variant>
      <vt:variant>
        <vt:lpwstr>_Toc103079823</vt:lpwstr>
      </vt:variant>
      <vt:variant>
        <vt:i4>1835069</vt:i4>
      </vt:variant>
      <vt:variant>
        <vt:i4>764</vt:i4>
      </vt:variant>
      <vt:variant>
        <vt:i4>0</vt:i4>
      </vt:variant>
      <vt:variant>
        <vt:i4>5</vt:i4>
      </vt:variant>
      <vt:variant>
        <vt:lpwstr/>
      </vt:variant>
      <vt:variant>
        <vt:lpwstr>_Toc103079822</vt:lpwstr>
      </vt:variant>
      <vt:variant>
        <vt:i4>1835069</vt:i4>
      </vt:variant>
      <vt:variant>
        <vt:i4>758</vt:i4>
      </vt:variant>
      <vt:variant>
        <vt:i4>0</vt:i4>
      </vt:variant>
      <vt:variant>
        <vt:i4>5</vt:i4>
      </vt:variant>
      <vt:variant>
        <vt:lpwstr/>
      </vt:variant>
      <vt:variant>
        <vt:lpwstr>_Toc103079821</vt:lpwstr>
      </vt:variant>
      <vt:variant>
        <vt:i4>1835069</vt:i4>
      </vt:variant>
      <vt:variant>
        <vt:i4>752</vt:i4>
      </vt:variant>
      <vt:variant>
        <vt:i4>0</vt:i4>
      </vt:variant>
      <vt:variant>
        <vt:i4>5</vt:i4>
      </vt:variant>
      <vt:variant>
        <vt:lpwstr/>
      </vt:variant>
      <vt:variant>
        <vt:lpwstr>_Toc103079820</vt:lpwstr>
      </vt:variant>
      <vt:variant>
        <vt:i4>2031677</vt:i4>
      </vt:variant>
      <vt:variant>
        <vt:i4>746</vt:i4>
      </vt:variant>
      <vt:variant>
        <vt:i4>0</vt:i4>
      </vt:variant>
      <vt:variant>
        <vt:i4>5</vt:i4>
      </vt:variant>
      <vt:variant>
        <vt:lpwstr/>
      </vt:variant>
      <vt:variant>
        <vt:lpwstr>_Toc103079819</vt:lpwstr>
      </vt:variant>
      <vt:variant>
        <vt:i4>2031677</vt:i4>
      </vt:variant>
      <vt:variant>
        <vt:i4>740</vt:i4>
      </vt:variant>
      <vt:variant>
        <vt:i4>0</vt:i4>
      </vt:variant>
      <vt:variant>
        <vt:i4>5</vt:i4>
      </vt:variant>
      <vt:variant>
        <vt:lpwstr/>
      </vt:variant>
      <vt:variant>
        <vt:lpwstr>_Toc103079818</vt:lpwstr>
      </vt:variant>
      <vt:variant>
        <vt:i4>2031677</vt:i4>
      </vt:variant>
      <vt:variant>
        <vt:i4>734</vt:i4>
      </vt:variant>
      <vt:variant>
        <vt:i4>0</vt:i4>
      </vt:variant>
      <vt:variant>
        <vt:i4>5</vt:i4>
      </vt:variant>
      <vt:variant>
        <vt:lpwstr/>
      </vt:variant>
      <vt:variant>
        <vt:lpwstr>_Toc103079817</vt:lpwstr>
      </vt:variant>
      <vt:variant>
        <vt:i4>2031677</vt:i4>
      </vt:variant>
      <vt:variant>
        <vt:i4>728</vt:i4>
      </vt:variant>
      <vt:variant>
        <vt:i4>0</vt:i4>
      </vt:variant>
      <vt:variant>
        <vt:i4>5</vt:i4>
      </vt:variant>
      <vt:variant>
        <vt:lpwstr/>
      </vt:variant>
      <vt:variant>
        <vt:lpwstr>_Toc103079816</vt:lpwstr>
      </vt:variant>
      <vt:variant>
        <vt:i4>2031677</vt:i4>
      </vt:variant>
      <vt:variant>
        <vt:i4>722</vt:i4>
      </vt:variant>
      <vt:variant>
        <vt:i4>0</vt:i4>
      </vt:variant>
      <vt:variant>
        <vt:i4>5</vt:i4>
      </vt:variant>
      <vt:variant>
        <vt:lpwstr/>
      </vt:variant>
      <vt:variant>
        <vt:lpwstr>_Toc103079815</vt:lpwstr>
      </vt:variant>
      <vt:variant>
        <vt:i4>2031677</vt:i4>
      </vt:variant>
      <vt:variant>
        <vt:i4>716</vt:i4>
      </vt:variant>
      <vt:variant>
        <vt:i4>0</vt:i4>
      </vt:variant>
      <vt:variant>
        <vt:i4>5</vt:i4>
      </vt:variant>
      <vt:variant>
        <vt:lpwstr/>
      </vt:variant>
      <vt:variant>
        <vt:lpwstr>_Toc103079814</vt:lpwstr>
      </vt:variant>
      <vt:variant>
        <vt:i4>2031677</vt:i4>
      </vt:variant>
      <vt:variant>
        <vt:i4>710</vt:i4>
      </vt:variant>
      <vt:variant>
        <vt:i4>0</vt:i4>
      </vt:variant>
      <vt:variant>
        <vt:i4>5</vt:i4>
      </vt:variant>
      <vt:variant>
        <vt:lpwstr/>
      </vt:variant>
      <vt:variant>
        <vt:lpwstr>_Toc103079813</vt:lpwstr>
      </vt:variant>
      <vt:variant>
        <vt:i4>2031677</vt:i4>
      </vt:variant>
      <vt:variant>
        <vt:i4>704</vt:i4>
      </vt:variant>
      <vt:variant>
        <vt:i4>0</vt:i4>
      </vt:variant>
      <vt:variant>
        <vt:i4>5</vt:i4>
      </vt:variant>
      <vt:variant>
        <vt:lpwstr/>
      </vt:variant>
      <vt:variant>
        <vt:lpwstr>_Toc103079812</vt:lpwstr>
      </vt:variant>
      <vt:variant>
        <vt:i4>2031677</vt:i4>
      </vt:variant>
      <vt:variant>
        <vt:i4>698</vt:i4>
      </vt:variant>
      <vt:variant>
        <vt:i4>0</vt:i4>
      </vt:variant>
      <vt:variant>
        <vt:i4>5</vt:i4>
      </vt:variant>
      <vt:variant>
        <vt:lpwstr/>
      </vt:variant>
      <vt:variant>
        <vt:lpwstr>_Toc103079811</vt:lpwstr>
      </vt:variant>
      <vt:variant>
        <vt:i4>2031677</vt:i4>
      </vt:variant>
      <vt:variant>
        <vt:i4>692</vt:i4>
      </vt:variant>
      <vt:variant>
        <vt:i4>0</vt:i4>
      </vt:variant>
      <vt:variant>
        <vt:i4>5</vt:i4>
      </vt:variant>
      <vt:variant>
        <vt:lpwstr/>
      </vt:variant>
      <vt:variant>
        <vt:lpwstr>_Toc103079810</vt:lpwstr>
      </vt:variant>
      <vt:variant>
        <vt:i4>1966141</vt:i4>
      </vt:variant>
      <vt:variant>
        <vt:i4>686</vt:i4>
      </vt:variant>
      <vt:variant>
        <vt:i4>0</vt:i4>
      </vt:variant>
      <vt:variant>
        <vt:i4>5</vt:i4>
      </vt:variant>
      <vt:variant>
        <vt:lpwstr/>
      </vt:variant>
      <vt:variant>
        <vt:lpwstr>_Toc103079809</vt:lpwstr>
      </vt:variant>
      <vt:variant>
        <vt:i4>1966141</vt:i4>
      </vt:variant>
      <vt:variant>
        <vt:i4>680</vt:i4>
      </vt:variant>
      <vt:variant>
        <vt:i4>0</vt:i4>
      </vt:variant>
      <vt:variant>
        <vt:i4>5</vt:i4>
      </vt:variant>
      <vt:variant>
        <vt:lpwstr/>
      </vt:variant>
      <vt:variant>
        <vt:lpwstr>_Toc103079808</vt:lpwstr>
      </vt:variant>
      <vt:variant>
        <vt:i4>1966141</vt:i4>
      </vt:variant>
      <vt:variant>
        <vt:i4>674</vt:i4>
      </vt:variant>
      <vt:variant>
        <vt:i4>0</vt:i4>
      </vt:variant>
      <vt:variant>
        <vt:i4>5</vt:i4>
      </vt:variant>
      <vt:variant>
        <vt:lpwstr/>
      </vt:variant>
      <vt:variant>
        <vt:lpwstr>_Toc103079807</vt:lpwstr>
      </vt:variant>
      <vt:variant>
        <vt:i4>1966141</vt:i4>
      </vt:variant>
      <vt:variant>
        <vt:i4>668</vt:i4>
      </vt:variant>
      <vt:variant>
        <vt:i4>0</vt:i4>
      </vt:variant>
      <vt:variant>
        <vt:i4>5</vt:i4>
      </vt:variant>
      <vt:variant>
        <vt:lpwstr/>
      </vt:variant>
      <vt:variant>
        <vt:lpwstr>_Toc103079806</vt:lpwstr>
      </vt:variant>
      <vt:variant>
        <vt:i4>1966141</vt:i4>
      </vt:variant>
      <vt:variant>
        <vt:i4>662</vt:i4>
      </vt:variant>
      <vt:variant>
        <vt:i4>0</vt:i4>
      </vt:variant>
      <vt:variant>
        <vt:i4>5</vt:i4>
      </vt:variant>
      <vt:variant>
        <vt:lpwstr/>
      </vt:variant>
      <vt:variant>
        <vt:lpwstr>_Toc103079805</vt:lpwstr>
      </vt:variant>
      <vt:variant>
        <vt:i4>1966141</vt:i4>
      </vt:variant>
      <vt:variant>
        <vt:i4>656</vt:i4>
      </vt:variant>
      <vt:variant>
        <vt:i4>0</vt:i4>
      </vt:variant>
      <vt:variant>
        <vt:i4>5</vt:i4>
      </vt:variant>
      <vt:variant>
        <vt:lpwstr/>
      </vt:variant>
      <vt:variant>
        <vt:lpwstr>_Toc103079804</vt:lpwstr>
      </vt:variant>
      <vt:variant>
        <vt:i4>1966141</vt:i4>
      </vt:variant>
      <vt:variant>
        <vt:i4>650</vt:i4>
      </vt:variant>
      <vt:variant>
        <vt:i4>0</vt:i4>
      </vt:variant>
      <vt:variant>
        <vt:i4>5</vt:i4>
      </vt:variant>
      <vt:variant>
        <vt:lpwstr/>
      </vt:variant>
      <vt:variant>
        <vt:lpwstr>_Toc103079803</vt:lpwstr>
      </vt:variant>
      <vt:variant>
        <vt:i4>1966141</vt:i4>
      </vt:variant>
      <vt:variant>
        <vt:i4>644</vt:i4>
      </vt:variant>
      <vt:variant>
        <vt:i4>0</vt:i4>
      </vt:variant>
      <vt:variant>
        <vt:i4>5</vt:i4>
      </vt:variant>
      <vt:variant>
        <vt:lpwstr/>
      </vt:variant>
      <vt:variant>
        <vt:lpwstr>_Toc103079802</vt:lpwstr>
      </vt:variant>
      <vt:variant>
        <vt:i4>1966141</vt:i4>
      </vt:variant>
      <vt:variant>
        <vt:i4>638</vt:i4>
      </vt:variant>
      <vt:variant>
        <vt:i4>0</vt:i4>
      </vt:variant>
      <vt:variant>
        <vt:i4>5</vt:i4>
      </vt:variant>
      <vt:variant>
        <vt:lpwstr/>
      </vt:variant>
      <vt:variant>
        <vt:lpwstr>_Toc103079801</vt:lpwstr>
      </vt:variant>
      <vt:variant>
        <vt:i4>1966141</vt:i4>
      </vt:variant>
      <vt:variant>
        <vt:i4>632</vt:i4>
      </vt:variant>
      <vt:variant>
        <vt:i4>0</vt:i4>
      </vt:variant>
      <vt:variant>
        <vt:i4>5</vt:i4>
      </vt:variant>
      <vt:variant>
        <vt:lpwstr/>
      </vt:variant>
      <vt:variant>
        <vt:lpwstr>_Toc103079800</vt:lpwstr>
      </vt:variant>
      <vt:variant>
        <vt:i4>1507378</vt:i4>
      </vt:variant>
      <vt:variant>
        <vt:i4>626</vt:i4>
      </vt:variant>
      <vt:variant>
        <vt:i4>0</vt:i4>
      </vt:variant>
      <vt:variant>
        <vt:i4>5</vt:i4>
      </vt:variant>
      <vt:variant>
        <vt:lpwstr/>
      </vt:variant>
      <vt:variant>
        <vt:lpwstr>_Toc103079799</vt:lpwstr>
      </vt:variant>
      <vt:variant>
        <vt:i4>1507378</vt:i4>
      </vt:variant>
      <vt:variant>
        <vt:i4>620</vt:i4>
      </vt:variant>
      <vt:variant>
        <vt:i4>0</vt:i4>
      </vt:variant>
      <vt:variant>
        <vt:i4>5</vt:i4>
      </vt:variant>
      <vt:variant>
        <vt:lpwstr/>
      </vt:variant>
      <vt:variant>
        <vt:lpwstr>_Toc103079798</vt:lpwstr>
      </vt:variant>
      <vt:variant>
        <vt:i4>1507378</vt:i4>
      </vt:variant>
      <vt:variant>
        <vt:i4>614</vt:i4>
      </vt:variant>
      <vt:variant>
        <vt:i4>0</vt:i4>
      </vt:variant>
      <vt:variant>
        <vt:i4>5</vt:i4>
      </vt:variant>
      <vt:variant>
        <vt:lpwstr/>
      </vt:variant>
      <vt:variant>
        <vt:lpwstr>_Toc103079797</vt:lpwstr>
      </vt:variant>
      <vt:variant>
        <vt:i4>1507378</vt:i4>
      </vt:variant>
      <vt:variant>
        <vt:i4>608</vt:i4>
      </vt:variant>
      <vt:variant>
        <vt:i4>0</vt:i4>
      </vt:variant>
      <vt:variant>
        <vt:i4>5</vt:i4>
      </vt:variant>
      <vt:variant>
        <vt:lpwstr/>
      </vt:variant>
      <vt:variant>
        <vt:lpwstr>_Toc103079796</vt:lpwstr>
      </vt:variant>
      <vt:variant>
        <vt:i4>1507378</vt:i4>
      </vt:variant>
      <vt:variant>
        <vt:i4>602</vt:i4>
      </vt:variant>
      <vt:variant>
        <vt:i4>0</vt:i4>
      </vt:variant>
      <vt:variant>
        <vt:i4>5</vt:i4>
      </vt:variant>
      <vt:variant>
        <vt:lpwstr/>
      </vt:variant>
      <vt:variant>
        <vt:lpwstr>_Toc103079795</vt:lpwstr>
      </vt:variant>
      <vt:variant>
        <vt:i4>1507378</vt:i4>
      </vt:variant>
      <vt:variant>
        <vt:i4>596</vt:i4>
      </vt:variant>
      <vt:variant>
        <vt:i4>0</vt:i4>
      </vt:variant>
      <vt:variant>
        <vt:i4>5</vt:i4>
      </vt:variant>
      <vt:variant>
        <vt:lpwstr/>
      </vt:variant>
      <vt:variant>
        <vt:lpwstr>_Toc103079794</vt:lpwstr>
      </vt:variant>
      <vt:variant>
        <vt:i4>1507378</vt:i4>
      </vt:variant>
      <vt:variant>
        <vt:i4>590</vt:i4>
      </vt:variant>
      <vt:variant>
        <vt:i4>0</vt:i4>
      </vt:variant>
      <vt:variant>
        <vt:i4>5</vt:i4>
      </vt:variant>
      <vt:variant>
        <vt:lpwstr/>
      </vt:variant>
      <vt:variant>
        <vt:lpwstr>_Toc103079793</vt:lpwstr>
      </vt:variant>
      <vt:variant>
        <vt:i4>1507378</vt:i4>
      </vt:variant>
      <vt:variant>
        <vt:i4>584</vt:i4>
      </vt:variant>
      <vt:variant>
        <vt:i4>0</vt:i4>
      </vt:variant>
      <vt:variant>
        <vt:i4>5</vt:i4>
      </vt:variant>
      <vt:variant>
        <vt:lpwstr/>
      </vt:variant>
      <vt:variant>
        <vt:lpwstr>_Toc103079792</vt:lpwstr>
      </vt:variant>
      <vt:variant>
        <vt:i4>1507378</vt:i4>
      </vt:variant>
      <vt:variant>
        <vt:i4>578</vt:i4>
      </vt:variant>
      <vt:variant>
        <vt:i4>0</vt:i4>
      </vt:variant>
      <vt:variant>
        <vt:i4>5</vt:i4>
      </vt:variant>
      <vt:variant>
        <vt:lpwstr/>
      </vt:variant>
      <vt:variant>
        <vt:lpwstr>_Toc103079791</vt:lpwstr>
      </vt:variant>
      <vt:variant>
        <vt:i4>1507378</vt:i4>
      </vt:variant>
      <vt:variant>
        <vt:i4>572</vt:i4>
      </vt:variant>
      <vt:variant>
        <vt:i4>0</vt:i4>
      </vt:variant>
      <vt:variant>
        <vt:i4>5</vt:i4>
      </vt:variant>
      <vt:variant>
        <vt:lpwstr/>
      </vt:variant>
      <vt:variant>
        <vt:lpwstr>_Toc103079790</vt:lpwstr>
      </vt:variant>
      <vt:variant>
        <vt:i4>1441842</vt:i4>
      </vt:variant>
      <vt:variant>
        <vt:i4>566</vt:i4>
      </vt:variant>
      <vt:variant>
        <vt:i4>0</vt:i4>
      </vt:variant>
      <vt:variant>
        <vt:i4>5</vt:i4>
      </vt:variant>
      <vt:variant>
        <vt:lpwstr/>
      </vt:variant>
      <vt:variant>
        <vt:lpwstr>_Toc103079789</vt:lpwstr>
      </vt:variant>
      <vt:variant>
        <vt:i4>1441842</vt:i4>
      </vt:variant>
      <vt:variant>
        <vt:i4>560</vt:i4>
      </vt:variant>
      <vt:variant>
        <vt:i4>0</vt:i4>
      </vt:variant>
      <vt:variant>
        <vt:i4>5</vt:i4>
      </vt:variant>
      <vt:variant>
        <vt:lpwstr/>
      </vt:variant>
      <vt:variant>
        <vt:lpwstr>_Toc103079788</vt:lpwstr>
      </vt:variant>
      <vt:variant>
        <vt:i4>1441842</vt:i4>
      </vt:variant>
      <vt:variant>
        <vt:i4>554</vt:i4>
      </vt:variant>
      <vt:variant>
        <vt:i4>0</vt:i4>
      </vt:variant>
      <vt:variant>
        <vt:i4>5</vt:i4>
      </vt:variant>
      <vt:variant>
        <vt:lpwstr/>
      </vt:variant>
      <vt:variant>
        <vt:lpwstr>_Toc103079787</vt:lpwstr>
      </vt:variant>
      <vt:variant>
        <vt:i4>1441842</vt:i4>
      </vt:variant>
      <vt:variant>
        <vt:i4>548</vt:i4>
      </vt:variant>
      <vt:variant>
        <vt:i4>0</vt:i4>
      </vt:variant>
      <vt:variant>
        <vt:i4>5</vt:i4>
      </vt:variant>
      <vt:variant>
        <vt:lpwstr/>
      </vt:variant>
      <vt:variant>
        <vt:lpwstr>_Toc103079786</vt:lpwstr>
      </vt:variant>
      <vt:variant>
        <vt:i4>1441842</vt:i4>
      </vt:variant>
      <vt:variant>
        <vt:i4>542</vt:i4>
      </vt:variant>
      <vt:variant>
        <vt:i4>0</vt:i4>
      </vt:variant>
      <vt:variant>
        <vt:i4>5</vt:i4>
      </vt:variant>
      <vt:variant>
        <vt:lpwstr/>
      </vt:variant>
      <vt:variant>
        <vt:lpwstr>_Toc103079785</vt:lpwstr>
      </vt:variant>
      <vt:variant>
        <vt:i4>1441842</vt:i4>
      </vt:variant>
      <vt:variant>
        <vt:i4>536</vt:i4>
      </vt:variant>
      <vt:variant>
        <vt:i4>0</vt:i4>
      </vt:variant>
      <vt:variant>
        <vt:i4>5</vt:i4>
      </vt:variant>
      <vt:variant>
        <vt:lpwstr/>
      </vt:variant>
      <vt:variant>
        <vt:lpwstr>_Toc103079784</vt:lpwstr>
      </vt:variant>
      <vt:variant>
        <vt:i4>1441842</vt:i4>
      </vt:variant>
      <vt:variant>
        <vt:i4>530</vt:i4>
      </vt:variant>
      <vt:variant>
        <vt:i4>0</vt:i4>
      </vt:variant>
      <vt:variant>
        <vt:i4>5</vt:i4>
      </vt:variant>
      <vt:variant>
        <vt:lpwstr/>
      </vt:variant>
      <vt:variant>
        <vt:lpwstr>_Toc103079783</vt:lpwstr>
      </vt:variant>
      <vt:variant>
        <vt:i4>1441842</vt:i4>
      </vt:variant>
      <vt:variant>
        <vt:i4>524</vt:i4>
      </vt:variant>
      <vt:variant>
        <vt:i4>0</vt:i4>
      </vt:variant>
      <vt:variant>
        <vt:i4>5</vt:i4>
      </vt:variant>
      <vt:variant>
        <vt:lpwstr/>
      </vt:variant>
      <vt:variant>
        <vt:lpwstr>_Toc103079782</vt:lpwstr>
      </vt:variant>
      <vt:variant>
        <vt:i4>1441842</vt:i4>
      </vt:variant>
      <vt:variant>
        <vt:i4>518</vt:i4>
      </vt:variant>
      <vt:variant>
        <vt:i4>0</vt:i4>
      </vt:variant>
      <vt:variant>
        <vt:i4>5</vt:i4>
      </vt:variant>
      <vt:variant>
        <vt:lpwstr/>
      </vt:variant>
      <vt:variant>
        <vt:lpwstr>_Toc103079781</vt:lpwstr>
      </vt:variant>
      <vt:variant>
        <vt:i4>1441842</vt:i4>
      </vt:variant>
      <vt:variant>
        <vt:i4>512</vt:i4>
      </vt:variant>
      <vt:variant>
        <vt:i4>0</vt:i4>
      </vt:variant>
      <vt:variant>
        <vt:i4>5</vt:i4>
      </vt:variant>
      <vt:variant>
        <vt:lpwstr/>
      </vt:variant>
      <vt:variant>
        <vt:lpwstr>_Toc103079780</vt:lpwstr>
      </vt:variant>
      <vt:variant>
        <vt:i4>1638450</vt:i4>
      </vt:variant>
      <vt:variant>
        <vt:i4>506</vt:i4>
      </vt:variant>
      <vt:variant>
        <vt:i4>0</vt:i4>
      </vt:variant>
      <vt:variant>
        <vt:i4>5</vt:i4>
      </vt:variant>
      <vt:variant>
        <vt:lpwstr/>
      </vt:variant>
      <vt:variant>
        <vt:lpwstr>_Toc103079779</vt:lpwstr>
      </vt:variant>
      <vt:variant>
        <vt:i4>1638450</vt:i4>
      </vt:variant>
      <vt:variant>
        <vt:i4>500</vt:i4>
      </vt:variant>
      <vt:variant>
        <vt:i4>0</vt:i4>
      </vt:variant>
      <vt:variant>
        <vt:i4>5</vt:i4>
      </vt:variant>
      <vt:variant>
        <vt:lpwstr/>
      </vt:variant>
      <vt:variant>
        <vt:lpwstr>_Toc103079778</vt:lpwstr>
      </vt:variant>
      <vt:variant>
        <vt:i4>1638450</vt:i4>
      </vt:variant>
      <vt:variant>
        <vt:i4>494</vt:i4>
      </vt:variant>
      <vt:variant>
        <vt:i4>0</vt:i4>
      </vt:variant>
      <vt:variant>
        <vt:i4>5</vt:i4>
      </vt:variant>
      <vt:variant>
        <vt:lpwstr/>
      </vt:variant>
      <vt:variant>
        <vt:lpwstr>_Toc103079777</vt:lpwstr>
      </vt:variant>
      <vt:variant>
        <vt:i4>1638450</vt:i4>
      </vt:variant>
      <vt:variant>
        <vt:i4>488</vt:i4>
      </vt:variant>
      <vt:variant>
        <vt:i4>0</vt:i4>
      </vt:variant>
      <vt:variant>
        <vt:i4>5</vt:i4>
      </vt:variant>
      <vt:variant>
        <vt:lpwstr/>
      </vt:variant>
      <vt:variant>
        <vt:lpwstr>_Toc103079776</vt:lpwstr>
      </vt:variant>
      <vt:variant>
        <vt:i4>1638450</vt:i4>
      </vt:variant>
      <vt:variant>
        <vt:i4>482</vt:i4>
      </vt:variant>
      <vt:variant>
        <vt:i4>0</vt:i4>
      </vt:variant>
      <vt:variant>
        <vt:i4>5</vt:i4>
      </vt:variant>
      <vt:variant>
        <vt:lpwstr/>
      </vt:variant>
      <vt:variant>
        <vt:lpwstr>_Toc103079775</vt:lpwstr>
      </vt:variant>
      <vt:variant>
        <vt:i4>1638450</vt:i4>
      </vt:variant>
      <vt:variant>
        <vt:i4>476</vt:i4>
      </vt:variant>
      <vt:variant>
        <vt:i4>0</vt:i4>
      </vt:variant>
      <vt:variant>
        <vt:i4>5</vt:i4>
      </vt:variant>
      <vt:variant>
        <vt:lpwstr/>
      </vt:variant>
      <vt:variant>
        <vt:lpwstr>_Toc103079774</vt:lpwstr>
      </vt:variant>
      <vt:variant>
        <vt:i4>1638450</vt:i4>
      </vt:variant>
      <vt:variant>
        <vt:i4>470</vt:i4>
      </vt:variant>
      <vt:variant>
        <vt:i4>0</vt:i4>
      </vt:variant>
      <vt:variant>
        <vt:i4>5</vt:i4>
      </vt:variant>
      <vt:variant>
        <vt:lpwstr/>
      </vt:variant>
      <vt:variant>
        <vt:lpwstr>_Toc103079773</vt:lpwstr>
      </vt:variant>
      <vt:variant>
        <vt:i4>1638450</vt:i4>
      </vt:variant>
      <vt:variant>
        <vt:i4>464</vt:i4>
      </vt:variant>
      <vt:variant>
        <vt:i4>0</vt:i4>
      </vt:variant>
      <vt:variant>
        <vt:i4>5</vt:i4>
      </vt:variant>
      <vt:variant>
        <vt:lpwstr/>
      </vt:variant>
      <vt:variant>
        <vt:lpwstr>_Toc103079772</vt:lpwstr>
      </vt:variant>
      <vt:variant>
        <vt:i4>1638450</vt:i4>
      </vt:variant>
      <vt:variant>
        <vt:i4>458</vt:i4>
      </vt:variant>
      <vt:variant>
        <vt:i4>0</vt:i4>
      </vt:variant>
      <vt:variant>
        <vt:i4>5</vt:i4>
      </vt:variant>
      <vt:variant>
        <vt:lpwstr/>
      </vt:variant>
      <vt:variant>
        <vt:lpwstr>_Toc103079771</vt:lpwstr>
      </vt:variant>
      <vt:variant>
        <vt:i4>1638450</vt:i4>
      </vt:variant>
      <vt:variant>
        <vt:i4>452</vt:i4>
      </vt:variant>
      <vt:variant>
        <vt:i4>0</vt:i4>
      </vt:variant>
      <vt:variant>
        <vt:i4>5</vt:i4>
      </vt:variant>
      <vt:variant>
        <vt:lpwstr/>
      </vt:variant>
      <vt:variant>
        <vt:lpwstr>_Toc103079770</vt:lpwstr>
      </vt:variant>
      <vt:variant>
        <vt:i4>1572914</vt:i4>
      </vt:variant>
      <vt:variant>
        <vt:i4>446</vt:i4>
      </vt:variant>
      <vt:variant>
        <vt:i4>0</vt:i4>
      </vt:variant>
      <vt:variant>
        <vt:i4>5</vt:i4>
      </vt:variant>
      <vt:variant>
        <vt:lpwstr/>
      </vt:variant>
      <vt:variant>
        <vt:lpwstr>_Toc103079769</vt:lpwstr>
      </vt:variant>
      <vt:variant>
        <vt:i4>1572914</vt:i4>
      </vt:variant>
      <vt:variant>
        <vt:i4>440</vt:i4>
      </vt:variant>
      <vt:variant>
        <vt:i4>0</vt:i4>
      </vt:variant>
      <vt:variant>
        <vt:i4>5</vt:i4>
      </vt:variant>
      <vt:variant>
        <vt:lpwstr/>
      </vt:variant>
      <vt:variant>
        <vt:lpwstr>_Toc103079768</vt:lpwstr>
      </vt:variant>
      <vt:variant>
        <vt:i4>1572914</vt:i4>
      </vt:variant>
      <vt:variant>
        <vt:i4>434</vt:i4>
      </vt:variant>
      <vt:variant>
        <vt:i4>0</vt:i4>
      </vt:variant>
      <vt:variant>
        <vt:i4>5</vt:i4>
      </vt:variant>
      <vt:variant>
        <vt:lpwstr/>
      </vt:variant>
      <vt:variant>
        <vt:lpwstr>_Toc103079767</vt:lpwstr>
      </vt:variant>
      <vt:variant>
        <vt:i4>1572914</vt:i4>
      </vt:variant>
      <vt:variant>
        <vt:i4>428</vt:i4>
      </vt:variant>
      <vt:variant>
        <vt:i4>0</vt:i4>
      </vt:variant>
      <vt:variant>
        <vt:i4>5</vt:i4>
      </vt:variant>
      <vt:variant>
        <vt:lpwstr/>
      </vt:variant>
      <vt:variant>
        <vt:lpwstr>_Toc103079766</vt:lpwstr>
      </vt:variant>
      <vt:variant>
        <vt:i4>1572914</vt:i4>
      </vt:variant>
      <vt:variant>
        <vt:i4>422</vt:i4>
      </vt:variant>
      <vt:variant>
        <vt:i4>0</vt:i4>
      </vt:variant>
      <vt:variant>
        <vt:i4>5</vt:i4>
      </vt:variant>
      <vt:variant>
        <vt:lpwstr/>
      </vt:variant>
      <vt:variant>
        <vt:lpwstr>_Toc103079765</vt:lpwstr>
      </vt:variant>
      <vt:variant>
        <vt:i4>1572914</vt:i4>
      </vt:variant>
      <vt:variant>
        <vt:i4>416</vt:i4>
      </vt:variant>
      <vt:variant>
        <vt:i4>0</vt:i4>
      </vt:variant>
      <vt:variant>
        <vt:i4>5</vt:i4>
      </vt:variant>
      <vt:variant>
        <vt:lpwstr/>
      </vt:variant>
      <vt:variant>
        <vt:lpwstr>_Toc103079764</vt:lpwstr>
      </vt:variant>
      <vt:variant>
        <vt:i4>1572914</vt:i4>
      </vt:variant>
      <vt:variant>
        <vt:i4>410</vt:i4>
      </vt:variant>
      <vt:variant>
        <vt:i4>0</vt:i4>
      </vt:variant>
      <vt:variant>
        <vt:i4>5</vt:i4>
      </vt:variant>
      <vt:variant>
        <vt:lpwstr/>
      </vt:variant>
      <vt:variant>
        <vt:lpwstr>_Toc103079763</vt:lpwstr>
      </vt:variant>
      <vt:variant>
        <vt:i4>1572914</vt:i4>
      </vt:variant>
      <vt:variant>
        <vt:i4>404</vt:i4>
      </vt:variant>
      <vt:variant>
        <vt:i4>0</vt:i4>
      </vt:variant>
      <vt:variant>
        <vt:i4>5</vt:i4>
      </vt:variant>
      <vt:variant>
        <vt:lpwstr/>
      </vt:variant>
      <vt:variant>
        <vt:lpwstr>_Toc103079762</vt:lpwstr>
      </vt:variant>
      <vt:variant>
        <vt:i4>1572914</vt:i4>
      </vt:variant>
      <vt:variant>
        <vt:i4>398</vt:i4>
      </vt:variant>
      <vt:variant>
        <vt:i4>0</vt:i4>
      </vt:variant>
      <vt:variant>
        <vt:i4>5</vt:i4>
      </vt:variant>
      <vt:variant>
        <vt:lpwstr/>
      </vt:variant>
      <vt:variant>
        <vt:lpwstr>_Toc103079761</vt:lpwstr>
      </vt:variant>
      <vt:variant>
        <vt:i4>1572914</vt:i4>
      </vt:variant>
      <vt:variant>
        <vt:i4>392</vt:i4>
      </vt:variant>
      <vt:variant>
        <vt:i4>0</vt:i4>
      </vt:variant>
      <vt:variant>
        <vt:i4>5</vt:i4>
      </vt:variant>
      <vt:variant>
        <vt:lpwstr/>
      </vt:variant>
      <vt:variant>
        <vt:lpwstr>_Toc103079760</vt:lpwstr>
      </vt:variant>
      <vt:variant>
        <vt:i4>1769522</vt:i4>
      </vt:variant>
      <vt:variant>
        <vt:i4>386</vt:i4>
      </vt:variant>
      <vt:variant>
        <vt:i4>0</vt:i4>
      </vt:variant>
      <vt:variant>
        <vt:i4>5</vt:i4>
      </vt:variant>
      <vt:variant>
        <vt:lpwstr/>
      </vt:variant>
      <vt:variant>
        <vt:lpwstr>_Toc103079759</vt:lpwstr>
      </vt:variant>
      <vt:variant>
        <vt:i4>1769522</vt:i4>
      </vt:variant>
      <vt:variant>
        <vt:i4>380</vt:i4>
      </vt:variant>
      <vt:variant>
        <vt:i4>0</vt:i4>
      </vt:variant>
      <vt:variant>
        <vt:i4>5</vt:i4>
      </vt:variant>
      <vt:variant>
        <vt:lpwstr/>
      </vt:variant>
      <vt:variant>
        <vt:lpwstr>_Toc103079758</vt:lpwstr>
      </vt:variant>
      <vt:variant>
        <vt:i4>1769522</vt:i4>
      </vt:variant>
      <vt:variant>
        <vt:i4>374</vt:i4>
      </vt:variant>
      <vt:variant>
        <vt:i4>0</vt:i4>
      </vt:variant>
      <vt:variant>
        <vt:i4>5</vt:i4>
      </vt:variant>
      <vt:variant>
        <vt:lpwstr/>
      </vt:variant>
      <vt:variant>
        <vt:lpwstr>_Toc103079757</vt:lpwstr>
      </vt:variant>
      <vt:variant>
        <vt:i4>1769522</vt:i4>
      </vt:variant>
      <vt:variant>
        <vt:i4>368</vt:i4>
      </vt:variant>
      <vt:variant>
        <vt:i4>0</vt:i4>
      </vt:variant>
      <vt:variant>
        <vt:i4>5</vt:i4>
      </vt:variant>
      <vt:variant>
        <vt:lpwstr/>
      </vt:variant>
      <vt:variant>
        <vt:lpwstr>_Toc103079756</vt:lpwstr>
      </vt:variant>
      <vt:variant>
        <vt:i4>1769522</vt:i4>
      </vt:variant>
      <vt:variant>
        <vt:i4>362</vt:i4>
      </vt:variant>
      <vt:variant>
        <vt:i4>0</vt:i4>
      </vt:variant>
      <vt:variant>
        <vt:i4>5</vt:i4>
      </vt:variant>
      <vt:variant>
        <vt:lpwstr/>
      </vt:variant>
      <vt:variant>
        <vt:lpwstr>_Toc103079755</vt:lpwstr>
      </vt:variant>
      <vt:variant>
        <vt:i4>1769522</vt:i4>
      </vt:variant>
      <vt:variant>
        <vt:i4>356</vt:i4>
      </vt:variant>
      <vt:variant>
        <vt:i4>0</vt:i4>
      </vt:variant>
      <vt:variant>
        <vt:i4>5</vt:i4>
      </vt:variant>
      <vt:variant>
        <vt:lpwstr/>
      </vt:variant>
      <vt:variant>
        <vt:lpwstr>_Toc103079754</vt:lpwstr>
      </vt:variant>
      <vt:variant>
        <vt:i4>1769522</vt:i4>
      </vt:variant>
      <vt:variant>
        <vt:i4>350</vt:i4>
      </vt:variant>
      <vt:variant>
        <vt:i4>0</vt:i4>
      </vt:variant>
      <vt:variant>
        <vt:i4>5</vt:i4>
      </vt:variant>
      <vt:variant>
        <vt:lpwstr/>
      </vt:variant>
      <vt:variant>
        <vt:lpwstr>_Toc103079753</vt:lpwstr>
      </vt:variant>
      <vt:variant>
        <vt:i4>1769522</vt:i4>
      </vt:variant>
      <vt:variant>
        <vt:i4>344</vt:i4>
      </vt:variant>
      <vt:variant>
        <vt:i4>0</vt:i4>
      </vt:variant>
      <vt:variant>
        <vt:i4>5</vt:i4>
      </vt:variant>
      <vt:variant>
        <vt:lpwstr/>
      </vt:variant>
      <vt:variant>
        <vt:lpwstr>_Toc103079752</vt:lpwstr>
      </vt:variant>
      <vt:variant>
        <vt:i4>1769522</vt:i4>
      </vt:variant>
      <vt:variant>
        <vt:i4>338</vt:i4>
      </vt:variant>
      <vt:variant>
        <vt:i4>0</vt:i4>
      </vt:variant>
      <vt:variant>
        <vt:i4>5</vt:i4>
      </vt:variant>
      <vt:variant>
        <vt:lpwstr/>
      </vt:variant>
      <vt:variant>
        <vt:lpwstr>_Toc103079751</vt:lpwstr>
      </vt:variant>
      <vt:variant>
        <vt:i4>1769522</vt:i4>
      </vt:variant>
      <vt:variant>
        <vt:i4>332</vt:i4>
      </vt:variant>
      <vt:variant>
        <vt:i4>0</vt:i4>
      </vt:variant>
      <vt:variant>
        <vt:i4>5</vt:i4>
      </vt:variant>
      <vt:variant>
        <vt:lpwstr/>
      </vt:variant>
      <vt:variant>
        <vt:lpwstr>_Toc103079750</vt:lpwstr>
      </vt:variant>
      <vt:variant>
        <vt:i4>1703986</vt:i4>
      </vt:variant>
      <vt:variant>
        <vt:i4>326</vt:i4>
      </vt:variant>
      <vt:variant>
        <vt:i4>0</vt:i4>
      </vt:variant>
      <vt:variant>
        <vt:i4>5</vt:i4>
      </vt:variant>
      <vt:variant>
        <vt:lpwstr/>
      </vt:variant>
      <vt:variant>
        <vt:lpwstr>_Toc103079749</vt:lpwstr>
      </vt:variant>
      <vt:variant>
        <vt:i4>1703986</vt:i4>
      </vt:variant>
      <vt:variant>
        <vt:i4>320</vt:i4>
      </vt:variant>
      <vt:variant>
        <vt:i4>0</vt:i4>
      </vt:variant>
      <vt:variant>
        <vt:i4>5</vt:i4>
      </vt:variant>
      <vt:variant>
        <vt:lpwstr/>
      </vt:variant>
      <vt:variant>
        <vt:lpwstr>_Toc103079748</vt:lpwstr>
      </vt:variant>
      <vt:variant>
        <vt:i4>1703986</vt:i4>
      </vt:variant>
      <vt:variant>
        <vt:i4>314</vt:i4>
      </vt:variant>
      <vt:variant>
        <vt:i4>0</vt:i4>
      </vt:variant>
      <vt:variant>
        <vt:i4>5</vt:i4>
      </vt:variant>
      <vt:variant>
        <vt:lpwstr/>
      </vt:variant>
      <vt:variant>
        <vt:lpwstr>_Toc103079747</vt:lpwstr>
      </vt:variant>
      <vt:variant>
        <vt:i4>1703986</vt:i4>
      </vt:variant>
      <vt:variant>
        <vt:i4>308</vt:i4>
      </vt:variant>
      <vt:variant>
        <vt:i4>0</vt:i4>
      </vt:variant>
      <vt:variant>
        <vt:i4>5</vt:i4>
      </vt:variant>
      <vt:variant>
        <vt:lpwstr/>
      </vt:variant>
      <vt:variant>
        <vt:lpwstr>_Toc103079746</vt:lpwstr>
      </vt:variant>
      <vt:variant>
        <vt:i4>1703986</vt:i4>
      </vt:variant>
      <vt:variant>
        <vt:i4>302</vt:i4>
      </vt:variant>
      <vt:variant>
        <vt:i4>0</vt:i4>
      </vt:variant>
      <vt:variant>
        <vt:i4>5</vt:i4>
      </vt:variant>
      <vt:variant>
        <vt:lpwstr/>
      </vt:variant>
      <vt:variant>
        <vt:lpwstr>_Toc103079745</vt:lpwstr>
      </vt:variant>
      <vt:variant>
        <vt:i4>1703986</vt:i4>
      </vt:variant>
      <vt:variant>
        <vt:i4>296</vt:i4>
      </vt:variant>
      <vt:variant>
        <vt:i4>0</vt:i4>
      </vt:variant>
      <vt:variant>
        <vt:i4>5</vt:i4>
      </vt:variant>
      <vt:variant>
        <vt:lpwstr/>
      </vt:variant>
      <vt:variant>
        <vt:lpwstr>_Toc103079744</vt:lpwstr>
      </vt:variant>
      <vt:variant>
        <vt:i4>1703986</vt:i4>
      </vt:variant>
      <vt:variant>
        <vt:i4>290</vt:i4>
      </vt:variant>
      <vt:variant>
        <vt:i4>0</vt:i4>
      </vt:variant>
      <vt:variant>
        <vt:i4>5</vt:i4>
      </vt:variant>
      <vt:variant>
        <vt:lpwstr/>
      </vt:variant>
      <vt:variant>
        <vt:lpwstr>_Toc103079743</vt:lpwstr>
      </vt:variant>
      <vt:variant>
        <vt:i4>1703986</vt:i4>
      </vt:variant>
      <vt:variant>
        <vt:i4>284</vt:i4>
      </vt:variant>
      <vt:variant>
        <vt:i4>0</vt:i4>
      </vt:variant>
      <vt:variant>
        <vt:i4>5</vt:i4>
      </vt:variant>
      <vt:variant>
        <vt:lpwstr/>
      </vt:variant>
      <vt:variant>
        <vt:lpwstr>_Toc103079742</vt:lpwstr>
      </vt:variant>
      <vt:variant>
        <vt:i4>1703986</vt:i4>
      </vt:variant>
      <vt:variant>
        <vt:i4>278</vt:i4>
      </vt:variant>
      <vt:variant>
        <vt:i4>0</vt:i4>
      </vt:variant>
      <vt:variant>
        <vt:i4>5</vt:i4>
      </vt:variant>
      <vt:variant>
        <vt:lpwstr/>
      </vt:variant>
      <vt:variant>
        <vt:lpwstr>_Toc103079741</vt:lpwstr>
      </vt:variant>
      <vt:variant>
        <vt:i4>1703986</vt:i4>
      </vt:variant>
      <vt:variant>
        <vt:i4>272</vt:i4>
      </vt:variant>
      <vt:variant>
        <vt:i4>0</vt:i4>
      </vt:variant>
      <vt:variant>
        <vt:i4>5</vt:i4>
      </vt:variant>
      <vt:variant>
        <vt:lpwstr/>
      </vt:variant>
      <vt:variant>
        <vt:lpwstr>_Toc103079740</vt:lpwstr>
      </vt:variant>
      <vt:variant>
        <vt:i4>1900594</vt:i4>
      </vt:variant>
      <vt:variant>
        <vt:i4>266</vt:i4>
      </vt:variant>
      <vt:variant>
        <vt:i4>0</vt:i4>
      </vt:variant>
      <vt:variant>
        <vt:i4>5</vt:i4>
      </vt:variant>
      <vt:variant>
        <vt:lpwstr/>
      </vt:variant>
      <vt:variant>
        <vt:lpwstr>_Toc103079739</vt:lpwstr>
      </vt:variant>
      <vt:variant>
        <vt:i4>1900594</vt:i4>
      </vt:variant>
      <vt:variant>
        <vt:i4>260</vt:i4>
      </vt:variant>
      <vt:variant>
        <vt:i4>0</vt:i4>
      </vt:variant>
      <vt:variant>
        <vt:i4>5</vt:i4>
      </vt:variant>
      <vt:variant>
        <vt:lpwstr/>
      </vt:variant>
      <vt:variant>
        <vt:lpwstr>_Toc103079738</vt:lpwstr>
      </vt:variant>
      <vt:variant>
        <vt:i4>1900594</vt:i4>
      </vt:variant>
      <vt:variant>
        <vt:i4>254</vt:i4>
      </vt:variant>
      <vt:variant>
        <vt:i4>0</vt:i4>
      </vt:variant>
      <vt:variant>
        <vt:i4>5</vt:i4>
      </vt:variant>
      <vt:variant>
        <vt:lpwstr/>
      </vt:variant>
      <vt:variant>
        <vt:lpwstr>_Toc103079737</vt:lpwstr>
      </vt:variant>
      <vt:variant>
        <vt:i4>1900594</vt:i4>
      </vt:variant>
      <vt:variant>
        <vt:i4>248</vt:i4>
      </vt:variant>
      <vt:variant>
        <vt:i4>0</vt:i4>
      </vt:variant>
      <vt:variant>
        <vt:i4>5</vt:i4>
      </vt:variant>
      <vt:variant>
        <vt:lpwstr/>
      </vt:variant>
      <vt:variant>
        <vt:lpwstr>_Toc103079736</vt:lpwstr>
      </vt:variant>
      <vt:variant>
        <vt:i4>1900594</vt:i4>
      </vt:variant>
      <vt:variant>
        <vt:i4>242</vt:i4>
      </vt:variant>
      <vt:variant>
        <vt:i4>0</vt:i4>
      </vt:variant>
      <vt:variant>
        <vt:i4>5</vt:i4>
      </vt:variant>
      <vt:variant>
        <vt:lpwstr/>
      </vt:variant>
      <vt:variant>
        <vt:lpwstr>_Toc103079735</vt:lpwstr>
      </vt:variant>
      <vt:variant>
        <vt:i4>1900594</vt:i4>
      </vt:variant>
      <vt:variant>
        <vt:i4>236</vt:i4>
      </vt:variant>
      <vt:variant>
        <vt:i4>0</vt:i4>
      </vt:variant>
      <vt:variant>
        <vt:i4>5</vt:i4>
      </vt:variant>
      <vt:variant>
        <vt:lpwstr/>
      </vt:variant>
      <vt:variant>
        <vt:lpwstr>_Toc103079734</vt:lpwstr>
      </vt:variant>
      <vt:variant>
        <vt:i4>1900594</vt:i4>
      </vt:variant>
      <vt:variant>
        <vt:i4>230</vt:i4>
      </vt:variant>
      <vt:variant>
        <vt:i4>0</vt:i4>
      </vt:variant>
      <vt:variant>
        <vt:i4>5</vt:i4>
      </vt:variant>
      <vt:variant>
        <vt:lpwstr/>
      </vt:variant>
      <vt:variant>
        <vt:lpwstr>_Toc103079733</vt:lpwstr>
      </vt:variant>
      <vt:variant>
        <vt:i4>1900594</vt:i4>
      </vt:variant>
      <vt:variant>
        <vt:i4>224</vt:i4>
      </vt:variant>
      <vt:variant>
        <vt:i4>0</vt:i4>
      </vt:variant>
      <vt:variant>
        <vt:i4>5</vt:i4>
      </vt:variant>
      <vt:variant>
        <vt:lpwstr/>
      </vt:variant>
      <vt:variant>
        <vt:lpwstr>_Toc103079732</vt:lpwstr>
      </vt:variant>
      <vt:variant>
        <vt:i4>1900594</vt:i4>
      </vt:variant>
      <vt:variant>
        <vt:i4>218</vt:i4>
      </vt:variant>
      <vt:variant>
        <vt:i4>0</vt:i4>
      </vt:variant>
      <vt:variant>
        <vt:i4>5</vt:i4>
      </vt:variant>
      <vt:variant>
        <vt:lpwstr/>
      </vt:variant>
      <vt:variant>
        <vt:lpwstr>_Toc103079731</vt:lpwstr>
      </vt:variant>
      <vt:variant>
        <vt:i4>1900594</vt:i4>
      </vt:variant>
      <vt:variant>
        <vt:i4>212</vt:i4>
      </vt:variant>
      <vt:variant>
        <vt:i4>0</vt:i4>
      </vt:variant>
      <vt:variant>
        <vt:i4>5</vt:i4>
      </vt:variant>
      <vt:variant>
        <vt:lpwstr/>
      </vt:variant>
      <vt:variant>
        <vt:lpwstr>_Toc103079730</vt:lpwstr>
      </vt:variant>
      <vt:variant>
        <vt:i4>1835058</vt:i4>
      </vt:variant>
      <vt:variant>
        <vt:i4>206</vt:i4>
      </vt:variant>
      <vt:variant>
        <vt:i4>0</vt:i4>
      </vt:variant>
      <vt:variant>
        <vt:i4>5</vt:i4>
      </vt:variant>
      <vt:variant>
        <vt:lpwstr/>
      </vt:variant>
      <vt:variant>
        <vt:lpwstr>_Toc103079729</vt:lpwstr>
      </vt:variant>
      <vt:variant>
        <vt:i4>1835058</vt:i4>
      </vt:variant>
      <vt:variant>
        <vt:i4>200</vt:i4>
      </vt:variant>
      <vt:variant>
        <vt:i4>0</vt:i4>
      </vt:variant>
      <vt:variant>
        <vt:i4>5</vt:i4>
      </vt:variant>
      <vt:variant>
        <vt:lpwstr/>
      </vt:variant>
      <vt:variant>
        <vt:lpwstr>_Toc103079728</vt:lpwstr>
      </vt:variant>
      <vt:variant>
        <vt:i4>1835058</vt:i4>
      </vt:variant>
      <vt:variant>
        <vt:i4>194</vt:i4>
      </vt:variant>
      <vt:variant>
        <vt:i4>0</vt:i4>
      </vt:variant>
      <vt:variant>
        <vt:i4>5</vt:i4>
      </vt:variant>
      <vt:variant>
        <vt:lpwstr/>
      </vt:variant>
      <vt:variant>
        <vt:lpwstr>_Toc103079727</vt:lpwstr>
      </vt:variant>
      <vt:variant>
        <vt:i4>1835058</vt:i4>
      </vt:variant>
      <vt:variant>
        <vt:i4>188</vt:i4>
      </vt:variant>
      <vt:variant>
        <vt:i4>0</vt:i4>
      </vt:variant>
      <vt:variant>
        <vt:i4>5</vt:i4>
      </vt:variant>
      <vt:variant>
        <vt:lpwstr/>
      </vt:variant>
      <vt:variant>
        <vt:lpwstr>_Toc103079726</vt:lpwstr>
      </vt:variant>
      <vt:variant>
        <vt:i4>1835058</vt:i4>
      </vt:variant>
      <vt:variant>
        <vt:i4>182</vt:i4>
      </vt:variant>
      <vt:variant>
        <vt:i4>0</vt:i4>
      </vt:variant>
      <vt:variant>
        <vt:i4>5</vt:i4>
      </vt:variant>
      <vt:variant>
        <vt:lpwstr/>
      </vt:variant>
      <vt:variant>
        <vt:lpwstr>_Toc103079725</vt:lpwstr>
      </vt:variant>
      <vt:variant>
        <vt:i4>1835058</vt:i4>
      </vt:variant>
      <vt:variant>
        <vt:i4>176</vt:i4>
      </vt:variant>
      <vt:variant>
        <vt:i4>0</vt:i4>
      </vt:variant>
      <vt:variant>
        <vt:i4>5</vt:i4>
      </vt:variant>
      <vt:variant>
        <vt:lpwstr/>
      </vt:variant>
      <vt:variant>
        <vt:lpwstr>_Toc103079724</vt:lpwstr>
      </vt:variant>
      <vt:variant>
        <vt:i4>1835058</vt:i4>
      </vt:variant>
      <vt:variant>
        <vt:i4>170</vt:i4>
      </vt:variant>
      <vt:variant>
        <vt:i4>0</vt:i4>
      </vt:variant>
      <vt:variant>
        <vt:i4>5</vt:i4>
      </vt:variant>
      <vt:variant>
        <vt:lpwstr/>
      </vt:variant>
      <vt:variant>
        <vt:lpwstr>_Toc103079723</vt:lpwstr>
      </vt:variant>
      <vt:variant>
        <vt:i4>1835058</vt:i4>
      </vt:variant>
      <vt:variant>
        <vt:i4>164</vt:i4>
      </vt:variant>
      <vt:variant>
        <vt:i4>0</vt:i4>
      </vt:variant>
      <vt:variant>
        <vt:i4>5</vt:i4>
      </vt:variant>
      <vt:variant>
        <vt:lpwstr/>
      </vt:variant>
      <vt:variant>
        <vt:lpwstr>_Toc103079722</vt:lpwstr>
      </vt:variant>
      <vt:variant>
        <vt:i4>1835058</vt:i4>
      </vt:variant>
      <vt:variant>
        <vt:i4>158</vt:i4>
      </vt:variant>
      <vt:variant>
        <vt:i4>0</vt:i4>
      </vt:variant>
      <vt:variant>
        <vt:i4>5</vt:i4>
      </vt:variant>
      <vt:variant>
        <vt:lpwstr/>
      </vt:variant>
      <vt:variant>
        <vt:lpwstr>_Toc103079721</vt:lpwstr>
      </vt:variant>
      <vt:variant>
        <vt:i4>1835058</vt:i4>
      </vt:variant>
      <vt:variant>
        <vt:i4>152</vt:i4>
      </vt:variant>
      <vt:variant>
        <vt:i4>0</vt:i4>
      </vt:variant>
      <vt:variant>
        <vt:i4>5</vt:i4>
      </vt:variant>
      <vt:variant>
        <vt:lpwstr/>
      </vt:variant>
      <vt:variant>
        <vt:lpwstr>_Toc103079720</vt:lpwstr>
      </vt:variant>
      <vt:variant>
        <vt:i4>2031666</vt:i4>
      </vt:variant>
      <vt:variant>
        <vt:i4>146</vt:i4>
      </vt:variant>
      <vt:variant>
        <vt:i4>0</vt:i4>
      </vt:variant>
      <vt:variant>
        <vt:i4>5</vt:i4>
      </vt:variant>
      <vt:variant>
        <vt:lpwstr/>
      </vt:variant>
      <vt:variant>
        <vt:lpwstr>_Toc103079719</vt:lpwstr>
      </vt:variant>
      <vt:variant>
        <vt:i4>2031666</vt:i4>
      </vt:variant>
      <vt:variant>
        <vt:i4>140</vt:i4>
      </vt:variant>
      <vt:variant>
        <vt:i4>0</vt:i4>
      </vt:variant>
      <vt:variant>
        <vt:i4>5</vt:i4>
      </vt:variant>
      <vt:variant>
        <vt:lpwstr/>
      </vt:variant>
      <vt:variant>
        <vt:lpwstr>_Toc103079718</vt:lpwstr>
      </vt:variant>
      <vt:variant>
        <vt:i4>2031666</vt:i4>
      </vt:variant>
      <vt:variant>
        <vt:i4>134</vt:i4>
      </vt:variant>
      <vt:variant>
        <vt:i4>0</vt:i4>
      </vt:variant>
      <vt:variant>
        <vt:i4>5</vt:i4>
      </vt:variant>
      <vt:variant>
        <vt:lpwstr/>
      </vt:variant>
      <vt:variant>
        <vt:lpwstr>_Toc103079717</vt:lpwstr>
      </vt:variant>
      <vt:variant>
        <vt:i4>2031666</vt:i4>
      </vt:variant>
      <vt:variant>
        <vt:i4>128</vt:i4>
      </vt:variant>
      <vt:variant>
        <vt:i4>0</vt:i4>
      </vt:variant>
      <vt:variant>
        <vt:i4>5</vt:i4>
      </vt:variant>
      <vt:variant>
        <vt:lpwstr/>
      </vt:variant>
      <vt:variant>
        <vt:lpwstr>_Toc103079716</vt:lpwstr>
      </vt:variant>
      <vt:variant>
        <vt:i4>2031666</vt:i4>
      </vt:variant>
      <vt:variant>
        <vt:i4>122</vt:i4>
      </vt:variant>
      <vt:variant>
        <vt:i4>0</vt:i4>
      </vt:variant>
      <vt:variant>
        <vt:i4>5</vt:i4>
      </vt:variant>
      <vt:variant>
        <vt:lpwstr/>
      </vt:variant>
      <vt:variant>
        <vt:lpwstr>_Toc103079715</vt:lpwstr>
      </vt:variant>
      <vt:variant>
        <vt:i4>2031666</vt:i4>
      </vt:variant>
      <vt:variant>
        <vt:i4>116</vt:i4>
      </vt:variant>
      <vt:variant>
        <vt:i4>0</vt:i4>
      </vt:variant>
      <vt:variant>
        <vt:i4>5</vt:i4>
      </vt:variant>
      <vt:variant>
        <vt:lpwstr/>
      </vt:variant>
      <vt:variant>
        <vt:lpwstr>_Toc103079714</vt:lpwstr>
      </vt:variant>
      <vt:variant>
        <vt:i4>2031666</vt:i4>
      </vt:variant>
      <vt:variant>
        <vt:i4>110</vt:i4>
      </vt:variant>
      <vt:variant>
        <vt:i4>0</vt:i4>
      </vt:variant>
      <vt:variant>
        <vt:i4>5</vt:i4>
      </vt:variant>
      <vt:variant>
        <vt:lpwstr/>
      </vt:variant>
      <vt:variant>
        <vt:lpwstr>_Toc103079713</vt:lpwstr>
      </vt:variant>
      <vt:variant>
        <vt:i4>2031666</vt:i4>
      </vt:variant>
      <vt:variant>
        <vt:i4>104</vt:i4>
      </vt:variant>
      <vt:variant>
        <vt:i4>0</vt:i4>
      </vt:variant>
      <vt:variant>
        <vt:i4>5</vt:i4>
      </vt:variant>
      <vt:variant>
        <vt:lpwstr/>
      </vt:variant>
      <vt:variant>
        <vt:lpwstr>_Toc103079712</vt:lpwstr>
      </vt:variant>
      <vt:variant>
        <vt:i4>2031666</vt:i4>
      </vt:variant>
      <vt:variant>
        <vt:i4>98</vt:i4>
      </vt:variant>
      <vt:variant>
        <vt:i4>0</vt:i4>
      </vt:variant>
      <vt:variant>
        <vt:i4>5</vt:i4>
      </vt:variant>
      <vt:variant>
        <vt:lpwstr/>
      </vt:variant>
      <vt:variant>
        <vt:lpwstr>_Toc103079711</vt:lpwstr>
      </vt:variant>
      <vt:variant>
        <vt:i4>2031666</vt:i4>
      </vt:variant>
      <vt:variant>
        <vt:i4>92</vt:i4>
      </vt:variant>
      <vt:variant>
        <vt:i4>0</vt:i4>
      </vt:variant>
      <vt:variant>
        <vt:i4>5</vt:i4>
      </vt:variant>
      <vt:variant>
        <vt:lpwstr/>
      </vt:variant>
      <vt:variant>
        <vt:lpwstr>_Toc103079710</vt:lpwstr>
      </vt:variant>
      <vt:variant>
        <vt:i4>1966130</vt:i4>
      </vt:variant>
      <vt:variant>
        <vt:i4>86</vt:i4>
      </vt:variant>
      <vt:variant>
        <vt:i4>0</vt:i4>
      </vt:variant>
      <vt:variant>
        <vt:i4>5</vt:i4>
      </vt:variant>
      <vt:variant>
        <vt:lpwstr/>
      </vt:variant>
      <vt:variant>
        <vt:lpwstr>_Toc103079709</vt:lpwstr>
      </vt:variant>
      <vt:variant>
        <vt:i4>1966130</vt:i4>
      </vt:variant>
      <vt:variant>
        <vt:i4>80</vt:i4>
      </vt:variant>
      <vt:variant>
        <vt:i4>0</vt:i4>
      </vt:variant>
      <vt:variant>
        <vt:i4>5</vt:i4>
      </vt:variant>
      <vt:variant>
        <vt:lpwstr/>
      </vt:variant>
      <vt:variant>
        <vt:lpwstr>_Toc103079708</vt:lpwstr>
      </vt:variant>
      <vt:variant>
        <vt:i4>1966130</vt:i4>
      </vt:variant>
      <vt:variant>
        <vt:i4>74</vt:i4>
      </vt:variant>
      <vt:variant>
        <vt:i4>0</vt:i4>
      </vt:variant>
      <vt:variant>
        <vt:i4>5</vt:i4>
      </vt:variant>
      <vt:variant>
        <vt:lpwstr/>
      </vt:variant>
      <vt:variant>
        <vt:lpwstr>_Toc103079707</vt:lpwstr>
      </vt:variant>
      <vt:variant>
        <vt:i4>1966130</vt:i4>
      </vt:variant>
      <vt:variant>
        <vt:i4>68</vt:i4>
      </vt:variant>
      <vt:variant>
        <vt:i4>0</vt:i4>
      </vt:variant>
      <vt:variant>
        <vt:i4>5</vt:i4>
      </vt:variant>
      <vt:variant>
        <vt:lpwstr/>
      </vt:variant>
      <vt:variant>
        <vt:lpwstr>_Toc103079706</vt:lpwstr>
      </vt:variant>
      <vt:variant>
        <vt:i4>1966130</vt:i4>
      </vt:variant>
      <vt:variant>
        <vt:i4>62</vt:i4>
      </vt:variant>
      <vt:variant>
        <vt:i4>0</vt:i4>
      </vt:variant>
      <vt:variant>
        <vt:i4>5</vt:i4>
      </vt:variant>
      <vt:variant>
        <vt:lpwstr/>
      </vt:variant>
      <vt:variant>
        <vt:lpwstr>_Toc103079705</vt:lpwstr>
      </vt:variant>
      <vt:variant>
        <vt:i4>1966130</vt:i4>
      </vt:variant>
      <vt:variant>
        <vt:i4>56</vt:i4>
      </vt:variant>
      <vt:variant>
        <vt:i4>0</vt:i4>
      </vt:variant>
      <vt:variant>
        <vt:i4>5</vt:i4>
      </vt:variant>
      <vt:variant>
        <vt:lpwstr/>
      </vt:variant>
      <vt:variant>
        <vt:lpwstr>_Toc103079704</vt:lpwstr>
      </vt:variant>
      <vt:variant>
        <vt:i4>1966130</vt:i4>
      </vt:variant>
      <vt:variant>
        <vt:i4>50</vt:i4>
      </vt:variant>
      <vt:variant>
        <vt:i4>0</vt:i4>
      </vt:variant>
      <vt:variant>
        <vt:i4>5</vt:i4>
      </vt:variant>
      <vt:variant>
        <vt:lpwstr/>
      </vt:variant>
      <vt:variant>
        <vt:lpwstr>_Toc103079703</vt:lpwstr>
      </vt:variant>
      <vt:variant>
        <vt:i4>1966130</vt:i4>
      </vt:variant>
      <vt:variant>
        <vt:i4>44</vt:i4>
      </vt:variant>
      <vt:variant>
        <vt:i4>0</vt:i4>
      </vt:variant>
      <vt:variant>
        <vt:i4>5</vt:i4>
      </vt:variant>
      <vt:variant>
        <vt:lpwstr/>
      </vt:variant>
      <vt:variant>
        <vt:lpwstr>_Toc103079702</vt:lpwstr>
      </vt:variant>
      <vt:variant>
        <vt:i4>1966130</vt:i4>
      </vt:variant>
      <vt:variant>
        <vt:i4>38</vt:i4>
      </vt:variant>
      <vt:variant>
        <vt:i4>0</vt:i4>
      </vt:variant>
      <vt:variant>
        <vt:i4>5</vt:i4>
      </vt:variant>
      <vt:variant>
        <vt:lpwstr/>
      </vt:variant>
      <vt:variant>
        <vt:lpwstr>_Toc103079701</vt:lpwstr>
      </vt:variant>
      <vt:variant>
        <vt:i4>1966130</vt:i4>
      </vt:variant>
      <vt:variant>
        <vt:i4>32</vt:i4>
      </vt:variant>
      <vt:variant>
        <vt:i4>0</vt:i4>
      </vt:variant>
      <vt:variant>
        <vt:i4>5</vt:i4>
      </vt:variant>
      <vt:variant>
        <vt:lpwstr/>
      </vt:variant>
      <vt:variant>
        <vt:lpwstr>_Toc103079700</vt:lpwstr>
      </vt:variant>
      <vt:variant>
        <vt:i4>1507379</vt:i4>
      </vt:variant>
      <vt:variant>
        <vt:i4>26</vt:i4>
      </vt:variant>
      <vt:variant>
        <vt:i4>0</vt:i4>
      </vt:variant>
      <vt:variant>
        <vt:i4>5</vt:i4>
      </vt:variant>
      <vt:variant>
        <vt:lpwstr/>
      </vt:variant>
      <vt:variant>
        <vt:lpwstr>_Toc103079699</vt:lpwstr>
      </vt:variant>
      <vt:variant>
        <vt:i4>1507379</vt:i4>
      </vt:variant>
      <vt:variant>
        <vt:i4>20</vt:i4>
      </vt:variant>
      <vt:variant>
        <vt:i4>0</vt:i4>
      </vt:variant>
      <vt:variant>
        <vt:i4>5</vt:i4>
      </vt:variant>
      <vt:variant>
        <vt:lpwstr/>
      </vt:variant>
      <vt:variant>
        <vt:lpwstr>_Toc103079698</vt:lpwstr>
      </vt:variant>
      <vt:variant>
        <vt:i4>1507379</vt:i4>
      </vt:variant>
      <vt:variant>
        <vt:i4>14</vt:i4>
      </vt:variant>
      <vt:variant>
        <vt:i4>0</vt:i4>
      </vt:variant>
      <vt:variant>
        <vt:i4>5</vt:i4>
      </vt:variant>
      <vt:variant>
        <vt:lpwstr/>
      </vt:variant>
      <vt:variant>
        <vt:lpwstr>_Toc103079697</vt:lpwstr>
      </vt:variant>
      <vt:variant>
        <vt:i4>1507379</vt:i4>
      </vt:variant>
      <vt:variant>
        <vt:i4>8</vt:i4>
      </vt:variant>
      <vt:variant>
        <vt:i4>0</vt:i4>
      </vt:variant>
      <vt:variant>
        <vt:i4>5</vt:i4>
      </vt:variant>
      <vt:variant>
        <vt:lpwstr/>
      </vt:variant>
      <vt:variant>
        <vt:lpwstr>_Toc103079696</vt:lpwstr>
      </vt:variant>
      <vt:variant>
        <vt:i4>1507379</vt:i4>
      </vt:variant>
      <vt:variant>
        <vt:i4>2</vt:i4>
      </vt:variant>
      <vt:variant>
        <vt:i4>0</vt:i4>
      </vt:variant>
      <vt:variant>
        <vt:i4>5</vt:i4>
      </vt:variant>
      <vt:variant>
        <vt:lpwstr/>
      </vt:variant>
      <vt:variant>
        <vt:lpwstr>_Toc103079695</vt:lpwstr>
      </vt:variant>
      <vt:variant>
        <vt:i4>1835038</vt:i4>
      </vt:variant>
      <vt:variant>
        <vt:i4>0</vt:i4>
      </vt:variant>
      <vt:variant>
        <vt:i4>0</vt:i4>
      </vt:variant>
      <vt:variant>
        <vt:i4>5</vt:i4>
      </vt:variant>
      <vt:variant>
        <vt:lpwstr>https://ckan.org/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2022-05-23T07:05:00Z</dcterms:created>
  <dcterms:modified xsi:type="dcterms:W3CDTF">2022-08-31T08:53:00Z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ies>
</file>